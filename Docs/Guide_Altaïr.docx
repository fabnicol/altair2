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DB9AEE" w14:textId="77777777" w:rsidR="00931DDF" w:rsidRPr="00126F22" w:rsidRDefault="00931DDF" w:rsidP="00FA59C0">
      <w:pPr>
        <w:rPr>
          <w:rFonts w:asciiTheme="majorHAnsi" w:hAnsiTheme="majorHAnsi" w:cstheme="majorHAnsi"/>
        </w:rPr>
      </w:pPr>
      <w:r w:rsidRPr="00126F22">
        <w:rPr>
          <w:rFonts w:asciiTheme="majorHAnsi" w:hAnsiTheme="majorHAnsi" w:cstheme="majorHAnsi"/>
          <w:noProof/>
        </w:rPr>
        <mc:AlternateContent>
          <mc:Choice Requires="wps">
            <w:drawing>
              <wp:anchor distT="0" distB="0" distL="114300" distR="114300" simplePos="0" relativeHeight="251653120" behindDoc="0" locked="0" layoutInCell="1" allowOverlap="1" wp14:anchorId="40BB9191" wp14:editId="76CC3992">
                <wp:simplePos x="0" y="0"/>
                <wp:positionH relativeFrom="column">
                  <wp:posOffset>113361</wp:posOffset>
                </wp:positionH>
                <wp:positionV relativeFrom="paragraph">
                  <wp:posOffset>-587099</wp:posOffset>
                </wp:positionV>
                <wp:extent cx="5657850" cy="6858000"/>
                <wp:effectExtent l="0" t="0" r="0" b="0"/>
                <wp:wrapNone/>
                <wp:docPr id="1" name="Rectangle 1"/>
                <wp:cNvGraphicFramePr/>
                <a:graphic xmlns:a="http://schemas.openxmlformats.org/drawingml/2006/main">
                  <a:graphicData uri="http://schemas.microsoft.com/office/word/2010/wordprocessingShape">
                    <wps:wsp>
                      <wps:cNvSpPr/>
                      <wps:spPr>
                        <a:xfrm>
                          <a:off x="0" y="0"/>
                          <a:ext cx="5657850" cy="68580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428325" id="Rectangle 1" o:spid="_x0000_s1026" style="position:absolute;margin-left:8.95pt;margin-top:-46.25pt;width:445.5pt;height:540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" fillcolor="#d14a95 [3204]" stroked="f" strokeweight="2pt"/>
            </w:pict>
          </mc:Fallback>
        </mc:AlternateContent>
      </w:r>
    </w:p>
    <w:p w14:paraId="7BD38A3A" w14:textId="77777777" w:rsidR="00931DDF" w:rsidRPr="00126F22" w:rsidRDefault="00931DDF">
      <w:pPr>
        <w:rPr>
          <w:rFonts w:asciiTheme="majorHAnsi" w:hAnsiTheme="majorHAnsi" w:cstheme="majorHAnsi"/>
        </w:rPr>
      </w:pPr>
    </w:p>
    <w:p w14:paraId="7D6AD73E" w14:textId="77777777" w:rsidR="00931DDF" w:rsidRPr="00126F22" w:rsidRDefault="00931DDF">
      <w:pPr>
        <w:rPr>
          <w:rFonts w:asciiTheme="majorHAnsi" w:hAnsiTheme="majorHAnsi" w:cstheme="majorHAnsi"/>
        </w:rPr>
      </w:pPr>
    </w:p>
    <w:p w14:paraId="06D04F40" w14:textId="77777777" w:rsidR="00931DDF" w:rsidRPr="00126F22" w:rsidRDefault="00931DDF">
      <w:pPr>
        <w:rPr>
          <w:rFonts w:asciiTheme="majorHAnsi" w:hAnsiTheme="majorHAnsi" w:cstheme="majorHAnsi"/>
        </w:rPr>
      </w:pPr>
    </w:p>
    <w:p w14:paraId="007D091E" w14:textId="77777777" w:rsidR="00931DDF" w:rsidRPr="00126F22" w:rsidRDefault="00931DDF">
      <w:pPr>
        <w:rPr>
          <w:rFonts w:asciiTheme="majorHAnsi" w:hAnsiTheme="majorHAnsi" w:cstheme="majorHAnsi"/>
        </w:rPr>
      </w:pPr>
    </w:p>
    <w:p w14:paraId="57D38695" w14:textId="77777777" w:rsidR="00931DDF" w:rsidRPr="00126F22" w:rsidRDefault="00931DDF">
      <w:pPr>
        <w:rPr>
          <w:rFonts w:asciiTheme="majorHAnsi" w:hAnsiTheme="majorHAnsi" w:cstheme="majorHAnsi"/>
        </w:rPr>
      </w:pPr>
    </w:p>
    <w:p w14:paraId="68DEF54B" w14:textId="77777777" w:rsidR="00931DDF" w:rsidRPr="00126F22" w:rsidRDefault="00931DDF">
      <w:pPr>
        <w:rPr>
          <w:rFonts w:asciiTheme="majorHAnsi" w:hAnsiTheme="majorHAnsi" w:cstheme="majorHAnsi"/>
        </w:rPr>
      </w:pPr>
    </w:p>
    <w:p w14:paraId="4C752A84" w14:textId="77777777" w:rsidR="00931DDF" w:rsidRPr="00126F22" w:rsidRDefault="00931DDF">
      <w:pPr>
        <w:rPr>
          <w:rFonts w:asciiTheme="majorHAnsi" w:hAnsiTheme="majorHAnsi" w:cstheme="majorHAnsi"/>
        </w:rPr>
      </w:pPr>
      <w:r w:rsidRPr="00126F22">
        <w:rPr>
          <w:rFonts w:asciiTheme="majorHAnsi" w:hAnsiTheme="majorHAnsi" w:cstheme="majorHAnsi"/>
          <w:noProof/>
        </w:rPr>
        <mc:AlternateContent>
          <mc:Choice Requires="wps">
            <w:drawing>
              <wp:anchor distT="0" distB="0" distL="114300" distR="114300" simplePos="0" relativeHeight="251657216" behindDoc="0" locked="0" layoutInCell="1" allowOverlap="1" wp14:anchorId="13C98456" wp14:editId="34E6991B">
                <wp:simplePos x="0" y="0"/>
                <wp:positionH relativeFrom="column">
                  <wp:posOffset>671195</wp:posOffset>
                </wp:positionH>
                <wp:positionV relativeFrom="paragraph">
                  <wp:posOffset>103505</wp:posOffset>
                </wp:positionV>
                <wp:extent cx="4533900" cy="3190875"/>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4533900" cy="3190875"/>
                        </a:xfrm>
                        <a:prstGeom prst="rect">
                          <a:avLst/>
                        </a:prstGeom>
                        <a:noFill/>
                        <a:ln w="6350">
                          <a:noFill/>
                        </a:ln>
                      </wps:spPr>
                      <wps:txbx>
                        <w:txbxContent>
                          <w:p w14:paraId="5E6C9E33" w14:textId="290DD78B" w:rsidR="00EB106F" w:rsidRDefault="00EB106F" w:rsidP="004555F6">
                            <w:pPr>
                              <w:jc w:val="center"/>
                              <w:rPr>
                                <w:rFonts w:ascii="Arial" w:hAnsi="Arial" w:cs="Arial"/>
                                <w:b/>
                                <w:caps/>
                                <w:color w:val="FFFFFF" w:themeColor="background1"/>
                                <w:sz w:val="44"/>
                              </w:rPr>
                            </w:pPr>
                            <w:r>
                              <w:rPr>
                                <w:rFonts w:ascii="Arial" w:hAnsi="Arial" w:cs="Arial"/>
                                <w:b/>
                                <w:caps/>
                                <w:color w:val="FFFFFF" w:themeColor="background1"/>
                                <w:sz w:val="44"/>
                              </w:rPr>
                              <w:t xml:space="preserve">GUIDE MÉTHODOLOGIQUE : </w:t>
                            </w:r>
                            <w:r>
                              <w:rPr>
                                <w:rFonts w:ascii="Arial" w:hAnsi="Arial" w:cs="Arial"/>
                                <w:b/>
                                <w:caps/>
                                <w:color w:val="FFFFFF" w:themeColor="background1"/>
                                <w:sz w:val="44"/>
                              </w:rPr>
                              <w:br/>
                              <w:t>ANALYSER LES DONNÉES PRODUITES PAR LE LOGICIEL ALTAÏR</w:t>
                            </w:r>
                            <w:r>
                              <w:rPr>
                                <w:rFonts w:ascii="Arial" w:hAnsi="Arial" w:cs="Arial"/>
                                <w:b/>
                                <w:caps/>
                                <w:color w:val="FFFFFF" w:themeColor="background1"/>
                                <w:sz w:val="44"/>
                              </w:rPr>
                              <w:br/>
                              <w:t>v0.</w:t>
                            </w:r>
                            <w:ins w:id="1" w:author="Nicol, Fabrice" w:date="2017-09-19T20:52:00Z">
                              <w:r w:rsidR="00C1071A">
                                <w:rPr>
                                  <w:rFonts w:ascii="Arial" w:hAnsi="Arial" w:cs="Arial"/>
                                  <w:b/>
                                  <w:caps/>
                                  <w:color w:val="FFFFFF" w:themeColor="background1"/>
                                  <w:sz w:val="44"/>
                                </w:rPr>
                                <w:t>3</w:t>
                              </w:r>
                            </w:ins>
                            <w:ins w:id="2" w:author="fabrice nicol" w:date="2020-08-14T06:41:00Z">
                              <w:r w:rsidR="00600DF0">
                                <w:rPr>
                                  <w:rFonts w:ascii="Arial" w:hAnsi="Arial" w:cs="Arial"/>
                                  <w:b/>
                                  <w:caps/>
                                  <w:color w:val="FFFFFF" w:themeColor="background1"/>
                                  <w:sz w:val="44"/>
                                </w:rPr>
                                <w:t>.1</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3C98456" id="_x0000_t202" coordsize="21600,21600" o:spt="202" path="m,l,21600r21600,l21600,xe">
                <v:stroke joinstyle="miter"/>
                <v:path gradientshapeok="t" o:connecttype="rect"/>
              </v:shapetype>
              <v:shape id="Zone de texte 2" o:spid="_x0000_s1026" type="#_x0000_t202" style="position:absolute;left:0;text-align:left;margin-left:52.85pt;margin-top:8.15pt;width:357pt;height:251.2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" filled="f" stroked="f" strokeweight=".5pt">
                <v:textbox>
                  <w:txbxContent>
                    <w:p w14:paraId="5E6C9E33" w14:textId="290DD78B" w:rsidR="00EB106F" w:rsidRDefault="00EB106F" w:rsidP="004555F6">
                      <w:pPr>
                        <w:jc w:val="center"/>
                        <w:rPr>
                          <w:rFonts w:ascii="Arial" w:hAnsi="Arial" w:cs="Arial"/>
                          <w:b/>
                          <w:caps/>
                          <w:color w:val="FFFFFF" w:themeColor="background1"/>
                          <w:sz w:val="44"/>
                        </w:rPr>
                      </w:pPr>
                      <w:r>
                        <w:rPr>
                          <w:rFonts w:ascii="Arial" w:hAnsi="Arial" w:cs="Arial"/>
                          <w:b/>
                          <w:caps/>
                          <w:color w:val="FFFFFF" w:themeColor="background1"/>
                          <w:sz w:val="44"/>
                        </w:rPr>
                        <w:t xml:space="preserve">GUIDE MÉTHODOLOGIQUE : </w:t>
                      </w:r>
                      <w:r>
                        <w:rPr>
                          <w:rFonts w:ascii="Arial" w:hAnsi="Arial" w:cs="Arial"/>
                          <w:b/>
                          <w:caps/>
                          <w:color w:val="FFFFFF" w:themeColor="background1"/>
                          <w:sz w:val="44"/>
                        </w:rPr>
                        <w:br/>
                        <w:t>ANALYSER LES DONNÉES PRODUITES PAR LE LOGICIEL ALTAÏR</w:t>
                      </w:r>
                      <w:r>
                        <w:rPr>
                          <w:rFonts w:ascii="Arial" w:hAnsi="Arial" w:cs="Arial"/>
                          <w:b/>
                          <w:caps/>
                          <w:color w:val="FFFFFF" w:themeColor="background1"/>
                          <w:sz w:val="44"/>
                        </w:rPr>
                        <w:br/>
                        <w:t>v0.</w:t>
                      </w:r>
                      <w:ins w:id="3" w:author="Nicol, Fabrice" w:date="2017-09-19T20:52:00Z">
                        <w:r w:rsidR="00C1071A">
                          <w:rPr>
                            <w:rFonts w:ascii="Arial" w:hAnsi="Arial" w:cs="Arial"/>
                            <w:b/>
                            <w:caps/>
                            <w:color w:val="FFFFFF" w:themeColor="background1"/>
                            <w:sz w:val="44"/>
                          </w:rPr>
                          <w:t>3</w:t>
                        </w:r>
                      </w:ins>
                      <w:ins w:id="4" w:author="fabrice nicol" w:date="2020-08-14T06:41:00Z">
                        <w:r w:rsidR="00600DF0">
                          <w:rPr>
                            <w:rFonts w:ascii="Arial" w:hAnsi="Arial" w:cs="Arial"/>
                            <w:b/>
                            <w:caps/>
                            <w:color w:val="FFFFFF" w:themeColor="background1"/>
                            <w:sz w:val="44"/>
                          </w:rPr>
                          <w:t>.1</w:t>
                        </w:r>
                      </w:ins>
                    </w:p>
                  </w:txbxContent>
                </v:textbox>
              </v:shape>
            </w:pict>
          </mc:Fallback>
        </mc:AlternateContent>
      </w:r>
    </w:p>
    <w:p w14:paraId="45ECF5DA" w14:textId="77777777" w:rsidR="00931DDF" w:rsidRPr="00126F22" w:rsidRDefault="00931DDF">
      <w:pPr>
        <w:rPr>
          <w:rFonts w:asciiTheme="majorHAnsi" w:hAnsiTheme="majorHAnsi" w:cstheme="majorHAnsi"/>
        </w:rPr>
      </w:pPr>
    </w:p>
    <w:p w14:paraId="2EA07540" w14:textId="77777777" w:rsidR="00931DDF" w:rsidRPr="00126F22" w:rsidRDefault="00931DDF">
      <w:pPr>
        <w:rPr>
          <w:rFonts w:asciiTheme="majorHAnsi" w:hAnsiTheme="majorHAnsi" w:cstheme="majorHAnsi"/>
        </w:rPr>
      </w:pPr>
    </w:p>
    <w:p w14:paraId="5CBEF5E9" w14:textId="77777777" w:rsidR="00931DDF" w:rsidRPr="00126F22" w:rsidRDefault="00931DDF">
      <w:pPr>
        <w:rPr>
          <w:rFonts w:asciiTheme="majorHAnsi" w:hAnsiTheme="majorHAnsi" w:cstheme="majorHAnsi"/>
        </w:rPr>
      </w:pPr>
    </w:p>
    <w:p w14:paraId="24ECC76F" w14:textId="77777777" w:rsidR="00931DDF" w:rsidRPr="00126F22" w:rsidRDefault="00931DDF">
      <w:pPr>
        <w:rPr>
          <w:rFonts w:asciiTheme="majorHAnsi" w:hAnsiTheme="majorHAnsi" w:cstheme="majorHAnsi"/>
        </w:rPr>
      </w:pPr>
    </w:p>
    <w:p w14:paraId="2AABB45C" w14:textId="77777777" w:rsidR="00931DDF" w:rsidRPr="00126F22" w:rsidRDefault="00931DDF">
      <w:pPr>
        <w:rPr>
          <w:rFonts w:asciiTheme="majorHAnsi" w:hAnsiTheme="majorHAnsi" w:cstheme="majorHAnsi"/>
        </w:rPr>
      </w:pPr>
    </w:p>
    <w:p w14:paraId="1832E865" w14:textId="77777777" w:rsidR="00931DDF" w:rsidRPr="00126F22" w:rsidRDefault="00931DDF">
      <w:pPr>
        <w:rPr>
          <w:rFonts w:asciiTheme="majorHAnsi" w:hAnsiTheme="majorHAnsi" w:cstheme="majorHAnsi"/>
        </w:rPr>
      </w:pPr>
    </w:p>
    <w:p w14:paraId="740A1C4B" w14:textId="77777777" w:rsidR="00931DDF" w:rsidRPr="00126F22" w:rsidRDefault="00931DDF">
      <w:pPr>
        <w:rPr>
          <w:rFonts w:asciiTheme="majorHAnsi" w:hAnsiTheme="majorHAnsi" w:cstheme="majorHAnsi"/>
        </w:rPr>
      </w:pPr>
    </w:p>
    <w:p w14:paraId="42EC4C87" w14:textId="77777777" w:rsidR="00931DDF" w:rsidRPr="00126F22" w:rsidRDefault="00931DDF">
      <w:pPr>
        <w:rPr>
          <w:rFonts w:asciiTheme="majorHAnsi" w:hAnsiTheme="majorHAnsi" w:cstheme="majorHAnsi"/>
        </w:rPr>
      </w:pPr>
    </w:p>
    <w:p w14:paraId="7E40A471" w14:textId="77777777" w:rsidR="00931DDF" w:rsidRPr="00126F22" w:rsidRDefault="00931DDF">
      <w:pPr>
        <w:rPr>
          <w:rFonts w:asciiTheme="majorHAnsi" w:hAnsiTheme="majorHAnsi" w:cstheme="majorHAnsi"/>
        </w:rPr>
      </w:pPr>
    </w:p>
    <w:p w14:paraId="10F1753F" w14:textId="77777777" w:rsidR="00931DDF" w:rsidRPr="00126F22" w:rsidRDefault="00931DDF">
      <w:pPr>
        <w:rPr>
          <w:rFonts w:asciiTheme="majorHAnsi" w:hAnsiTheme="majorHAnsi" w:cstheme="majorHAnsi"/>
        </w:rPr>
      </w:pPr>
    </w:p>
    <w:p w14:paraId="1A2B9E79" w14:textId="77777777" w:rsidR="00931DDF" w:rsidRPr="00126F22" w:rsidRDefault="00931DDF">
      <w:pPr>
        <w:rPr>
          <w:rFonts w:asciiTheme="majorHAnsi" w:hAnsiTheme="majorHAnsi" w:cstheme="majorHAnsi"/>
        </w:rPr>
      </w:pPr>
    </w:p>
    <w:p w14:paraId="166B3E5C" w14:textId="77777777" w:rsidR="00931DDF" w:rsidRPr="00126F22" w:rsidRDefault="00931DDF">
      <w:pPr>
        <w:rPr>
          <w:rFonts w:asciiTheme="majorHAnsi" w:hAnsiTheme="majorHAnsi" w:cstheme="majorHAnsi"/>
        </w:rPr>
      </w:pPr>
    </w:p>
    <w:p w14:paraId="2B43FDF4" w14:textId="77777777" w:rsidR="00931DDF" w:rsidRPr="00126F22" w:rsidRDefault="00931DDF">
      <w:pPr>
        <w:rPr>
          <w:rFonts w:asciiTheme="majorHAnsi" w:hAnsiTheme="majorHAnsi" w:cstheme="majorHAnsi"/>
        </w:rPr>
      </w:pPr>
    </w:p>
    <w:p w14:paraId="6A724BC3" w14:textId="77777777" w:rsidR="00931DDF" w:rsidRPr="00126F22" w:rsidRDefault="00931DDF">
      <w:pPr>
        <w:rPr>
          <w:rFonts w:asciiTheme="majorHAnsi" w:hAnsiTheme="majorHAnsi" w:cstheme="majorHAnsi"/>
        </w:rPr>
      </w:pPr>
    </w:p>
    <w:p w14:paraId="3DD154AD" w14:textId="77777777" w:rsidR="00931DDF" w:rsidRPr="00126F22" w:rsidRDefault="00931DDF">
      <w:pPr>
        <w:rPr>
          <w:rFonts w:asciiTheme="majorHAnsi" w:hAnsiTheme="majorHAnsi" w:cstheme="majorHAnsi"/>
        </w:rPr>
      </w:pPr>
    </w:p>
    <w:p w14:paraId="22AA4CB6" w14:textId="77777777" w:rsidR="00931DDF" w:rsidRPr="00126F22" w:rsidRDefault="00931DDF">
      <w:pPr>
        <w:rPr>
          <w:rFonts w:asciiTheme="majorHAnsi" w:hAnsiTheme="majorHAnsi" w:cstheme="majorHAnsi"/>
        </w:rPr>
      </w:pPr>
    </w:p>
    <w:p w14:paraId="7A4DB01D" w14:textId="77777777" w:rsidR="00931DDF" w:rsidRPr="00126F22" w:rsidRDefault="00931DDF">
      <w:pPr>
        <w:rPr>
          <w:rFonts w:asciiTheme="majorHAnsi" w:hAnsiTheme="majorHAnsi" w:cstheme="majorHAnsi"/>
        </w:rPr>
      </w:pPr>
    </w:p>
    <w:p w14:paraId="116A4C1D" w14:textId="77777777" w:rsidR="00931DDF" w:rsidRPr="00126F22" w:rsidRDefault="00931DDF">
      <w:pPr>
        <w:rPr>
          <w:rFonts w:asciiTheme="majorHAnsi" w:hAnsiTheme="majorHAnsi" w:cstheme="majorHAnsi"/>
        </w:rPr>
      </w:pPr>
    </w:p>
    <w:p w14:paraId="35F6A683" w14:textId="77777777" w:rsidR="00931DDF" w:rsidRPr="00126F22" w:rsidRDefault="00931DDF">
      <w:pPr>
        <w:rPr>
          <w:rFonts w:asciiTheme="majorHAnsi" w:hAnsiTheme="majorHAnsi" w:cstheme="majorHAnsi"/>
        </w:rPr>
      </w:pPr>
    </w:p>
    <w:p w14:paraId="525ECF59" w14:textId="77777777" w:rsidR="00931DDF" w:rsidRPr="00126F22" w:rsidRDefault="00931DDF">
      <w:pPr>
        <w:rPr>
          <w:rFonts w:asciiTheme="majorHAnsi" w:hAnsiTheme="majorHAnsi" w:cstheme="majorHAnsi"/>
        </w:rPr>
      </w:pPr>
    </w:p>
    <w:p w14:paraId="1A45686B" w14:textId="77777777" w:rsidR="00931DDF" w:rsidRPr="00126F22" w:rsidRDefault="00931DDF">
      <w:pPr>
        <w:rPr>
          <w:rFonts w:asciiTheme="majorHAnsi" w:hAnsiTheme="majorHAnsi" w:cstheme="majorHAnsi"/>
        </w:rPr>
      </w:pPr>
    </w:p>
    <w:p w14:paraId="73C3979A" w14:textId="77777777" w:rsidR="00931DDF" w:rsidRPr="00126F22" w:rsidRDefault="00931DDF">
      <w:pPr>
        <w:rPr>
          <w:rFonts w:asciiTheme="majorHAnsi" w:hAnsiTheme="majorHAnsi" w:cstheme="majorHAnsi"/>
        </w:rPr>
      </w:pPr>
    </w:p>
    <w:p w14:paraId="319BDAC5" w14:textId="77777777" w:rsidR="00931DDF" w:rsidRPr="00126F22" w:rsidRDefault="00931DDF">
      <w:pPr>
        <w:rPr>
          <w:rFonts w:asciiTheme="majorHAnsi" w:hAnsiTheme="majorHAnsi" w:cstheme="majorHAnsi"/>
        </w:rPr>
      </w:pPr>
    </w:p>
    <w:sdt>
      <w:sdtPr>
        <w:rPr>
          <w:rFonts w:asciiTheme="minorHAnsi" w:eastAsia="Times New Roman" w:hAnsiTheme="minorHAnsi" w:cstheme="majorHAnsi"/>
          <w:color w:val="auto"/>
          <w:sz w:val="24"/>
          <w:szCs w:val="24"/>
        </w:rPr>
        <w:id w:val="-87999845"/>
        <w:docPartObj>
          <w:docPartGallery w:val="Table of Contents"/>
          <w:docPartUnique/>
        </w:docPartObj>
      </w:sdtPr>
      <w:sdtEndPr>
        <w:rPr>
          <w:b/>
          <w:bCs/>
        </w:rPr>
      </w:sdtEndPr>
      <w:sdtContent>
        <w:p w14:paraId="695EBD51" w14:textId="77777777" w:rsidR="006275FF" w:rsidRPr="008D0ED3" w:rsidRDefault="006275FF" w:rsidP="00126F22">
          <w:pPr>
            <w:pStyle w:val="En-ttedetabledesmatires"/>
            <w:spacing w:line="240" w:lineRule="auto"/>
            <w:rPr>
              <w:rFonts w:cstheme="majorHAnsi"/>
            </w:rPr>
          </w:pPr>
          <w:r w:rsidRPr="00FA59C0">
            <w:rPr>
              <w:rFonts w:cstheme="majorHAnsi"/>
            </w:rPr>
            <w:t>Table des matières</w:t>
          </w:r>
        </w:p>
        <w:p w14:paraId="452DE23C" w14:textId="3A58513F" w:rsidR="00E5437F" w:rsidRDefault="006275FF">
          <w:pPr>
            <w:pStyle w:val="TM1"/>
            <w:rPr>
              <w:rFonts w:asciiTheme="minorHAnsi" w:eastAsiaTheme="minorEastAsia" w:hAnsiTheme="minorHAnsi" w:cstheme="minorBidi"/>
              <w:caps w:val="0"/>
              <w:sz w:val="22"/>
              <w:szCs w:val="22"/>
            </w:rPr>
          </w:pPr>
          <w:r w:rsidRPr="00FA59C0">
            <w:rPr>
              <w:rFonts w:cstheme="majorHAnsi"/>
              <w:caps w:val="0"/>
            </w:rPr>
            <w:fldChar w:fldCharType="begin"/>
          </w:r>
          <w:r w:rsidRPr="00FB3D1B">
            <w:rPr>
              <w:rFonts w:cstheme="majorHAnsi"/>
              <w:caps w:val="0"/>
            </w:rPr>
            <w:instrText xml:space="preserve"> TOC \o "1-3" \h \z \t "TITRE NON NUMÉROTÉ;1" </w:instrText>
          </w:r>
          <w:r w:rsidRPr="00FA59C0">
            <w:rPr>
              <w:rFonts w:cstheme="majorHAnsi"/>
              <w:caps w:val="0"/>
            </w:rPr>
            <w:fldChar w:fldCharType="separate"/>
          </w:r>
          <w:hyperlink w:anchor="_Toc493088721" w:history="1">
            <w:r w:rsidR="00E5437F" w:rsidRPr="004562D5">
              <w:rPr>
                <w:rStyle w:val="Lienhypertexte"/>
              </w:rPr>
              <w:t>Le rôle du guide méthodologique</w:t>
            </w:r>
            <w:r w:rsidR="00E5437F">
              <w:rPr>
                <w:webHidden/>
              </w:rPr>
              <w:tab/>
            </w:r>
            <w:r w:rsidR="00E5437F">
              <w:rPr>
                <w:webHidden/>
              </w:rPr>
              <w:fldChar w:fldCharType="begin"/>
            </w:r>
            <w:r w:rsidR="00E5437F">
              <w:rPr>
                <w:webHidden/>
              </w:rPr>
              <w:instrText xml:space="preserve"> PAGEREF _Toc493088721 \h </w:instrText>
            </w:r>
            <w:r w:rsidR="00E5437F">
              <w:rPr>
                <w:webHidden/>
              </w:rPr>
            </w:r>
            <w:r w:rsidR="00E5437F">
              <w:rPr>
                <w:webHidden/>
              </w:rPr>
              <w:fldChar w:fldCharType="separate"/>
            </w:r>
            <w:r w:rsidR="00226DA8">
              <w:rPr>
                <w:webHidden/>
              </w:rPr>
              <w:t>3</w:t>
            </w:r>
            <w:r w:rsidR="00E5437F">
              <w:rPr>
                <w:webHidden/>
              </w:rPr>
              <w:fldChar w:fldCharType="end"/>
            </w:r>
          </w:hyperlink>
        </w:p>
        <w:p w14:paraId="0C4CFED4" w14:textId="243601AD" w:rsidR="00E5437F" w:rsidRDefault="00313C48">
          <w:pPr>
            <w:pStyle w:val="TM1"/>
            <w:rPr>
              <w:rFonts w:asciiTheme="minorHAnsi" w:eastAsiaTheme="minorEastAsia" w:hAnsiTheme="minorHAnsi" w:cstheme="minorBidi"/>
              <w:caps w:val="0"/>
              <w:sz w:val="22"/>
              <w:szCs w:val="22"/>
            </w:rPr>
          </w:pPr>
          <w:hyperlink w:anchor="_Toc493088722" w:history="1">
            <w:r w:rsidR="00E5437F" w:rsidRPr="004562D5">
              <w:rPr>
                <w:rStyle w:val="Lienhypertexte"/>
              </w:rPr>
              <w:t>Le logiciel Altaïr permet d’améliorer le contrôle des rémunérations</w:t>
            </w:r>
            <w:r w:rsidR="00E5437F">
              <w:rPr>
                <w:webHidden/>
              </w:rPr>
              <w:tab/>
            </w:r>
            <w:r w:rsidR="00E5437F">
              <w:rPr>
                <w:webHidden/>
              </w:rPr>
              <w:fldChar w:fldCharType="begin"/>
            </w:r>
            <w:r w:rsidR="00E5437F">
              <w:rPr>
                <w:webHidden/>
              </w:rPr>
              <w:instrText xml:space="preserve"> PAGEREF _Toc493088722 \h </w:instrText>
            </w:r>
            <w:r w:rsidR="00E5437F">
              <w:rPr>
                <w:webHidden/>
              </w:rPr>
            </w:r>
            <w:r w:rsidR="00E5437F">
              <w:rPr>
                <w:webHidden/>
              </w:rPr>
              <w:fldChar w:fldCharType="separate"/>
            </w:r>
            <w:r w:rsidR="00226DA8">
              <w:rPr>
                <w:webHidden/>
              </w:rPr>
              <w:t>3</w:t>
            </w:r>
            <w:r w:rsidR="00E5437F">
              <w:rPr>
                <w:webHidden/>
              </w:rPr>
              <w:fldChar w:fldCharType="end"/>
            </w:r>
          </w:hyperlink>
        </w:p>
        <w:p w14:paraId="00D8B521" w14:textId="40E560BD" w:rsidR="00E5437F" w:rsidRDefault="00313C48">
          <w:pPr>
            <w:pStyle w:val="TM1"/>
            <w:rPr>
              <w:rFonts w:asciiTheme="minorHAnsi" w:eastAsiaTheme="minorEastAsia" w:hAnsiTheme="minorHAnsi" w:cstheme="minorBidi"/>
              <w:caps w:val="0"/>
              <w:sz w:val="22"/>
              <w:szCs w:val="22"/>
            </w:rPr>
          </w:pPr>
          <w:hyperlink w:anchor="_Toc493088723" w:history="1">
            <w:r w:rsidR="00E5437F" w:rsidRPr="004562D5">
              <w:rPr>
                <w:rStyle w:val="Lienhypertexte"/>
                <w:rFonts w:cstheme="majorHAnsi"/>
              </w:rPr>
              <w:t>LES STATISTIQUES DéMOGRAPHIQUES</w:t>
            </w:r>
            <w:r w:rsidR="00E5437F">
              <w:rPr>
                <w:webHidden/>
              </w:rPr>
              <w:tab/>
            </w:r>
            <w:r w:rsidR="00E5437F">
              <w:rPr>
                <w:webHidden/>
              </w:rPr>
              <w:fldChar w:fldCharType="begin"/>
            </w:r>
            <w:r w:rsidR="00E5437F">
              <w:rPr>
                <w:webHidden/>
              </w:rPr>
              <w:instrText xml:space="preserve"> PAGEREF _Toc493088723 \h </w:instrText>
            </w:r>
            <w:r w:rsidR="00E5437F">
              <w:rPr>
                <w:webHidden/>
              </w:rPr>
            </w:r>
            <w:r w:rsidR="00E5437F">
              <w:rPr>
                <w:webHidden/>
              </w:rPr>
              <w:fldChar w:fldCharType="separate"/>
            </w:r>
            <w:r w:rsidR="00226DA8">
              <w:rPr>
                <w:webHidden/>
              </w:rPr>
              <w:t>5</w:t>
            </w:r>
            <w:r w:rsidR="00E5437F">
              <w:rPr>
                <w:webHidden/>
              </w:rPr>
              <w:fldChar w:fldCharType="end"/>
            </w:r>
          </w:hyperlink>
        </w:p>
        <w:p w14:paraId="14A9699D" w14:textId="7F567609" w:rsidR="00E5437F" w:rsidRDefault="00313C48">
          <w:pPr>
            <w:pStyle w:val="TM1"/>
            <w:rPr>
              <w:rFonts w:asciiTheme="minorHAnsi" w:eastAsiaTheme="minorEastAsia" w:hAnsiTheme="minorHAnsi" w:cstheme="minorBidi"/>
              <w:caps w:val="0"/>
              <w:sz w:val="22"/>
              <w:szCs w:val="22"/>
            </w:rPr>
          </w:pPr>
          <w:hyperlink w:anchor="_Toc493088724" w:history="1">
            <w:r w:rsidR="00E5437F" w:rsidRPr="004562D5">
              <w:rPr>
                <w:rStyle w:val="Lienhypertexte"/>
                <w:rFonts w:cstheme="majorHAnsi"/>
              </w:rPr>
              <w:t>FICHE N° 1 – STATISTIQUES DÉMOGRAPHIQUES</w:t>
            </w:r>
            <w:r w:rsidR="00E5437F">
              <w:rPr>
                <w:webHidden/>
              </w:rPr>
              <w:tab/>
            </w:r>
            <w:r w:rsidR="00E5437F">
              <w:rPr>
                <w:webHidden/>
              </w:rPr>
              <w:fldChar w:fldCharType="begin"/>
            </w:r>
            <w:r w:rsidR="00E5437F">
              <w:rPr>
                <w:webHidden/>
              </w:rPr>
              <w:instrText xml:space="preserve"> PAGEREF _Toc493088724 \h </w:instrText>
            </w:r>
            <w:r w:rsidR="00E5437F">
              <w:rPr>
                <w:webHidden/>
              </w:rPr>
            </w:r>
            <w:r w:rsidR="00E5437F">
              <w:rPr>
                <w:webHidden/>
              </w:rPr>
              <w:fldChar w:fldCharType="separate"/>
            </w:r>
            <w:r w:rsidR="00226DA8">
              <w:rPr>
                <w:webHidden/>
              </w:rPr>
              <w:t>6</w:t>
            </w:r>
            <w:r w:rsidR="00E5437F">
              <w:rPr>
                <w:webHidden/>
              </w:rPr>
              <w:fldChar w:fldCharType="end"/>
            </w:r>
          </w:hyperlink>
        </w:p>
        <w:p w14:paraId="42456F79" w14:textId="6783D19F" w:rsidR="00E5437F" w:rsidRDefault="00313C48">
          <w:pPr>
            <w:pStyle w:val="TM1"/>
            <w:rPr>
              <w:rFonts w:asciiTheme="minorHAnsi" w:eastAsiaTheme="minorEastAsia" w:hAnsiTheme="minorHAnsi" w:cstheme="minorBidi"/>
              <w:caps w:val="0"/>
              <w:sz w:val="22"/>
              <w:szCs w:val="22"/>
            </w:rPr>
          </w:pPr>
          <w:hyperlink w:anchor="_Toc493088725" w:history="1">
            <w:r w:rsidR="00E5437F" w:rsidRPr="004562D5">
              <w:rPr>
                <w:rStyle w:val="Lienhypertexte"/>
                <w:rFonts w:cstheme="majorHAnsi"/>
              </w:rPr>
              <w:t>LES TESTS RÉGLEMENTAIRES</w:t>
            </w:r>
            <w:r w:rsidR="00E5437F">
              <w:rPr>
                <w:webHidden/>
              </w:rPr>
              <w:tab/>
            </w:r>
            <w:r w:rsidR="00E5437F">
              <w:rPr>
                <w:webHidden/>
              </w:rPr>
              <w:fldChar w:fldCharType="begin"/>
            </w:r>
            <w:r w:rsidR="00E5437F">
              <w:rPr>
                <w:webHidden/>
              </w:rPr>
              <w:instrText xml:space="preserve"> PAGEREF _Toc493088725 \h </w:instrText>
            </w:r>
            <w:r w:rsidR="00E5437F">
              <w:rPr>
                <w:webHidden/>
              </w:rPr>
            </w:r>
            <w:r w:rsidR="00E5437F">
              <w:rPr>
                <w:webHidden/>
              </w:rPr>
              <w:fldChar w:fldCharType="separate"/>
            </w:r>
            <w:r w:rsidR="00226DA8">
              <w:rPr>
                <w:webHidden/>
              </w:rPr>
              <w:t>12</w:t>
            </w:r>
            <w:r w:rsidR="00E5437F">
              <w:rPr>
                <w:webHidden/>
              </w:rPr>
              <w:fldChar w:fldCharType="end"/>
            </w:r>
          </w:hyperlink>
        </w:p>
        <w:p w14:paraId="7CD24637" w14:textId="70F0AC1B" w:rsidR="00E5437F" w:rsidRDefault="00313C48">
          <w:pPr>
            <w:pStyle w:val="TM1"/>
            <w:rPr>
              <w:rFonts w:asciiTheme="minorHAnsi" w:eastAsiaTheme="minorEastAsia" w:hAnsiTheme="minorHAnsi" w:cstheme="minorBidi"/>
              <w:caps w:val="0"/>
              <w:sz w:val="22"/>
              <w:szCs w:val="22"/>
            </w:rPr>
          </w:pPr>
          <w:hyperlink w:anchor="_Toc493088726" w:history="1">
            <w:r w:rsidR="00E5437F" w:rsidRPr="004562D5">
              <w:rPr>
                <w:rStyle w:val="Lienhypertexte"/>
                <w:rFonts w:cstheme="majorHAnsi"/>
              </w:rPr>
              <w:t>FICHE N° 2 - VÉRIFICATIONs PRÉALABLEs à LA MISE EN œuvre DES  TESTS RÉGLEMENTAIRES</w:t>
            </w:r>
            <w:r w:rsidR="00E5437F">
              <w:rPr>
                <w:webHidden/>
              </w:rPr>
              <w:tab/>
            </w:r>
            <w:r w:rsidR="00E5437F">
              <w:rPr>
                <w:webHidden/>
              </w:rPr>
              <w:fldChar w:fldCharType="begin"/>
            </w:r>
            <w:r w:rsidR="00E5437F">
              <w:rPr>
                <w:webHidden/>
              </w:rPr>
              <w:instrText xml:space="preserve"> PAGEREF _Toc493088726 \h </w:instrText>
            </w:r>
            <w:r w:rsidR="00E5437F">
              <w:rPr>
                <w:webHidden/>
              </w:rPr>
            </w:r>
            <w:r w:rsidR="00E5437F">
              <w:rPr>
                <w:webHidden/>
              </w:rPr>
              <w:fldChar w:fldCharType="separate"/>
            </w:r>
            <w:r w:rsidR="00226DA8">
              <w:rPr>
                <w:webHidden/>
              </w:rPr>
              <w:t>13</w:t>
            </w:r>
            <w:r w:rsidR="00E5437F">
              <w:rPr>
                <w:webHidden/>
              </w:rPr>
              <w:fldChar w:fldCharType="end"/>
            </w:r>
          </w:hyperlink>
        </w:p>
        <w:p w14:paraId="29DC98A1" w14:textId="24AF72CE" w:rsidR="00E5437F" w:rsidRDefault="00313C48">
          <w:pPr>
            <w:pStyle w:val="TM1"/>
            <w:rPr>
              <w:rFonts w:asciiTheme="minorHAnsi" w:eastAsiaTheme="minorEastAsia" w:hAnsiTheme="minorHAnsi" w:cstheme="minorBidi"/>
              <w:caps w:val="0"/>
              <w:sz w:val="22"/>
              <w:szCs w:val="22"/>
            </w:rPr>
          </w:pPr>
          <w:hyperlink w:anchor="_Toc493088727" w:history="1">
            <w:r w:rsidR="00E5437F" w:rsidRPr="004562D5">
              <w:rPr>
                <w:rStyle w:val="Lienhypertexte"/>
                <w:rFonts w:cstheme="majorHAnsi"/>
                <w:shd w:val="clear" w:color="auto" w:fill="D14A95" w:themeFill="accent1"/>
              </w:rPr>
              <w:t>FICHE N° 3 - CONTRÔLER LA NOUVELLE BONIFICATION INDICIAIRE (NBI)</w:t>
            </w:r>
            <w:r w:rsidR="00E5437F">
              <w:rPr>
                <w:webHidden/>
              </w:rPr>
              <w:tab/>
            </w:r>
            <w:r w:rsidR="00E5437F">
              <w:rPr>
                <w:webHidden/>
              </w:rPr>
              <w:fldChar w:fldCharType="begin"/>
            </w:r>
            <w:r w:rsidR="00E5437F">
              <w:rPr>
                <w:webHidden/>
              </w:rPr>
              <w:instrText xml:space="preserve"> PAGEREF _Toc493088727 \h </w:instrText>
            </w:r>
            <w:r w:rsidR="00E5437F">
              <w:rPr>
                <w:webHidden/>
              </w:rPr>
            </w:r>
            <w:r w:rsidR="00E5437F">
              <w:rPr>
                <w:webHidden/>
              </w:rPr>
              <w:fldChar w:fldCharType="separate"/>
            </w:r>
            <w:r w:rsidR="00226DA8">
              <w:rPr>
                <w:webHidden/>
              </w:rPr>
              <w:t>16</w:t>
            </w:r>
            <w:r w:rsidR="00E5437F">
              <w:rPr>
                <w:webHidden/>
              </w:rPr>
              <w:fldChar w:fldCharType="end"/>
            </w:r>
          </w:hyperlink>
        </w:p>
        <w:p w14:paraId="0ED81AA7" w14:textId="59434407" w:rsidR="00E5437F" w:rsidRDefault="00313C48">
          <w:pPr>
            <w:pStyle w:val="TM1"/>
            <w:rPr>
              <w:rFonts w:asciiTheme="minorHAnsi" w:eastAsiaTheme="minorEastAsia" w:hAnsiTheme="minorHAnsi" w:cstheme="minorBidi"/>
              <w:caps w:val="0"/>
              <w:sz w:val="22"/>
              <w:szCs w:val="22"/>
            </w:rPr>
          </w:pPr>
          <w:hyperlink w:anchor="_Toc493088728" w:history="1">
            <w:r w:rsidR="00E5437F" w:rsidRPr="004562D5">
              <w:rPr>
                <w:rStyle w:val="Lienhypertexte"/>
                <w:rFonts w:cstheme="majorHAnsi"/>
              </w:rPr>
              <w:t>A</w:t>
            </w:r>
            <w:r w:rsidR="00E5437F" w:rsidRPr="004562D5">
              <w:rPr>
                <w:rStyle w:val="Lienhypertexte"/>
              </w:rPr>
              <w:t>XE N° 1 - Contrôler l’attribution de la NBI aux agents contractuels</w:t>
            </w:r>
            <w:r w:rsidR="00E5437F">
              <w:rPr>
                <w:webHidden/>
              </w:rPr>
              <w:tab/>
            </w:r>
            <w:r w:rsidR="00E5437F">
              <w:rPr>
                <w:webHidden/>
              </w:rPr>
              <w:fldChar w:fldCharType="begin"/>
            </w:r>
            <w:r w:rsidR="00E5437F">
              <w:rPr>
                <w:webHidden/>
              </w:rPr>
              <w:instrText xml:space="preserve"> PAGEREF _Toc493088728 \h </w:instrText>
            </w:r>
            <w:r w:rsidR="00E5437F">
              <w:rPr>
                <w:webHidden/>
              </w:rPr>
            </w:r>
            <w:r w:rsidR="00E5437F">
              <w:rPr>
                <w:webHidden/>
              </w:rPr>
              <w:fldChar w:fldCharType="separate"/>
            </w:r>
            <w:r w:rsidR="00226DA8">
              <w:rPr>
                <w:webHidden/>
              </w:rPr>
              <w:t>16</w:t>
            </w:r>
            <w:r w:rsidR="00E5437F">
              <w:rPr>
                <w:webHidden/>
              </w:rPr>
              <w:fldChar w:fldCharType="end"/>
            </w:r>
          </w:hyperlink>
        </w:p>
        <w:p w14:paraId="13833B0F" w14:textId="7D7B0ECD" w:rsidR="00E5437F" w:rsidRDefault="00313C48">
          <w:pPr>
            <w:pStyle w:val="TM1"/>
            <w:rPr>
              <w:rFonts w:asciiTheme="minorHAnsi" w:eastAsiaTheme="minorEastAsia" w:hAnsiTheme="minorHAnsi" w:cstheme="minorBidi"/>
              <w:caps w:val="0"/>
              <w:sz w:val="22"/>
              <w:szCs w:val="22"/>
            </w:rPr>
          </w:pPr>
          <w:hyperlink w:anchor="_Toc493088729" w:history="1">
            <w:r w:rsidR="00E5437F" w:rsidRPr="004562D5">
              <w:rPr>
                <w:rStyle w:val="Lienhypertexte"/>
              </w:rPr>
              <w:t>AXE N° 2 - Vérifier la cohérence globale entre LES données « points de NBI » et LES paiements au titre de la NBI</w:t>
            </w:r>
            <w:r w:rsidR="00E5437F">
              <w:rPr>
                <w:webHidden/>
              </w:rPr>
              <w:tab/>
            </w:r>
            <w:r w:rsidR="00E5437F">
              <w:rPr>
                <w:webHidden/>
              </w:rPr>
              <w:fldChar w:fldCharType="begin"/>
            </w:r>
            <w:r w:rsidR="00E5437F">
              <w:rPr>
                <w:webHidden/>
              </w:rPr>
              <w:instrText xml:space="preserve"> PAGEREF _Toc493088729 \h </w:instrText>
            </w:r>
            <w:r w:rsidR="00E5437F">
              <w:rPr>
                <w:webHidden/>
              </w:rPr>
            </w:r>
            <w:r w:rsidR="00E5437F">
              <w:rPr>
                <w:webHidden/>
              </w:rPr>
              <w:fldChar w:fldCharType="separate"/>
            </w:r>
            <w:r w:rsidR="00226DA8">
              <w:rPr>
                <w:webHidden/>
              </w:rPr>
              <w:t>17</w:t>
            </w:r>
            <w:r w:rsidR="00E5437F">
              <w:rPr>
                <w:webHidden/>
              </w:rPr>
              <w:fldChar w:fldCharType="end"/>
            </w:r>
          </w:hyperlink>
        </w:p>
        <w:p w14:paraId="2C7D5F61" w14:textId="468C28C5" w:rsidR="00E5437F" w:rsidRDefault="00313C48">
          <w:pPr>
            <w:pStyle w:val="TM2"/>
            <w:rPr>
              <w:rFonts w:asciiTheme="minorHAnsi" w:eastAsiaTheme="minorEastAsia" w:hAnsiTheme="minorHAnsi" w:cstheme="minorBidi"/>
              <w:sz w:val="22"/>
              <w:szCs w:val="22"/>
            </w:rPr>
          </w:pPr>
          <w:hyperlink w:anchor="_Toc493088730" w:history="1">
            <w:r w:rsidR="00E5437F" w:rsidRPr="004562D5">
              <w:rPr>
                <w:rStyle w:val="Lienhypertexte"/>
                <w:rFonts w:cstheme="majorHAnsi"/>
                <w14:scene3d>
                  <w14:camera w14:prst="orthographicFront"/>
                  <w14:lightRig w14:rig="threePt" w14:dir="t">
                    <w14:rot w14:lat="0" w14:lon="0" w14:rev="0"/>
                  </w14:lightRig>
                </w14:scene3d>
              </w:rPr>
              <w:t>1.1</w:t>
            </w:r>
            <w:r w:rsidR="00E5437F">
              <w:rPr>
                <w:rFonts w:asciiTheme="minorHAnsi" w:eastAsiaTheme="minorEastAsia" w:hAnsiTheme="minorHAnsi" w:cstheme="minorBidi"/>
                <w:sz w:val="22"/>
                <w:szCs w:val="22"/>
              </w:rPr>
              <w:tab/>
            </w:r>
            <w:r w:rsidR="00E5437F" w:rsidRPr="004562D5">
              <w:rPr>
                <w:rStyle w:val="Lienhypertexte"/>
              </w:rPr>
              <w:t xml:space="preserve">AXE N° 3 - </w:t>
            </w:r>
            <w:r w:rsidR="00E5437F" w:rsidRPr="004562D5">
              <w:rPr>
                <w:rStyle w:val="Lienhypertexte"/>
                <w:rFonts w:cstheme="majorHAnsi"/>
              </w:rPr>
              <w:t>VÉRIFIER LA NBI ET LES CHANGEMENTS D’AFFECTATION</w:t>
            </w:r>
            <w:r w:rsidR="00E5437F">
              <w:rPr>
                <w:webHidden/>
              </w:rPr>
              <w:tab/>
            </w:r>
            <w:r w:rsidR="00E5437F">
              <w:rPr>
                <w:webHidden/>
              </w:rPr>
              <w:fldChar w:fldCharType="begin"/>
            </w:r>
            <w:r w:rsidR="00E5437F">
              <w:rPr>
                <w:webHidden/>
              </w:rPr>
              <w:instrText xml:space="preserve"> PAGEREF _Toc493088730 \h </w:instrText>
            </w:r>
            <w:r w:rsidR="00E5437F">
              <w:rPr>
                <w:webHidden/>
              </w:rPr>
            </w:r>
            <w:r w:rsidR="00E5437F">
              <w:rPr>
                <w:webHidden/>
              </w:rPr>
              <w:fldChar w:fldCharType="separate"/>
            </w:r>
            <w:r w:rsidR="00226DA8">
              <w:rPr>
                <w:webHidden/>
              </w:rPr>
              <w:t>18</w:t>
            </w:r>
            <w:r w:rsidR="00E5437F">
              <w:rPr>
                <w:webHidden/>
              </w:rPr>
              <w:fldChar w:fldCharType="end"/>
            </w:r>
          </w:hyperlink>
        </w:p>
        <w:p w14:paraId="60C0D72A" w14:textId="78C6D71B" w:rsidR="00E5437F" w:rsidRDefault="00313C48">
          <w:pPr>
            <w:pStyle w:val="TM1"/>
            <w:rPr>
              <w:rFonts w:asciiTheme="minorHAnsi" w:eastAsiaTheme="minorEastAsia" w:hAnsiTheme="minorHAnsi" w:cstheme="minorBidi"/>
              <w:caps w:val="0"/>
              <w:sz w:val="22"/>
              <w:szCs w:val="22"/>
            </w:rPr>
          </w:pPr>
          <w:hyperlink w:anchor="_Toc493088731" w:history="1">
            <w:r w:rsidR="00E5437F" w:rsidRPr="004562D5">
              <w:rPr>
                <w:rStyle w:val="Lienhypertexte"/>
              </w:rPr>
              <w:t>AXE N° 4 - Vérifier le nombre de points DE NBI selon la catégorie du bénéficiaire</w:t>
            </w:r>
            <w:r w:rsidR="00E5437F">
              <w:rPr>
                <w:webHidden/>
              </w:rPr>
              <w:tab/>
            </w:r>
            <w:r w:rsidR="00E5437F">
              <w:rPr>
                <w:webHidden/>
              </w:rPr>
              <w:fldChar w:fldCharType="begin"/>
            </w:r>
            <w:r w:rsidR="00E5437F">
              <w:rPr>
                <w:webHidden/>
              </w:rPr>
              <w:instrText xml:space="preserve"> PAGEREF _Toc493088731 \h </w:instrText>
            </w:r>
            <w:r w:rsidR="00E5437F">
              <w:rPr>
                <w:webHidden/>
              </w:rPr>
            </w:r>
            <w:r w:rsidR="00E5437F">
              <w:rPr>
                <w:webHidden/>
              </w:rPr>
              <w:fldChar w:fldCharType="separate"/>
            </w:r>
            <w:r w:rsidR="00226DA8">
              <w:rPr>
                <w:webHidden/>
              </w:rPr>
              <w:t>19</w:t>
            </w:r>
            <w:r w:rsidR="00E5437F">
              <w:rPr>
                <w:webHidden/>
              </w:rPr>
              <w:fldChar w:fldCharType="end"/>
            </w:r>
          </w:hyperlink>
        </w:p>
        <w:p w14:paraId="610B58AC" w14:textId="010BB969" w:rsidR="00E5437F" w:rsidRDefault="00313C48">
          <w:pPr>
            <w:pStyle w:val="TM1"/>
            <w:rPr>
              <w:rFonts w:asciiTheme="minorHAnsi" w:eastAsiaTheme="minorEastAsia" w:hAnsiTheme="minorHAnsi" w:cstheme="minorBidi"/>
              <w:caps w:val="0"/>
              <w:sz w:val="22"/>
              <w:szCs w:val="22"/>
            </w:rPr>
          </w:pPr>
          <w:hyperlink w:anchor="_Toc493088732" w:history="1">
            <w:r w:rsidR="00E5437F" w:rsidRPr="004562D5">
              <w:rPr>
                <w:rStyle w:val="Lienhypertexte"/>
              </w:rPr>
              <w:t>FICHEN° 4 - VÉRIFIER LA PRIME DE FONCTION DES PERSONNELS AFFECTÉS AU TRAITEMENT DE L’INFORMATION - « PRIME INFORMATIQUE » OU</w:t>
            </w:r>
            <w:r w:rsidR="00E5437F" w:rsidRPr="004562D5">
              <w:rPr>
                <w:rStyle w:val="Lienhypertexte"/>
                <w:rFonts w:cstheme="majorHAnsi"/>
              </w:rPr>
              <w:t xml:space="preserve"> PFI</w:t>
            </w:r>
            <w:r w:rsidR="00E5437F">
              <w:rPr>
                <w:webHidden/>
              </w:rPr>
              <w:tab/>
            </w:r>
            <w:r w:rsidR="00E5437F">
              <w:rPr>
                <w:webHidden/>
              </w:rPr>
              <w:fldChar w:fldCharType="begin"/>
            </w:r>
            <w:r w:rsidR="00E5437F">
              <w:rPr>
                <w:webHidden/>
              </w:rPr>
              <w:instrText xml:space="preserve"> PAGEREF _Toc493088732 \h </w:instrText>
            </w:r>
            <w:r w:rsidR="00E5437F">
              <w:rPr>
                <w:webHidden/>
              </w:rPr>
            </w:r>
            <w:r w:rsidR="00E5437F">
              <w:rPr>
                <w:webHidden/>
              </w:rPr>
              <w:fldChar w:fldCharType="separate"/>
            </w:r>
            <w:r w:rsidR="00226DA8">
              <w:rPr>
                <w:webHidden/>
              </w:rPr>
              <w:t>20</w:t>
            </w:r>
            <w:r w:rsidR="00E5437F">
              <w:rPr>
                <w:webHidden/>
              </w:rPr>
              <w:fldChar w:fldCharType="end"/>
            </w:r>
          </w:hyperlink>
        </w:p>
        <w:p w14:paraId="0B55A657" w14:textId="2E6E716B" w:rsidR="00E5437F" w:rsidRDefault="00313C48">
          <w:pPr>
            <w:pStyle w:val="TM1"/>
            <w:rPr>
              <w:rFonts w:asciiTheme="minorHAnsi" w:eastAsiaTheme="minorEastAsia" w:hAnsiTheme="minorHAnsi" w:cstheme="minorBidi"/>
              <w:caps w:val="0"/>
              <w:sz w:val="22"/>
              <w:szCs w:val="22"/>
            </w:rPr>
          </w:pPr>
          <w:hyperlink w:anchor="_Toc493088733" w:history="1">
            <w:r w:rsidR="00E5437F" w:rsidRPr="004562D5">
              <w:rPr>
                <w:rStyle w:val="Lienhypertexte"/>
                <w:rFonts w:cstheme="majorHAnsi"/>
              </w:rPr>
              <w:t>FICHE N° 5 - VÉRIFIER LES VACATIONS</w:t>
            </w:r>
            <w:r w:rsidR="00E5437F">
              <w:rPr>
                <w:webHidden/>
              </w:rPr>
              <w:tab/>
            </w:r>
            <w:r w:rsidR="00E5437F">
              <w:rPr>
                <w:webHidden/>
              </w:rPr>
              <w:fldChar w:fldCharType="begin"/>
            </w:r>
            <w:r w:rsidR="00E5437F">
              <w:rPr>
                <w:webHidden/>
              </w:rPr>
              <w:instrText xml:space="preserve"> PAGEREF _Toc493088733 \h </w:instrText>
            </w:r>
            <w:r w:rsidR="00E5437F">
              <w:rPr>
                <w:webHidden/>
              </w:rPr>
            </w:r>
            <w:r w:rsidR="00E5437F">
              <w:rPr>
                <w:webHidden/>
              </w:rPr>
              <w:fldChar w:fldCharType="separate"/>
            </w:r>
            <w:r w:rsidR="00226DA8">
              <w:rPr>
                <w:webHidden/>
              </w:rPr>
              <w:t>23</w:t>
            </w:r>
            <w:r w:rsidR="00E5437F">
              <w:rPr>
                <w:webHidden/>
              </w:rPr>
              <w:fldChar w:fldCharType="end"/>
            </w:r>
          </w:hyperlink>
        </w:p>
        <w:p w14:paraId="6FDB01A3" w14:textId="0930E37E" w:rsidR="00E5437F" w:rsidRDefault="00313C48">
          <w:pPr>
            <w:pStyle w:val="TM1"/>
            <w:rPr>
              <w:rFonts w:asciiTheme="minorHAnsi" w:eastAsiaTheme="minorEastAsia" w:hAnsiTheme="minorHAnsi" w:cstheme="minorBidi"/>
              <w:caps w:val="0"/>
              <w:sz w:val="22"/>
              <w:szCs w:val="22"/>
            </w:rPr>
          </w:pPr>
          <w:hyperlink w:anchor="_Toc493088734" w:history="1">
            <w:r w:rsidR="00E5437F" w:rsidRPr="004562D5">
              <w:rPr>
                <w:rStyle w:val="Lienhypertexte"/>
                <w:rFonts w:cstheme="majorHAnsi"/>
              </w:rPr>
              <w:t>FICHE N° 6 - CONTRÔLER L’INDEMNITÉ D’ADMINISTRATION ET DE TECHNICITÉ (IAT) ET L’INDEMNITÉ FORFAITAIRE POUR TRAVAUX supplÉMENTAIRES (IFTS)</w:t>
            </w:r>
            <w:r w:rsidR="00E5437F">
              <w:rPr>
                <w:webHidden/>
              </w:rPr>
              <w:tab/>
            </w:r>
            <w:r w:rsidR="00E5437F">
              <w:rPr>
                <w:webHidden/>
              </w:rPr>
              <w:fldChar w:fldCharType="begin"/>
            </w:r>
            <w:r w:rsidR="00E5437F">
              <w:rPr>
                <w:webHidden/>
              </w:rPr>
              <w:instrText xml:space="preserve"> PAGEREF _Toc493088734 \h </w:instrText>
            </w:r>
            <w:r w:rsidR="00E5437F">
              <w:rPr>
                <w:webHidden/>
              </w:rPr>
            </w:r>
            <w:r w:rsidR="00E5437F">
              <w:rPr>
                <w:webHidden/>
              </w:rPr>
              <w:fldChar w:fldCharType="separate"/>
            </w:r>
            <w:r w:rsidR="00226DA8">
              <w:rPr>
                <w:webHidden/>
              </w:rPr>
              <w:t>27</w:t>
            </w:r>
            <w:r w:rsidR="00E5437F">
              <w:rPr>
                <w:webHidden/>
              </w:rPr>
              <w:fldChar w:fldCharType="end"/>
            </w:r>
          </w:hyperlink>
        </w:p>
        <w:p w14:paraId="3FDAC699" w14:textId="548F436D" w:rsidR="00E5437F" w:rsidRDefault="00313C48">
          <w:pPr>
            <w:pStyle w:val="TM1"/>
            <w:rPr>
              <w:rFonts w:asciiTheme="minorHAnsi" w:eastAsiaTheme="minorEastAsia" w:hAnsiTheme="minorHAnsi" w:cstheme="minorBidi"/>
              <w:caps w:val="0"/>
              <w:sz w:val="22"/>
              <w:szCs w:val="22"/>
            </w:rPr>
          </w:pPr>
          <w:hyperlink w:anchor="_Toc493088735" w:history="1">
            <w:r w:rsidR="00E5437F" w:rsidRPr="004562D5">
              <w:rPr>
                <w:rStyle w:val="Lienhypertexte"/>
                <w:rFonts w:cstheme="majorHAnsi"/>
              </w:rPr>
              <w:t>FICHE N° 7 - CONTRÔLER LA PRIME DE FONCTIONS ET DE RÉSULTATS (PFR)</w:t>
            </w:r>
            <w:r w:rsidR="00E5437F">
              <w:rPr>
                <w:webHidden/>
              </w:rPr>
              <w:tab/>
            </w:r>
            <w:r w:rsidR="00E5437F">
              <w:rPr>
                <w:webHidden/>
              </w:rPr>
              <w:fldChar w:fldCharType="begin"/>
            </w:r>
            <w:r w:rsidR="00E5437F">
              <w:rPr>
                <w:webHidden/>
              </w:rPr>
              <w:instrText xml:space="preserve"> PAGEREF _Toc493088735 \h </w:instrText>
            </w:r>
            <w:r w:rsidR="00E5437F">
              <w:rPr>
                <w:webHidden/>
              </w:rPr>
            </w:r>
            <w:r w:rsidR="00E5437F">
              <w:rPr>
                <w:webHidden/>
              </w:rPr>
              <w:fldChar w:fldCharType="separate"/>
            </w:r>
            <w:r w:rsidR="00226DA8">
              <w:rPr>
                <w:webHidden/>
              </w:rPr>
              <w:t>31</w:t>
            </w:r>
            <w:r w:rsidR="00E5437F">
              <w:rPr>
                <w:webHidden/>
              </w:rPr>
              <w:fldChar w:fldCharType="end"/>
            </w:r>
          </w:hyperlink>
        </w:p>
        <w:p w14:paraId="4701A323" w14:textId="70989D5D" w:rsidR="00E5437F" w:rsidRDefault="00313C48">
          <w:pPr>
            <w:pStyle w:val="TM1"/>
            <w:rPr>
              <w:rFonts w:asciiTheme="minorHAnsi" w:eastAsiaTheme="minorEastAsia" w:hAnsiTheme="minorHAnsi" w:cstheme="minorBidi"/>
              <w:caps w:val="0"/>
              <w:sz w:val="22"/>
              <w:szCs w:val="22"/>
            </w:rPr>
          </w:pPr>
          <w:hyperlink w:anchor="_Toc493088736" w:history="1">
            <w:r w:rsidR="00E5437F" w:rsidRPr="004562D5">
              <w:rPr>
                <w:rStyle w:val="Lienhypertexte"/>
                <w:rFonts w:cstheme="majorHAnsi"/>
                <w:shd w:val="clear" w:color="auto" w:fill="D14A95" w:themeFill="accent1"/>
              </w:rPr>
              <w:t>FICHE N° 8 - CONTRÔLER LES INDEMNITÉS HORAIRES POUR TRAVAUX SUPPLÉMENTAIRES (</w:t>
            </w:r>
            <w:r w:rsidR="00E5437F" w:rsidRPr="004562D5">
              <w:rPr>
                <w:rStyle w:val="Lienhypertexte"/>
                <w:rFonts w:cstheme="majorHAnsi"/>
              </w:rPr>
              <w:t>IHTS)</w:t>
            </w:r>
            <w:r w:rsidR="00E5437F">
              <w:rPr>
                <w:webHidden/>
              </w:rPr>
              <w:tab/>
            </w:r>
            <w:r w:rsidR="00E5437F">
              <w:rPr>
                <w:webHidden/>
              </w:rPr>
              <w:fldChar w:fldCharType="begin"/>
            </w:r>
            <w:r w:rsidR="00E5437F">
              <w:rPr>
                <w:webHidden/>
              </w:rPr>
              <w:instrText xml:space="preserve"> PAGEREF _Toc493088736 \h </w:instrText>
            </w:r>
            <w:r w:rsidR="00E5437F">
              <w:rPr>
                <w:webHidden/>
              </w:rPr>
            </w:r>
            <w:r w:rsidR="00E5437F">
              <w:rPr>
                <w:webHidden/>
              </w:rPr>
              <w:fldChar w:fldCharType="separate"/>
            </w:r>
            <w:r w:rsidR="00226DA8">
              <w:rPr>
                <w:webHidden/>
              </w:rPr>
              <w:t>35</w:t>
            </w:r>
            <w:r w:rsidR="00E5437F">
              <w:rPr>
                <w:webHidden/>
              </w:rPr>
              <w:fldChar w:fldCharType="end"/>
            </w:r>
          </w:hyperlink>
        </w:p>
        <w:p w14:paraId="24DC6177" w14:textId="295FFD2D" w:rsidR="00E5437F" w:rsidRDefault="00313C48">
          <w:pPr>
            <w:pStyle w:val="TM2"/>
            <w:rPr>
              <w:rFonts w:asciiTheme="minorHAnsi" w:eastAsiaTheme="minorEastAsia" w:hAnsiTheme="minorHAnsi" w:cstheme="minorBidi"/>
              <w:sz w:val="22"/>
              <w:szCs w:val="22"/>
            </w:rPr>
          </w:pPr>
          <w:hyperlink w:anchor="_Toc493088737" w:history="1">
            <w:r w:rsidR="00E5437F" w:rsidRPr="004562D5">
              <w:rPr>
                <w:rStyle w:val="Lienhypertexte"/>
                <w:rFonts w:cstheme="majorHAnsi"/>
              </w:rPr>
              <w:t>Objetif 1 – Contrôler l’attribution de l’IHTS à des agents de catégorie A</w:t>
            </w:r>
            <w:r w:rsidR="00E5437F">
              <w:rPr>
                <w:webHidden/>
              </w:rPr>
              <w:tab/>
            </w:r>
            <w:r w:rsidR="00E5437F">
              <w:rPr>
                <w:webHidden/>
              </w:rPr>
              <w:fldChar w:fldCharType="begin"/>
            </w:r>
            <w:r w:rsidR="00E5437F">
              <w:rPr>
                <w:webHidden/>
              </w:rPr>
              <w:instrText xml:space="preserve"> PAGEREF _Toc493088737 \h </w:instrText>
            </w:r>
            <w:r w:rsidR="00E5437F">
              <w:rPr>
                <w:webHidden/>
              </w:rPr>
            </w:r>
            <w:r w:rsidR="00E5437F">
              <w:rPr>
                <w:webHidden/>
              </w:rPr>
              <w:fldChar w:fldCharType="separate"/>
            </w:r>
            <w:r w:rsidR="00226DA8">
              <w:rPr>
                <w:webHidden/>
              </w:rPr>
              <w:t>36</w:t>
            </w:r>
            <w:r w:rsidR="00E5437F">
              <w:rPr>
                <w:webHidden/>
              </w:rPr>
              <w:fldChar w:fldCharType="end"/>
            </w:r>
          </w:hyperlink>
        </w:p>
        <w:p w14:paraId="3593CD5A" w14:textId="7245B585" w:rsidR="00E5437F" w:rsidRDefault="00313C48">
          <w:pPr>
            <w:pStyle w:val="TM2"/>
            <w:rPr>
              <w:rFonts w:asciiTheme="minorHAnsi" w:eastAsiaTheme="minorEastAsia" w:hAnsiTheme="minorHAnsi" w:cstheme="minorBidi"/>
              <w:sz w:val="22"/>
              <w:szCs w:val="22"/>
            </w:rPr>
          </w:pPr>
          <w:hyperlink w:anchor="_Toc493088738" w:history="1">
            <w:r w:rsidR="00E5437F" w:rsidRPr="004562D5">
              <w:rPr>
                <w:rStyle w:val="Lienhypertexte"/>
                <w:rFonts w:cstheme="majorHAnsi"/>
              </w:rPr>
              <w:t>Objectif 2 : Vérifier le plafonnement des heures supplémentaires mensuelles</w:t>
            </w:r>
            <w:r w:rsidR="00E5437F">
              <w:rPr>
                <w:webHidden/>
              </w:rPr>
              <w:tab/>
            </w:r>
            <w:r w:rsidR="00E5437F">
              <w:rPr>
                <w:webHidden/>
              </w:rPr>
              <w:fldChar w:fldCharType="begin"/>
            </w:r>
            <w:r w:rsidR="00E5437F">
              <w:rPr>
                <w:webHidden/>
              </w:rPr>
              <w:instrText xml:space="preserve"> PAGEREF _Toc493088738 \h </w:instrText>
            </w:r>
            <w:r w:rsidR="00E5437F">
              <w:rPr>
                <w:webHidden/>
              </w:rPr>
            </w:r>
            <w:r w:rsidR="00E5437F">
              <w:rPr>
                <w:webHidden/>
              </w:rPr>
              <w:fldChar w:fldCharType="separate"/>
            </w:r>
            <w:r w:rsidR="00226DA8">
              <w:rPr>
                <w:webHidden/>
              </w:rPr>
              <w:t>38</w:t>
            </w:r>
            <w:r w:rsidR="00E5437F">
              <w:rPr>
                <w:webHidden/>
              </w:rPr>
              <w:fldChar w:fldCharType="end"/>
            </w:r>
          </w:hyperlink>
        </w:p>
        <w:p w14:paraId="0239B53D" w14:textId="100FDDCC" w:rsidR="00E5437F" w:rsidRDefault="00313C48">
          <w:pPr>
            <w:pStyle w:val="TM2"/>
            <w:rPr>
              <w:rFonts w:asciiTheme="minorHAnsi" w:eastAsiaTheme="minorEastAsia" w:hAnsiTheme="minorHAnsi" w:cstheme="minorBidi"/>
              <w:sz w:val="22"/>
              <w:szCs w:val="22"/>
            </w:rPr>
          </w:pPr>
          <w:hyperlink w:anchor="_Toc493088739" w:history="1">
            <w:r w:rsidR="00E5437F" w:rsidRPr="004562D5">
              <w:rPr>
                <w:rStyle w:val="Lienhypertexte"/>
                <w:rFonts w:cstheme="majorHAnsi"/>
              </w:rPr>
              <w:t>Objectif 3 - Vérifier l’attribution d’heures supplémentaires supérieure ou égale à 220 heures/an</w:t>
            </w:r>
            <w:r w:rsidR="00E5437F">
              <w:rPr>
                <w:webHidden/>
              </w:rPr>
              <w:tab/>
            </w:r>
            <w:r w:rsidR="00E5437F">
              <w:rPr>
                <w:webHidden/>
              </w:rPr>
              <w:fldChar w:fldCharType="begin"/>
            </w:r>
            <w:r w:rsidR="00E5437F">
              <w:rPr>
                <w:webHidden/>
              </w:rPr>
              <w:instrText xml:space="preserve"> PAGEREF _Toc493088739 \h </w:instrText>
            </w:r>
            <w:r w:rsidR="00E5437F">
              <w:rPr>
                <w:webHidden/>
              </w:rPr>
            </w:r>
            <w:r w:rsidR="00E5437F">
              <w:rPr>
                <w:webHidden/>
              </w:rPr>
              <w:fldChar w:fldCharType="separate"/>
            </w:r>
            <w:r w:rsidR="00226DA8">
              <w:rPr>
                <w:webHidden/>
              </w:rPr>
              <w:t>40</w:t>
            </w:r>
            <w:r w:rsidR="00E5437F">
              <w:rPr>
                <w:webHidden/>
              </w:rPr>
              <w:fldChar w:fldCharType="end"/>
            </w:r>
          </w:hyperlink>
        </w:p>
        <w:p w14:paraId="7AEA99D5" w14:textId="1EDBBDF5" w:rsidR="00E5437F" w:rsidRDefault="00313C48">
          <w:pPr>
            <w:pStyle w:val="TM1"/>
            <w:rPr>
              <w:rFonts w:asciiTheme="minorHAnsi" w:eastAsiaTheme="minorEastAsia" w:hAnsiTheme="minorHAnsi" w:cstheme="minorBidi"/>
              <w:caps w:val="0"/>
              <w:sz w:val="22"/>
              <w:szCs w:val="22"/>
            </w:rPr>
          </w:pPr>
          <w:hyperlink w:anchor="_Toc493088740" w:history="1">
            <w:r w:rsidR="00E5437F" w:rsidRPr="004562D5">
              <w:rPr>
                <w:rStyle w:val="Lienhypertexte"/>
                <w:rFonts w:cstheme="majorHAnsi"/>
              </w:rPr>
              <w:t>FICHE N° 9 - CONTRÔLER LA PRIME DE SERVICE ET DE RENDEMENT (psr)</w:t>
            </w:r>
            <w:r w:rsidR="00E5437F">
              <w:rPr>
                <w:webHidden/>
              </w:rPr>
              <w:tab/>
            </w:r>
            <w:r w:rsidR="00E5437F">
              <w:rPr>
                <w:webHidden/>
              </w:rPr>
              <w:fldChar w:fldCharType="begin"/>
            </w:r>
            <w:r w:rsidR="00E5437F">
              <w:rPr>
                <w:webHidden/>
              </w:rPr>
              <w:instrText xml:space="preserve"> PAGEREF _Toc493088740 \h </w:instrText>
            </w:r>
            <w:r w:rsidR="00E5437F">
              <w:rPr>
                <w:webHidden/>
              </w:rPr>
            </w:r>
            <w:r w:rsidR="00E5437F">
              <w:rPr>
                <w:webHidden/>
              </w:rPr>
              <w:fldChar w:fldCharType="separate"/>
            </w:r>
            <w:r w:rsidR="00226DA8">
              <w:rPr>
                <w:webHidden/>
              </w:rPr>
              <w:t>44</w:t>
            </w:r>
            <w:r w:rsidR="00E5437F">
              <w:rPr>
                <w:webHidden/>
              </w:rPr>
              <w:fldChar w:fldCharType="end"/>
            </w:r>
          </w:hyperlink>
        </w:p>
        <w:p w14:paraId="151C74D3" w14:textId="495AED4E" w:rsidR="00E5437F" w:rsidRDefault="00313C48">
          <w:pPr>
            <w:pStyle w:val="TM1"/>
            <w:rPr>
              <w:rFonts w:asciiTheme="minorHAnsi" w:eastAsiaTheme="minorEastAsia" w:hAnsiTheme="minorHAnsi" w:cstheme="minorBidi"/>
              <w:caps w:val="0"/>
              <w:sz w:val="22"/>
              <w:szCs w:val="22"/>
            </w:rPr>
          </w:pPr>
          <w:hyperlink w:anchor="_Toc493088741" w:history="1">
            <w:r w:rsidR="00E5437F" w:rsidRPr="004562D5">
              <w:rPr>
                <w:rStyle w:val="Lienhypertexte"/>
                <w:rFonts w:cstheme="majorHAnsi"/>
              </w:rPr>
              <w:t>FICHE N° 10 - CONTRÔLER L’INDEMNITÉ DE PERFORMANCE ET DE FONCTIONS –IPF)</w:t>
            </w:r>
            <w:r w:rsidR="00E5437F">
              <w:rPr>
                <w:webHidden/>
              </w:rPr>
              <w:tab/>
            </w:r>
            <w:r w:rsidR="00E5437F">
              <w:rPr>
                <w:webHidden/>
              </w:rPr>
              <w:fldChar w:fldCharType="begin"/>
            </w:r>
            <w:r w:rsidR="00E5437F">
              <w:rPr>
                <w:webHidden/>
              </w:rPr>
              <w:instrText xml:space="preserve"> PAGEREF _Toc493088741 \h </w:instrText>
            </w:r>
            <w:r w:rsidR="00E5437F">
              <w:rPr>
                <w:webHidden/>
              </w:rPr>
            </w:r>
            <w:r w:rsidR="00E5437F">
              <w:rPr>
                <w:webHidden/>
              </w:rPr>
              <w:fldChar w:fldCharType="separate"/>
            </w:r>
            <w:r w:rsidR="00226DA8">
              <w:rPr>
                <w:webHidden/>
              </w:rPr>
              <w:t>45</w:t>
            </w:r>
            <w:r w:rsidR="00E5437F">
              <w:rPr>
                <w:webHidden/>
              </w:rPr>
              <w:fldChar w:fldCharType="end"/>
            </w:r>
          </w:hyperlink>
        </w:p>
        <w:p w14:paraId="7FBA712E" w14:textId="236F4BAD" w:rsidR="00E5437F" w:rsidRDefault="00313C48">
          <w:pPr>
            <w:pStyle w:val="TM1"/>
            <w:rPr>
              <w:rFonts w:asciiTheme="minorHAnsi" w:eastAsiaTheme="minorEastAsia" w:hAnsiTheme="minorHAnsi" w:cstheme="minorBidi"/>
              <w:caps w:val="0"/>
              <w:sz w:val="22"/>
              <w:szCs w:val="22"/>
            </w:rPr>
          </w:pPr>
          <w:hyperlink w:anchor="_Toc493088742" w:history="1">
            <w:r w:rsidR="00E5437F" w:rsidRPr="004562D5">
              <w:rPr>
                <w:rStyle w:val="Lienhypertexte"/>
                <w:rFonts w:cstheme="majorHAnsi"/>
              </w:rPr>
              <w:t>FICHE N° 11  - CONTRÔLER LE SUPPLÉMENT FAMILIAL</w:t>
            </w:r>
            <w:r w:rsidR="00E5437F">
              <w:rPr>
                <w:webHidden/>
              </w:rPr>
              <w:tab/>
            </w:r>
            <w:r w:rsidR="00E5437F">
              <w:rPr>
                <w:webHidden/>
              </w:rPr>
              <w:fldChar w:fldCharType="begin"/>
            </w:r>
            <w:r w:rsidR="00E5437F">
              <w:rPr>
                <w:webHidden/>
              </w:rPr>
              <w:instrText xml:space="preserve"> PAGEREF _Toc493088742 \h </w:instrText>
            </w:r>
            <w:r w:rsidR="00E5437F">
              <w:rPr>
                <w:webHidden/>
              </w:rPr>
            </w:r>
            <w:r w:rsidR="00E5437F">
              <w:rPr>
                <w:webHidden/>
              </w:rPr>
              <w:fldChar w:fldCharType="separate"/>
            </w:r>
            <w:r w:rsidR="00226DA8">
              <w:rPr>
                <w:webHidden/>
              </w:rPr>
              <w:t>46</w:t>
            </w:r>
            <w:r w:rsidR="00E5437F">
              <w:rPr>
                <w:webHidden/>
              </w:rPr>
              <w:fldChar w:fldCharType="end"/>
            </w:r>
          </w:hyperlink>
        </w:p>
        <w:p w14:paraId="2E94EA32" w14:textId="2A8D4C2E" w:rsidR="00E5437F" w:rsidRDefault="00313C48">
          <w:pPr>
            <w:pStyle w:val="TM1"/>
            <w:rPr>
              <w:rFonts w:asciiTheme="minorHAnsi" w:eastAsiaTheme="minorEastAsia" w:hAnsiTheme="minorHAnsi" w:cstheme="minorBidi"/>
              <w:caps w:val="0"/>
              <w:sz w:val="22"/>
              <w:szCs w:val="22"/>
            </w:rPr>
          </w:pPr>
          <w:hyperlink w:anchor="_Toc493088743" w:history="1">
            <w:r w:rsidR="00E5437F" w:rsidRPr="004562D5">
              <w:rPr>
                <w:rStyle w:val="Lienhypertexte"/>
                <w:rFonts w:cstheme="majorHAnsi"/>
              </w:rPr>
              <w:t>FIXHE N° 12- CONTRÔLER LES INDEMNITÉS DES ÉLUS</w:t>
            </w:r>
            <w:r w:rsidR="00E5437F">
              <w:rPr>
                <w:webHidden/>
              </w:rPr>
              <w:tab/>
            </w:r>
            <w:r w:rsidR="00E5437F">
              <w:rPr>
                <w:webHidden/>
              </w:rPr>
              <w:fldChar w:fldCharType="begin"/>
            </w:r>
            <w:r w:rsidR="00E5437F">
              <w:rPr>
                <w:webHidden/>
              </w:rPr>
              <w:instrText xml:space="preserve"> PAGEREF _Toc493088743 \h </w:instrText>
            </w:r>
            <w:r w:rsidR="00E5437F">
              <w:rPr>
                <w:webHidden/>
              </w:rPr>
            </w:r>
            <w:r w:rsidR="00E5437F">
              <w:rPr>
                <w:webHidden/>
              </w:rPr>
              <w:fldChar w:fldCharType="separate"/>
            </w:r>
            <w:r w:rsidR="00226DA8">
              <w:rPr>
                <w:webHidden/>
              </w:rPr>
              <w:t>48</w:t>
            </w:r>
            <w:r w:rsidR="00E5437F">
              <w:rPr>
                <w:webHidden/>
              </w:rPr>
              <w:fldChar w:fldCharType="end"/>
            </w:r>
          </w:hyperlink>
        </w:p>
        <w:p w14:paraId="21E95D01" w14:textId="4D32A908" w:rsidR="00E5437F" w:rsidRDefault="00313C48">
          <w:pPr>
            <w:pStyle w:val="TM1"/>
            <w:rPr>
              <w:rFonts w:asciiTheme="minorHAnsi" w:eastAsiaTheme="minorEastAsia" w:hAnsiTheme="minorHAnsi" w:cstheme="minorBidi"/>
              <w:caps w:val="0"/>
              <w:sz w:val="22"/>
              <w:szCs w:val="22"/>
            </w:rPr>
          </w:pPr>
          <w:hyperlink w:anchor="_Toc493088744" w:history="1">
            <w:r w:rsidR="00E5437F" w:rsidRPr="004562D5">
              <w:rPr>
                <w:rStyle w:val="Lienhypertexte"/>
                <w:rFonts w:cstheme="majorHAnsi"/>
              </w:rPr>
              <w:t>FICHE N° 13 - CONTRÔLER LES COTISATIONS RETRAITE</w:t>
            </w:r>
            <w:r w:rsidR="00E5437F">
              <w:rPr>
                <w:webHidden/>
              </w:rPr>
              <w:tab/>
            </w:r>
            <w:r w:rsidR="00E5437F">
              <w:rPr>
                <w:webHidden/>
              </w:rPr>
              <w:fldChar w:fldCharType="begin"/>
            </w:r>
            <w:r w:rsidR="00E5437F">
              <w:rPr>
                <w:webHidden/>
              </w:rPr>
              <w:instrText xml:space="preserve"> PAGEREF _Toc493088744 \h </w:instrText>
            </w:r>
            <w:r w:rsidR="00E5437F">
              <w:rPr>
                <w:webHidden/>
              </w:rPr>
            </w:r>
            <w:r w:rsidR="00E5437F">
              <w:rPr>
                <w:webHidden/>
              </w:rPr>
              <w:fldChar w:fldCharType="separate"/>
            </w:r>
            <w:r w:rsidR="00226DA8">
              <w:rPr>
                <w:webHidden/>
              </w:rPr>
              <w:t>50</w:t>
            </w:r>
            <w:r w:rsidR="00E5437F">
              <w:rPr>
                <w:webHidden/>
              </w:rPr>
              <w:fldChar w:fldCharType="end"/>
            </w:r>
          </w:hyperlink>
        </w:p>
        <w:p w14:paraId="10A1A4DE" w14:textId="220A21DE" w:rsidR="00E5437F" w:rsidRDefault="00313C48">
          <w:pPr>
            <w:pStyle w:val="TM1"/>
            <w:rPr>
              <w:rFonts w:asciiTheme="minorHAnsi" w:eastAsiaTheme="minorEastAsia" w:hAnsiTheme="minorHAnsi" w:cstheme="minorBidi"/>
              <w:caps w:val="0"/>
              <w:sz w:val="22"/>
              <w:szCs w:val="22"/>
            </w:rPr>
          </w:pPr>
          <w:hyperlink w:anchor="_Toc493088745" w:history="1">
            <w:r w:rsidR="00E5437F" w:rsidRPr="004562D5">
              <w:rPr>
                <w:rStyle w:val="Lienhypertexte"/>
                <w:rFonts w:cstheme="majorHAnsi"/>
              </w:rPr>
              <w:t>FICHE N° 14- VÉRIFIER les INDEMNITÉS D’aStreintes</w:t>
            </w:r>
            <w:r w:rsidR="00E5437F">
              <w:rPr>
                <w:webHidden/>
              </w:rPr>
              <w:tab/>
            </w:r>
            <w:r w:rsidR="00E5437F">
              <w:rPr>
                <w:webHidden/>
              </w:rPr>
              <w:fldChar w:fldCharType="begin"/>
            </w:r>
            <w:r w:rsidR="00E5437F">
              <w:rPr>
                <w:webHidden/>
              </w:rPr>
              <w:instrText xml:space="preserve"> PAGEREF _Toc493088745 \h </w:instrText>
            </w:r>
            <w:r w:rsidR="00E5437F">
              <w:rPr>
                <w:webHidden/>
              </w:rPr>
            </w:r>
            <w:r w:rsidR="00E5437F">
              <w:rPr>
                <w:webHidden/>
              </w:rPr>
              <w:fldChar w:fldCharType="separate"/>
            </w:r>
            <w:r w:rsidR="00226DA8">
              <w:rPr>
                <w:webHidden/>
              </w:rPr>
              <w:t>52</w:t>
            </w:r>
            <w:r w:rsidR="00E5437F">
              <w:rPr>
                <w:webHidden/>
              </w:rPr>
              <w:fldChar w:fldCharType="end"/>
            </w:r>
          </w:hyperlink>
        </w:p>
        <w:p w14:paraId="243E804A" w14:textId="242CF889" w:rsidR="00E5437F" w:rsidRDefault="00313C48">
          <w:pPr>
            <w:pStyle w:val="TM1"/>
            <w:rPr>
              <w:rFonts w:asciiTheme="minorHAnsi" w:eastAsiaTheme="minorEastAsia" w:hAnsiTheme="minorHAnsi" w:cstheme="minorBidi"/>
              <w:caps w:val="0"/>
              <w:sz w:val="22"/>
              <w:szCs w:val="22"/>
            </w:rPr>
          </w:pPr>
          <w:hyperlink w:anchor="_Toc493088746" w:history="1">
            <w:r w:rsidR="00E5437F" w:rsidRPr="004562D5">
              <w:rPr>
                <w:rStyle w:val="Lienhypertexte"/>
                <w:rFonts w:cstheme="majorHAnsi"/>
              </w:rPr>
              <w:t>FICHE N° 15 - CONTRÔLER LES PRIMES DE LA FONCTION PUBLIQUE HOSPITALIÈRE</w:t>
            </w:r>
            <w:r w:rsidR="00E5437F">
              <w:rPr>
                <w:webHidden/>
              </w:rPr>
              <w:tab/>
            </w:r>
            <w:r w:rsidR="00E5437F">
              <w:rPr>
                <w:webHidden/>
              </w:rPr>
              <w:fldChar w:fldCharType="begin"/>
            </w:r>
            <w:r w:rsidR="00E5437F">
              <w:rPr>
                <w:webHidden/>
              </w:rPr>
              <w:instrText xml:space="preserve"> PAGEREF _Toc493088746 \h </w:instrText>
            </w:r>
            <w:r w:rsidR="00E5437F">
              <w:rPr>
                <w:webHidden/>
              </w:rPr>
            </w:r>
            <w:r w:rsidR="00E5437F">
              <w:rPr>
                <w:webHidden/>
              </w:rPr>
              <w:fldChar w:fldCharType="separate"/>
            </w:r>
            <w:r w:rsidR="00226DA8">
              <w:rPr>
                <w:webHidden/>
              </w:rPr>
              <w:t>54</w:t>
            </w:r>
            <w:r w:rsidR="00E5437F">
              <w:rPr>
                <w:webHidden/>
              </w:rPr>
              <w:fldChar w:fldCharType="end"/>
            </w:r>
          </w:hyperlink>
        </w:p>
        <w:p w14:paraId="0CCC4DBC" w14:textId="0AE9402E" w:rsidR="00E5437F" w:rsidRDefault="00313C48">
          <w:pPr>
            <w:pStyle w:val="TM1"/>
            <w:rPr>
              <w:rFonts w:asciiTheme="minorHAnsi" w:eastAsiaTheme="minorEastAsia" w:hAnsiTheme="minorHAnsi" w:cstheme="minorBidi"/>
              <w:caps w:val="0"/>
              <w:sz w:val="22"/>
              <w:szCs w:val="22"/>
            </w:rPr>
          </w:pPr>
          <w:hyperlink w:anchor="_Toc493088747" w:history="1">
            <w:r w:rsidR="00E5437F" w:rsidRPr="004562D5">
              <w:rPr>
                <w:rStyle w:val="Lienhypertexte"/>
                <w:rFonts w:cstheme="majorHAnsi"/>
              </w:rPr>
              <w:t>FICHE N° 16 - CONTRÔLER LES ÉVÉNEMENTS DE PAYE</w:t>
            </w:r>
            <w:r w:rsidR="00E5437F">
              <w:rPr>
                <w:webHidden/>
              </w:rPr>
              <w:tab/>
            </w:r>
            <w:r w:rsidR="00E5437F">
              <w:rPr>
                <w:webHidden/>
              </w:rPr>
              <w:fldChar w:fldCharType="begin"/>
            </w:r>
            <w:r w:rsidR="00E5437F">
              <w:rPr>
                <w:webHidden/>
              </w:rPr>
              <w:instrText xml:space="preserve"> PAGEREF _Toc493088747 \h </w:instrText>
            </w:r>
            <w:r w:rsidR="00E5437F">
              <w:rPr>
                <w:webHidden/>
              </w:rPr>
            </w:r>
            <w:r w:rsidR="00E5437F">
              <w:rPr>
                <w:webHidden/>
              </w:rPr>
              <w:fldChar w:fldCharType="separate"/>
            </w:r>
            <w:r w:rsidR="00226DA8">
              <w:rPr>
                <w:webHidden/>
              </w:rPr>
              <w:t>1</w:t>
            </w:r>
            <w:r w:rsidR="00E5437F">
              <w:rPr>
                <w:webHidden/>
              </w:rPr>
              <w:fldChar w:fldCharType="end"/>
            </w:r>
          </w:hyperlink>
        </w:p>
        <w:p w14:paraId="14CED747" w14:textId="5CF21475" w:rsidR="00E5437F" w:rsidRDefault="00313C48">
          <w:pPr>
            <w:pStyle w:val="TM1"/>
            <w:rPr>
              <w:rFonts w:asciiTheme="minorHAnsi" w:eastAsiaTheme="minorEastAsia" w:hAnsiTheme="minorHAnsi" w:cstheme="minorBidi"/>
              <w:caps w:val="0"/>
              <w:sz w:val="22"/>
              <w:szCs w:val="22"/>
            </w:rPr>
          </w:pPr>
          <w:hyperlink w:anchor="_Toc493088748" w:history="1">
            <w:r w:rsidR="00E5437F" w:rsidRPr="004562D5">
              <w:rPr>
                <w:rStyle w:val="Lienhypertexte"/>
                <w:rFonts w:cstheme="majorHAnsi"/>
              </w:rPr>
              <w:t>FICHE N° 17 - CONTRÔLER LES LIBELLÉS DE PAYE</w:t>
            </w:r>
            <w:r w:rsidR="00E5437F">
              <w:rPr>
                <w:webHidden/>
              </w:rPr>
              <w:tab/>
            </w:r>
            <w:r w:rsidR="00E5437F">
              <w:rPr>
                <w:webHidden/>
              </w:rPr>
              <w:fldChar w:fldCharType="begin"/>
            </w:r>
            <w:r w:rsidR="00E5437F">
              <w:rPr>
                <w:webHidden/>
              </w:rPr>
              <w:instrText xml:space="preserve"> PAGEREF _Toc493088748 \h </w:instrText>
            </w:r>
            <w:r w:rsidR="00E5437F">
              <w:rPr>
                <w:webHidden/>
              </w:rPr>
            </w:r>
            <w:r w:rsidR="00E5437F">
              <w:rPr>
                <w:webHidden/>
              </w:rPr>
              <w:fldChar w:fldCharType="separate"/>
            </w:r>
            <w:r w:rsidR="00226DA8">
              <w:rPr>
                <w:webHidden/>
              </w:rPr>
              <w:t>3</w:t>
            </w:r>
            <w:r w:rsidR="00E5437F">
              <w:rPr>
                <w:webHidden/>
              </w:rPr>
              <w:fldChar w:fldCharType="end"/>
            </w:r>
          </w:hyperlink>
        </w:p>
        <w:p w14:paraId="5E257830" w14:textId="16C48CCC" w:rsidR="00E5437F" w:rsidRDefault="00313C48">
          <w:pPr>
            <w:pStyle w:val="TM1"/>
            <w:rPr>
              <w:rFonts w:asciiTheme="minorHAnsi" w:eastAsiaTheme="minorEastAsia" w:hAnsiTheme="minorHAnsi" w:cstheme="minorBidi"/>
              <w:caps w:val="0"/>
              <w:sz w:val="22"/>
              <w:szCs w:val="22"/>
            </w:rPr>
          </w:pPr>
          <w:hyperlink w:anchor="_Toc493088749" w:history="1">
            <w:r w:rsidR="00E5437F" w:rsidRPr="004562D5">
              <w:rPr>
                <w:rStyle w:val="Lienhypertexte"/>
                <w:rFonts w:cstheme="majorHAnsi"/>
              </w:rPr>
              <w:t>FICHE N° 18 - MESURER LA FIABILITÉ DES HEURES ET DES QUOTITÉS DE TRAVAIL</w:t>
            </w:r>
            <w:r w:rsidR="00E5437F">
              <w:rPr>
                <w:webHidden/>
              </w:rPr>
              <w:tab/>
            </w:r>
            <w:r w:rsidR="00E5437F">
              <w:rPr>
                <w:webHidden/>
              </w:rPr>
              <w:fldChar w:fldCharType="begin"/>
            </w:r>
            <w:r w:rsidR="00E5437F">
              <w:rPr>
                <w:webHidden/>
              </w:rPr>
              <w:instrText xml:space="preserve"> PAGEREF _Toc493088749 \h </w:instrText>
            </w:r>
            <w:r w:rsidR="00E5437F">
              <w:rPr>
                <w:webHidden/>
              </w:rPr>
            </w:r>
            <w:r w:rsidR="00E5437F">
              <w:rPr>
                <w:webHidden/>
              </w:rPr>
              <w:fldChar w:fldCharType="separate"/>
            </w:r>
            <w:r w:rsidR="00226DA8">
              <w:rPr>
                <w:webHidden/>
              </w:rPr>
              <w:t>5</w:t>
            </w:r>
            <w:r w:rsidR="00E5437F">
              <w:rPr>
                <w:webHidden/>
              </w:rPr>
              <w:fldChar w:fldCharType="end"/>
            </w:r>
          </w:hyperlink>
        </w:p>
        <w:p w14:paraId="5E80A885" w14:textId="595F1FC7" w:rsidR="00E5437F" w:rsidRDefault="00313C48">
          <w:pPr>
            <w:pStyle w:val="TM1"/>
            <w:rPr>
              <w:rFonts w:asciiTheme="minorHAnsi" w:eastAsiaTheme="minorEastAsia" w:hAnsiTheme="minorHAnsi" w:cstheme="minorBidi"/>
              <w:caps w:val="0"/>
              <w:sz w:val="22"/>
              <w:szCs w:val="22"/>
            </w:rPr>
          </w:pPr>
          <w:hyperlink w:anchor="_Toc493088750" w:history="1">
            <w:r w:rsidR="00E5437F" w:rsidRPr="004562D5">
              <w:rPr>
                <w:rStyle w:val="Lienhypertexte"/>
                <w:rFonts w:cstheme="majorHAnsi"/>
              </w:rPr>
              <w:t>FICHE N° 19 - UTILISER LE TABLEAU DES PERSONNELS</w:t>
            </w:r>
            <w:r w:rsidR="00E5437F">
              <w:rPr>
                <w:webHidden/>
              </w:rPr>
              <w:tab/>
            </w:r>
            <w:r w:rsidR="00E5437F">
              <w:rPr>
                <w:webHidden/>
              </w:rPr>
              <w:fldChar w:fldCharType="begin"/>
            </w:r>
            <w:r w:rsidR="00E5437F">
              <w:rPr>
                <w:webHidden/>
              </w:rPr>
              <w:instrText xml:space="preserve"> PAGEREF _Toc493088750 \h </w:instrText>
            </w:r>
            <w:r w:rsidR="00E5437F">
              <w:rPr>
                <w:webHidden/>
              </w:rPr>
            </w:r>
            <w:r w:rsidR="00E5437F">
              <w:rPr>
                <w:webHidden/>
              </w:rPr>
              <w:fldChar w:fldCharType="separate"/>
            </w:r>
            <w:r w:rsidR="00226DA8">
              <w:rPr>
                <w:webHidden/>
              </w:rPr>
              <w:t>6</w:t>
            </w:r>
            <w:r w:rsidR="00E5437F">
              <w:rPr>
                <w:webHidden/>
              </w:rPr>
              <w:fldChar w:fldCharType="end"/>
            </w:r>
          </w:hyperlink>
        </w:p>
        <w:p w14:paraId="08CDE36A" w14:textId="5933546A" w:rsidR="00E5437F" w:rsidRDefault="00313C48">
          <w:pPr>
            <w:pStyle w:val="TM1"/>
            <w:rPr>
              <w:rFonts w:asciiTheme="minorHAnsi" w:eastAsiaTheme="minorEastAsia" w:hAnsiTheme="minorHAnsi" w:cstheme="minorBidi"/>
              <w:caps w:val="0"/>
              <w:sz w:val="22"/>
              <w:szCs w:val="22"/>
            </w:rPr>
          </w:pPr>
          <w:hyperlink w:anchor="_Toc493088751" w:history="1">
            <w:r w:rsidR="00E5437F" w:rsidRPr="004562D5">
              <w:rPr>
                <w:rStyle w:val="Lienhypertexte"/>
                <w:rFonts w:cstheme="majorHAnsi"/>
              </w:rPr>
              <w:t>ANNEXES</w:t>
            </w:r>
            <w:r w:rsidR="00E5437F">
              <w:rPr>
                <w:webHidden/>
              </w:rPr>
              <w:tab/>
            </w:r>
            <w:r w:rsidR="00E5437F">
              <w:rPr>
                <w:webHidden/>
              </w:rPr>
              <w:fldChar w:fldCharType="begin"/>
            </w:r>
            <w:r w:rsidR="00E5437F">
              <w:rPr>
                <w:webHidden/>
              </w:rPr>
              <w:instrText xml:space="preserve"> PAGEREF _Toc493088751 \h </w:instrText>
            </w:r>
            <w:r w:rsidR="00E5437F">
              <w:rPr>
                <w:webHidden/>
              </w:rPr>
            </w:r>
            <w:r w:rsidR="00E5437F">
              <w:rPr>
                <w:webHidden/>
              </w:rPr>
              <w:fldChar w:fldCharType="separate"/>
            </w:r>
            <w:r w:rsidR="00226DA8">
              <w:rPr>
                <w:webHidden/>
              </w:rPr>
              <w:t>1</w:t>
            </w:r>
            <w:r w:rsidR="00E5437F">
              <w:rPr>
                <w:webHidden/>
              </w:rPr>
              <w:fldChar w:fldCharType="end"/>
            </w:r>
          </w:hyperlink>
        </w:p>
        <w:p w14:paraId="5D9A1EF7" w14:textId="543ED6EF" w:rsidR="00E5437F" w:rsidRDefault="00313C48">
          <w:pPr>
            <w:pStyle w:val="TM1"/>
            <w:rPr>
              <w:rFonts w:asciiTheme="minorHAnsi" w:eastAsiaTheme="minorEastAsia" w:hAnsiTheme="minorHAnsi" w:cstheme="minorBidi"/>
              <w:caps w:val="0"/>
              <w:sz w:val="22"/>
              <w:szCs w:val="22"/>
            </w:rPr>
          </w:pPr>
          <w:hyperlink w:anchor="_Toc493088752" w:history="1">
            <w:r w:rsidR="00E5437F" w:rsidRPr="004562D5">
              <w:rPr>
                <w:rStyle w:val="Lienhypertexte"/>
              </w:rPr>
              <w:t>Annexe 1</w:t>
            </w:r>
            <w:r w:rsidR="00E5437F">
              <w:rPr>
                <w:webHidden/>
              </w:rPr>
              <w:tab/>
            </w:r>
            <w:r w:rsidR="00E5437F">
              <w:rPr>
                <w:webHidden/>
              </w:rPr>
              <w:fldChar w:fldCharType="begin"/>
            </w:r>
            <w:r w:rsidR="00E5437F">
              <w:rPr>
                <w:webHidden/>
              </w:rPr>
              <w:instrText xml:space="preserve"> PAGEREF _Toc493088752 \h </w:instrText>
            </w:r>
            <w:r w:rsidR="00E5437F">
              <w:rPr>
                <w:webHidden/>
              </w:rPr>
            </w:r>
            <w:r w:rsidR="00E5437F">
              <w:rPr>
                <w:webHidden/>
              </w:rPr>
              <w:fldChar w:fldCharType="separate"/>
            </w:r>
            <w:r w:rsidR="00226DA8">
              <w:rPr>
                <w:webHidden/>
              </w:rPr>
              <w:t>1</w:t>
            </w:r>
            <w:r w:rsidR="00E5437F">
              <w:rPr>
                <w:webHidden/>
              </w:rPr>
              <w:fldChar w:fldCharType="end"/>
            </w:r>
          </w:hyperlink>
        </w:p>
        <w:p w14:paraId="7CA2D22D" w14:textId="674A601A" w:rsidR="00E5437F" w:rsidRDefault="00313C48">
          <w:pPr>
            <w:pStyle w:val="TM1"/>
            <w:rPr>
              <w:rFonts w:asciiTheme="minorHAnsi" w:eastAsiaTheme="minorEastAsia" w:hAnsiTheme="minorHAnsi" w:cstheme="minorBidi"/>
              <w:caps w:val="0"/>
              <w:sz w:val="22"/>
              <w:szCs w:val="22"/>
            </w:rPr>
          </w:pPr>
          <w:hyperlink w:anchor="_Toc493088753" w:history="1">
            <w:r w:rsidR="00E5437F" w:rsidRPr="004562D5">
              <w:rPr>
                <w:rStyle w:val="Lienhypertexte"/>
              </w:rPr>
              <w:t>Annexe 2</w:t>
            </w:r>
            <w:r w:rsidR="00E5437F">
              <w:rPr>
                <w:webHidden/>
              </w:rPr>
              <w:tab/>
            </w:r>
            <w:r w:rsidR="00E5437F">
              <w:rPr>
                <w:webHidden/>
              </w:rPr>
              <w:fldChar w:fldCharType="begin"/>
            </w:r>
            <w:r w:rsidR="00E5437F">
              <w:rPr>
                <w:webHidden/>
              </w:rPr>
              <w:instrText xml:space="preserve"> PAGEREF _Toc493088753 \h </w:instrText>
            </w:r>
            <w:r w:rsidR="00E5437F">
              <w:rPr>
                <w:webHidden/>
              </w:rPr>
            </w:r>
            <w:r w:rsidR="00E5437F">
              <w:rPr>
                <w:webHidden/>
              </w:rPr>
              <w:fldChar w:fldCharType="separate"/>
            </w:r>
            <w:r w:rsidR="00226DA8">
              <w:rPr>
                <w:webHidden/>
              </w:rPr>
              <w:t>1</w:t>
            </w:r>
            <w:r w:rsidR="00E5437F">
              <w:rPr>
                <w:webHidden/>
              </w:rPr>
              <w:fldChar w:fldCharType="end"/>
            </w:r>
          </w:hyperlink>
        </w:p>
        <w:p w14:paraId="0D66107F" w14:textId="11C3630D" w:rsidR="00E5437F" w:rsidRDefault="00313C48">
          <w:pPr>
            <w:pStyle w:val="TM1"/>
            <w:rPr>
              <w:rFonts w:asciiTheme="minorHAnsi" w:eastAsiaTheme="minorEastAsia" w:hAnsiTheme="minorHAnsi" w:cstheme="minorBidi"/>
              <w:caps w:val="0"/>
              <w:sz w:val="22"/>
              <w:szCs w:val="22"/>
            </w:rPr>
          </w:pPr>
          <w:hyperlink w:anchor="_Toc493088754" w:history="1">
            <w:r w:rsidR="00E5437F" w:rsidRPr="004562D5">
              <w:rPr>
                <w:rStyle w:val="Lienhypertexte"/>
              </w:rPr>
              <w:t>Annexe 3</w:t>
            </w:r>
            <w:r w:rsidR="00E5437F">
              <w:rPr>
                <w:webHidden/>
              </w:rPr>
              <w:tab/>
            </w:r>
            <w:r w:rsidR="00E5437F">
              <w:rPr>
                <w:webHidden/>
              </w:rPr>
              <w:fldChar w:fldCharType="begin"/>
            </w:r>
            <w:r w:rsidR="00E5437F">
              <w:rPr>
                <w:webHidden/>
              </w:rPr>
              <w:instrText xml:space="preserve"> PAGEREF _Toc493088754 \h </w:instrText>
            </w:r>
            <w:r w:rsidR="00E5437F">
              <w:rPr>
                <w:webHidden/>
              </w:rPr>
            </w:r>
            <w:r w:rsidR="00E5437F">
              <w:rPr>
                <w:webHidden/>
              </w:rPr>
              <w:fldChar w:fldCharType="separate"/>
            </w:r>
            <w:r w:rsidR="00226DA8">
              <w:rPr>
                <w:webHidden/>
              </w:rPr>
              <w:t>1</w:t>
            </w:r>
            <w:r w:rsidR="00E5437F">
              <w:rPr>
                <w:webHidden/>
              </w:rPr>
              <w:fldChar w:fldCharType="end"/>
            </w:r>
          </w:hyperlink>
        </w:p>
        <w:p w14:paraId="1F938D43" w14:textId="2F28158F" w:rsidR="00E5437F" w:rsidRDefault="00313C48">
          <w:pPr>
            <w:pStyle w:val="TM1"/>
            <w:rPr>
              <w:rFonts w:asciiTheme="minorHAnsi" w:eastAsiaTheme="minorEastAsia" w:hAnsiTheme="minorHAnsi" w:cstheme="minorBidi"/>
              <w:caps w:val="0"/>
              <w:sz w:val="22"/>
              <w:szCs w:val="22"/>
            </w:rPr>
          </w:pPr>
          <w:hyperlink w:anchor="_Toc493088755" w:history="1">
            <w:r w:rsidR="00E5437F" w:rsidRPr="004562D5">
              <w:rPr>
                <w:rStyle w:val="Lienhypertexte"/>
              </w:rPr>
              <w:t>Annexe 4</w:t>
            </w:r>
            <w:r w:rsidR="00E5437F">
              <w:rPr>
                <w:webHidden/>
              </w:rPr>
              <w:tab/>
            </w:r>
            <w:r w:rsidR="00E5437F">
              <w:rPr>
                <w:webHidden/>
              </w:rPr>
              <w:fldChar w:fldCharType="begin"/>
            </w:r>
            <w:r w:rsidR="00E5437F">
              <w:rPr>
                <w:webHidden/>
              </w:rPr>
              <w:instrText xml:space="preserve"> PAGEREF _Toc493088755 \h </w:instrText>
            </w:r>
            <w:r w:rsidR="00E5437F">
              <w:rPr>
                <w:webHidden/>
              </w:rPr>
            </w:r>
            <w:r w:rsidR="00E5437F">
              <w:rPr>
                <w:webHidden/>
              </w:rPr>
              <w:fldChar w:fldCharType="separate"/>
            </w:r>
            <w:r w:rsidR="00226DA8">
              <w:rPr>
                <w:webHidden/>
              </w:rPr>
              <w:t>1</w:t>
            </w:r>
            <w:r w:rsidR="00E5437F">
              <w:rPr>
                <w:webHidden/>
              </w:rPr>
              <w:fldChar w:fldCharType="end"/>
            </w:r>
          </w:hyperlink>
        </w:p>
        <w:p w14:paraId="7A9F14DC" w14:textId="52AD06E3" w:rsidR="00E5437F" w:rsidRDefault="00313C48">
          <w:pPr>
            <w:pStyle w:val="TM1"/>
            <w:rPr>
              <w:rFonts w:asciiTheme="minorHAnsi" w:eastAsiaTheme="minorEastAsia" w:hAnsiTheme="minorHAnsi" w:cstheme="minorBidi"/>
              <w:caps w:val="0"/>
              <w:sz w:val="22"/>
              <w:szCs w:val="22"/>
            </w:rPr>
          </w:pPr>
          <w:hyperlink w:anchor="_Toc493088756" w:history="1">
            <w:r w:rsidR="00E5437F" w:rsidRPr="004562D5">
              <w:rPr>
                <w:rStyle w:val="Lienhypertexte"/>
              </w:rPr>
              <w:t>Annexe 5</w:t>
            </w:r>
            <w:r w:rsidR="00E5437F">
              <w:rPr>
                <w:webHidden/>
              </w:rPr>
              <w:tab/>
            </w:r>
            <w:r w:rsidR="00E5437F">
              <w:rPr>
                <w:webHidden/>
              </w:rPr>
              <w:fldChar w:fldCharType="begin"/>
            </w:r>
            <w:r w:rsidR="00E5437F">
              <w:rPr>
                <w:webHidden/>
              </w:rPr>
              <w:instrText xml:space="preserve"> PAGEREF _Toc493088756 \h </w:instrText>
            </w:r>
            <w:r w:rsidR="00E5437F">
              <w:rPr>
                <w:webHidden/>
              </w:rPr>
            </w:r>
            <w:r w:rsidR="00E5437F">
              <w:rPr>
                <w:webHidden/>
              </w:rPr>
              <w:fldChar w:fldCharType="separate"/>
            </w:r>
            <w:r w:rsidR="00226DA8">
              <w:rPr>
                <w:webHidden/>
              </w:rPr>
              <w:t>1</w:t>
            </w:r>
            <w:r w:rsidR="00E5437F">
              <w:rPr>
                <w:webHidden/>
              </w:rPr>
              <w:fldChar w:fldCharType="end"/>
            </w:r>
          </w:hyperlink>
        </w:p>
        <w:p w14:paraId="43F02DBD" w14:textId="11C81919" w:rsidR="00E5437F" w:rsidRDefault="00313C48">
          <w:pPr>
            <w:pStyle w:val="TM2"/>
            <w:rPr>
              <w:rFonts w:asciiTheme="minorHAnsi" w:eastAsiaTheme="minorEastAsia" w:hAnsiTheme="minorHAnsi" w:cstheme="minorBidi"/>
              <w:sz w:val="22"/>
              <w:szCs w:val="22"/>
            </w:rPr>
          </w:pPr>
          <w:hyperlink w:anchor="_Toc493088757" w:history="1">
            <w:r w:rsidR="00E5437F" w:rsidRPr="004562D5">
              <w:rPr>
                <w:rStyle w:val="Lienhypertexte"/>
                <w:rFonts w:cstheme="majorHAnsi"/>
              </w:rPr>
              <w:t>La mise en place d’un poste dédié au logiciel Altaïr dans chaque CRTC</w:t>
            </w:r>
            <w:r w:rsidR="00E5437F">
              <w:rPr>
                <w:webHidden/>
              </w:rPr>
              <w:tab/>
            </w:r>
            <w:r w:rsidR="00E5437F">
              <w:rPr>
                <w:webHidden/>
              </w:rPr>
              <w:fldChar w:fldCharType="begin"/>
            </w:r>
            <w:r w:rsidR="00E5437F">
              <w:rPr>
                <w:webHidden/>
              </w:rPr>
              <w:instrText xml:space="preserve"> PAGEREF _Toc493088757 \h </w:instrText>
            </w:r>
            <w:r w:rsidR="00E5437F">
              <w:rPr>
                <w:webHidden/>
              </w:rPr>
            </w:r>
            <w:r w:rsidR="00E5437F">
              <w:rPr>
                <w:webHidden/>
              </w:rPr>
              <w:fldChar w:fldCharType="separate"/>
            </w:r>
            <w:r w:rsidR="00226DA8">
              <w:rPr>
                <w:webHidden/>
              </w:rPr>
              <w:t>2</w:t>
            </w:r>
            <w:r w:rsidR="00E5437F">
              <w:rPr>
                <w:webHidden/>
              </w:rPr>
              <w:fldChar w:fldCharType="end"/>
            </w:r>
          </w:hyperlink>
        </w:p>
        <w:p w14:paraId="70178233" w14:textId="380E50D4" w:rsidR="00E5437F" w:rsidRDefault="00313C48">
          <w:pPr>
            <w:pStyle w:val="TM2"/>
            <w:rPr>
              <w:rFonts w:asciiTheme="minorHAnsi" w:eastAsiaTheme="minorEastAsia" w:hAnsiTheme="minorHAnsi" w:cstheme="minorBidi"/>
              <w:sz w:val="22"/>
              <w:szCs w:val="22"/>
            </w:rPr>
          </w:pPr>
          <w:hyperlink w:anchor="_Toc493088758" w:history="1">
            <w:r w:rsidR="00E5437F" w:rsidRPr="004562D5">
              <w:rPr>
                <w:rStyle w:val="Lienhypertexte"/>
                <w:rFonts w:cstheme="majorHAnsi"/>
              </w:rPr>
              <w:t>L’importation des données sur le poste dédié</w:t>
            </w:r>
            <w:r w:rsidR="00E5437F">
              <w:rPr>
                <w:webHidden/>
              </w:rPr>
              <w:tab/>
            </w:r>
            <w:r w:rsidR="00E5437F">
              <w:rPr>
                <w:webHidden/>
              </w:rPr>
              <w:fldChar w:fldCharType="begin"/>
            </w:r>
            <w:r w:rsidR="00E5437F">
              <w:rPr>
                <w:webHidden/>
              </w:rPr>
              <w:instrText xml:space="preserve"> PAGEREF _Toc493088758 \h </w:instrText>
            </w:r>
            <w:r w:rsidR="00E5437F">
              <w:rPr>
                <w:webHidden/>
              </w:rPr>
            </w:r>
            <w:r w:rsidR="00E5437F">
              <w:rPr>
                <w:webHidden/>
              </w:rPr>
              <w:fldChar w:fldCharType="separate"/>
            </w:r>
            <w:r w:rsidR="00226DA8">
              <w:rPr>
                <w:webHidden/>
              </w:rPr>
              <w:t>2</w:t>
            </w:r>
            <w:r w:rsidR="00E5437F">
              <w:rPr>
                <w:webHidden/>
              </w:rPr>
              <w:fldChar w:fldCharType="end"/>
            </w:r>
          </w:hyperlink>
        </w:p>
        <w:p w14:paraId="50EAD6DD" w14:textId="5EF88FA9" w:rsidR="00E5437F" w:rsidRDefault="00313C48">
          <w:pPr>
            <w:pStyle w:val="TM2"/>
            <w:rPr>
              <w:rFonts w:asciiTheme="minorHAnsi" w:eastAsiaTheme="minorEastAsia" w:hAnsiTheme="minorHAnsi" w:cstheme="minorBidi"/>
              <w:sz w:val="22"/>
              <w:szCs w:val="22"/>
            </w:rPr>
          </w:pPr>
          <w:hyperlink w:anchor="_Toc493088759" w:history="1">
            <w:r w:rsidR="00E5437F" w:rsidRPr="004562D5">
              <w:rPr>
                <w:rStyle w:val="Lienhypertexte"/>
                <w:rFonts w:cstheme="majorHAnsi"/>
              </w:rPr>
              <w:t>La vérification de l’intégrité des fichiers « paye » au format .xhl ou .html</w:t>
            </w:r>
            <w:r w:rsidR="00E5437F">
              <w:rPr>
                <w:webHidden/>
              </w:rPr>
              <w:tab/>
            </w:r>
            <w:r w:rsidR="00E5437F">
              <w:rPr>
                <w:webHidden/>
              </w:rPr>
              <w:fldChar w:fldCharType="begin"/>
            </w:r>
            <w:r w:rsidR="00E5437F">
              <w:rPr>
                <w:webHidden/>
              </w:rPr>
              <w:instrText xml:space="preserve"> PAGEREF _Toc493088759 \h </w:instrText>
            </w:r>
            <w:r w:rsidR="00E5437F">
              <w:rPr>
                <w:webHidden/>
              </w:rPr>
            </w:r>
            <w:r w:rsidR="00E5437F">
              <w:rPr>
                <w:webHidden/>
              </w:rPr>
              <w:fldChar w:fldCharType="separate"/>
            </w:r>
            <w:r w:rsidR="00226DA8">
              <w:rPr>
                <w:webHidden/>
              </w:rPr>
              <w:t>5</w:t>
            </w:r>
            <w:r w:rsidR="00E5437F">
              <w:rPr>
                <w:webHidden/>
              </w:rPr>
              <w:fldChar w:fldCharType="end"/>
            </w:r>
          </w:hyperlink>
        </w:p>
        <w:p w14:paraId="5C41AB55" w14:textId="6696ECE1" w:rsidR="00E5437F" w:rsidRDefault="00313C48">
          <w:pPr>
            <w:pStyle w:val="TM2"/>
            <w:rPr>
              <w:rFonts w:asciiTheme="minorHAnsi" w:eastAsiaTheme="minorEastAsia" w:hAnsiTheme="minorHAnsi" w:cstheme="minorBidi"/>
              <w:sz w:val="22"/>
              <w:szCs w:val="22"/>
            </w:rPr>
          </w:pPr>
          <w:hyperlink w:anchor="_Toc493088760" w:history="1">
            <w:r w:rsidR="00E5437F" w:rsidRPr="004562D5">
              <w:rPr>
                <w:rStyle w:val="Lienhypertexte"/>
                <w:rFonts w:cstheme="majorHAnsi"/>
              </w:rPr>
              <w:t>La production des bases de données csv</w:t>
            </w:r>
            <w:r w:rsidR="00E5437F">
              <w:rPr>
                <w:webHidden/>
              </w:rPr>
              <w:tab/>
            </w:r>
            <w:r w:rsidR="00E5437F">
              <w:rPr>
                <w:webHidden/>
              </w:rPr>
              <w:fldChar w:fldCharType="begin"/>
            </w:r>
            <w:r w:rsidR="00E5437F">
              <w:rPr>
                <w:webHidden/>
              </w:rPr>
              <w:instrText xml:space="preserve"> PAGEREF _Toc493088760 \h </w:instrText>
            </w:r>
            <w:r w:rsidR="00E5437F">
              <w:rPr>
                <w:webHidden/>
              </w:rPr>
            </w:r>
            <w:r w:rsidR="00E5437F">
              <w:rPr>
                <w:webHidden/>
              </w:rPr>
              <w:fldChar w:fldCharType="separate"/>
            </w:r>
            <w:r w:rsidR="00226DA8">
              <w:rPr>
                <w:webHidden/>
              </w:rPr>
              <w:t>6</w:t>
            </w:r>
            <w:r w:rsidR="00E5437F">
              <w:rPr>
                <w:webHidden/>
              </w:rPr>
              <w:fldChar w:fldCharType="end"/>
            </w:r>
          </w:hyperlink>
        </w:p>
        <w:p w14:paraId="33D73A5B" w14:textId="3FB6CA6D" w:rsidR="006275FF" w:rsidRPr="00126F22" w:rsidRDefault="006275FF">
          <w:pPr>
            <w:rPr>
              <w:rFonts w:asciiTheme="majorHAnsi" w:hAnsiTheme="majorHAnsi" w:cstheme="majorHAnsi"/>
            </w:rPr>
          </w:pPr>
          <w:r w:rsidRPr="00FA59C0">
            <w:rPr>
              <w:rFonts w:asciiTheme="majorHAnsi" w:hAnsiTheme="majorHAnsi" w:cstheme="majorHAnsi"/>
              <w:caps/>
              <w:noProof/>
            </w:rPr>
            <w:fldChar w:fldCharType="end"/>
          </w:r>
        </w:p>
      </w:sdtContent>
    </w:sdt>
    <w:p w14:paraId="62E67C8A" w14:textId="77777777" w:rsidR="007D2F57" w:rsidRPr="00126F22" w:rsidRDefault="007D2F57" w:rsidP="00126F22">
      <w:pPr>
        <w:spacing w:after="200"/>
        <w:jc w:val="left"/>
        <w:rPr>
          <w:rFonts w:asciiTheme="majorHAnsi" w:hAnsiTheme="majorHAnsi" w:cstheme="majorHAnsi"/>
        </w:rPr>
      </w:pPr>
    </w:p>
    <w:p w14:paraId="5F259C9B" w14:textId="77777777" w:rsidR="00244B85" w:rsidRDefault="00244B85" w:rsidP="00C7455A">
      <w:pPr>
        <w:spacing w:after="200"/>
        <w:jc w:val="center"/>
        <w:rPr>
          <w:rFonts w:asciiTheme="majorHAnsi" w:hAnsiTheme="majorHAnsi" w:cstheme="majorHAnsi"/>
        </w:rPr>
        <w:sectPr w:rsidR="00244B85" w:rsidSect="00B26383">
          <w:footerReference w:type="even" r:id="rId11"/>
          <w:footerReference w:type="default" r:id="rId12"/>
          <w:headerReference w:type="first" r:id="rId13"/>
          <w:footerReference w:type="first" r:id="rId14"/>
          <w:pgSz w:w="11906" w:h="16838" w:code="9"/>
          <w:pgMar w:top="1418" w:right="1418" w:bottom="1560" w:left="1418" w:header="567" w:footer="567" w:gutter="0"/>
          <w:pgNumType w:start="0"/>
          <w:cols w:space="708"/>
          <w:titlePg/>
          <w:docGrid w:linePitch="360"/>
        </w:sectPr>
      </w:pPr>
    </w:p>
    <w:p w14:paraId="7BDF0B2A" w14:textId="3B5F1E8F" w:rsidR="00C7455A" w:rsidRPr="00FB3D1B" w:rsidRDefault="00C7455A" w:rsidP="00C7455A">
      <w:pPr>
        <w:spacing w:after="200"/>
        <w:jc w:val="center"/>
        <w:rPr>
          <w:rFonts w:asciiTheme="majorHAnsi" w:hAnsiTheme="majorHAnsi" w:cstheme="majorHAnsi"/>
          <w:b/>
        </w:rPr>
      </w:pPr>
      <w:r>
        <w:rPr>
          <w:rFonts w:asciiTheme="majorHAnsi" w:hAnsiTheme="majorHAnsi" w:cstheme="majorHAnsi"/>
          <w:b/>
        </w:rPr>
        <w:lastRenderedPageBreak/>
        <w:t>PRÉAMBULE</w:t>
      </w:r>
    </w:p>
    <w:p w14:paraId="2DBEE589" w14:textId="4B0AF252" w:rsidR="00244B85" w:rsidRDefault="00244B85" w:rsidP="0088128F">
      <w:pPr>
        <w:pStyle w:val="T2"/>
        <w:spacing w:before="360" w:after="240"/>
      </w:pPr>
      <w:bookmarkStart w:id="6" w:name="_Toc493088721"/>
      <w:r>
        <w:t>Le rôle du guide méthodologique</w:t>
      </w:r>
      <w:bookmarkEnd w:id="6"/>
      <w:r>
        <w:t xml:space="preserve"> </w:t>
      </w:r>
    </w:p>
    <w:p w14:paraId="662958A0" w14:textId="6C81D1AE" w:rsidR="00244B85" w:rsidRDefault="0088128F" w:rsidP="00244B85">
      <w:pPr>
        <w:spacing w:before="120"/>
        <w:rPr>
          <w:rFonts w:asciiTheme="majorHAnsi" w:hAnsiTheme="majorHAnsi" w:cstheme="majorHAnsi"/>
        </w:rPr>
      </w:pPr>
      <w:r>
        <w:rPr>
          <w:rFonts w:asciiTheme="majorHAnsi" w:hAnsiTheme="majorHAnsi" w:cstheme="majorHAnsi"/>
        </w:rPr>
        <w:t>Ce</w:t>
      </w:r>
      <w:r w:rsidR="00244B85" w:rsidRPr="00244B85">
        <w:rPr>
          <w:rFonts w:asciiTheme="majorHAnsi" w:hAnsiTheme="majorHAnsi" w:cstheme="majorHAnsi"/>
        </w:rPr>
        <w:t xml:space="preserve"> guide</w:t>
      </w:r>
      <w:r w:rsidR="006C4C92">
        <w:rPr>
          <w:rFonts w:asciiTheme="majorHAnsi" w:hAnsiTheme="majorHAnsi" w:cstheme="majorHAnsi"/>
        </w:rPr>
        <w:t xml:space="preserve"> sert à accompagner les équipes de contrôle </w:t>
      </w:r>
      <w:r w:rsidR="004461D7">
        <w:rPr>
          <w:rFonts w:asciiTheme="majorHAnsi" w:hAnsiTheme="majorHAnsi" w:cstheme="majorHAnsi"/>
        </w:rPr>
        <w:t xml:space="preserve">lors des contrôles des comptes et de la gestion, et, particulièrement, lors de </w:t>
      </w:r>
      <w:r w:rsidR="00D52D72">
        <w:rPr>
          <w:rFonts w:asciiTheme="majorHAnsi" w:hAnsiTheme="majorHAnsi" w:cstheme="majorHAnsi"/>
        </w:rPr>
        <w:t>ceux</w:t>
      </w:r>
      <w:r w:rsidR="004461D7">
        <w:rPr>
          <w:rFonts w:asciiTheme="majorHAnsi" w:hAnsiTheme="majorHAnsi" w:cstheme="majorHAnsi"/>
        </w:rPr>
        <w:t xml:space="preserve"> des rémunérations.</w:t>
      </w:r>
      <w:r w:rsidR="0056179F">
        <w:rPr>
          <w:rFonts w:asciiTheme="majorHAnsi" w:hAnsiTheme="majorHAnsi" w:cstheme="majorHAnsi"/>
        </w:rPr>
        <w:t xml:space="preserve"> Il les a</w:t>
      </w:r>
      <w:r>
        <w:rPr>
          <w:rFonts w:asciiTheme="majorHAnsi" w:hAnsiTheme="majorHAnsi" w:cstheme="majorHAnsi"/>
        </w:rPr>
        <w:t>ssist</w:t>
      </w:r>
      <w:r w:rsidR="0056179F">
        <w:rPr>
          <w:rFonts w:asciiTheme="majorHAnsi" w:hAnsiTheme="majorHAnsi" w:cstheme="majorHAnsi"/>
        </w:rPr>
        <w:t xml:space="preserve">e </w:t>
      </w:r>
      <w:r w:rsidR="006C4C92">
        <w:rPr>
          <w:rFonts w:asciiTheme="majorHAnsi" w:hAnsiTheme="majorHAnsi" w:cstheme="majorHAnsi"/>
        </w:rPr>
        <w:t xml:space="preserve">dans l’utilisation des rapports d’analyse </w:t>
      </w:r>
      <w:r w:rsidR="0056179F">
        <w:rPr>
          <w:rFonts w:asciiTheme="majorHAnsi" w:hAnsiTheme="majorHAnsi" w:cstheme="majorHAnsi"/>
        </w:rPr>
        <w:t>issus du</w:t>
      </w:r>
      <w:r w:rsidR="004461D7">
        <w:rPr>
          <w:rFonts w:asciiTheme="majorHAnsi" w:hAnsiTheme="majorHAnsi" w:cstheme="majorHAnsi"/>
        </w:rPr>
        <w:t xml:space="preserve"> logiciel Altaïr</w:t>
      </w:r>
      <w:r w:rsidR="004461D7">
        <w:rPr>
          <w:rStyle w:val="Appelnotedebasdep"/>
          <w:rFonts w:asciiTheme="majorHAnsi" w:hAnsiTheme="majorHAnsi" w:cstheme="majorHAnsi"/>
        </w:rPr>
        <w:footnoteReference w:id="1"/>
      </w:r>
      <w:r w:rsidR="004461D7">
        <w:rPr>
          <w:rFonts w:asciiTheme="majorHAnsi" w:hAnsiTheme="majorHAnsi" w:cstheme="majorHAnsi"/>
        </w:rPr>
        <w:t xml:space="preserve">, </w:t>
      </w:r>
      <w:r w:rsidR="006C4C92">
        <w:rPr>
          <w:rFonts w:asciiTheme="majorHAnsi" w:hAnsiTheme="majorHAnsi" w:cstheme="majorHAnsi"/>
        </w:rPr>
        <w:t>Il</w:t>
      </w:r>
      <w:r w:rsidR="00244B85" w:rsidRPr="00244B85">
        <w:rPr>
          <w:rFonts w:asciiTheme="majorHAnsi" w:hAnsiTheme="majorHAnsi" w:cstheme="majorHAnsi"/>
        </w:rPr>
        <w:t xml:space="preserve"> </w:t>
      </w:r>
      <w:r w:rsidR="00D52D72">
        <w:rPr>
          <w:rFonts w:asciiTheme="majorHAnsi" w:hAnsiTheme="majorHAnsi" w:cstheme="majorHAnsi"/>
        </w:rPr>
        <w:t>explicite</w:t>
      </w:r>
      <w:r w:rsidR="00244B85" w:rsidRPr="00244B85">
        <w:rPr>
          <w:rFonts w:asciiTheme="majorHAnsi" w:hAnsiTheme="majorHAnsi" w:cstheme="majorHAnsi"/>
        </w:rPr>
        <w:t xml:space="preserve"> les rapports d’analyse</w:t>
      </w:r>
      <w:r>
        <w:rPr>
          <w:rFonts w:asciiTheme="majorHAnsi" w:hAnsiTheme="majorHAnsi" w:cstheme="majorHAnsi"/>
        </w:rPr>
        <w:t>,</w:t>
      </w:r>
      <w:r w:rsidRPr="0088128F">
        <w:rPr>
          <w:rFonts w:asciiTheme="majorHAnsi" w:hAnsiTheme="majorHAnsi" w:cstheme="majorHAnsi"/>
        </w:rPr>
        <w:t xml:space="preserve"> </w:t>
      </w:r>
      <w:r>
        <w:rPr>
          <w:rFonts w:asciiTheme="majorHAnsi" w:hAnsiTheme="majorHAnsi" w:cstheme="majorHAnsi"/>
        </w:rPr>
        <w:t xml:space="preserve">fournis </w:t>
      </w:r>
      <w:r w:rsidRPr="00244B85">
        <w:rPr>
          <w:rFonts w:asciiTheme="majorHAnsi" w:hAnsiTheme="majorHAnsi" w:cstheme="majorHAnsi"/>
        </w:rPr>
        <w:t xml:space="preserve">sous forme de fichiers altaïr.docx, </w:t>
      </w:r>
      <w:proofErr w:type="spellStart"/>
      <w:r w:rsidRPr="00244B85">
        <w:rPr>
          <w:rFonts w:asciiTheme="majorHAnsi" w:hAnsiTheme="majorHAnsi" w:cstheme="majorHAnsi"/>
        </w:rPr>
        <w:t>altaïr.odt</w:t>
      </w:r>
      <w:proofErr w:type="spellEnd"/>
      <w:r w:rsidRPr="00244B85">
        <w:rPr>
          <w:rFonts w:asciiTheme="majorHAnsi" w:hAnsiTheme="majorHAnsi" w:cstheme="majorHAnsi"/>
        </w:rPr>
        <w:t>, altaïr.pdf</w:t>
      </w:r>
      <w:r>
        <w:rPr>
          <w:rFonts w:asciiTheme="majorHAnsi" w:hAnsiTheme="majorHAnsi" w:cstheme="majorHAnsi"/>
        </w:rPr>
        <w:t>,</w:t>
      </w:r>
      <w:r w:rsidR="00244B85" w:rsidRPr="00244B85">
        <w:rPr>
          <w:rFonts w:asciiTheme="majorHAnsi" w:hAnsiTheme="majorHAnsi" w:cstheme="majorHAnsi"/>
        </w:rPr>
        <w:t xml:space="preserve"> qui présentent des calculs d’indicateurs et des diagnostics</w:t>
      </w:r>
      <w:r>
        <w:rPr>
          <w:rFonts w:asciiTheme="majorHAnsi" w:hAnsiTheme="majorHAnsi" w:cstheme="majorHAnsi"/>
        </w:rPr>
        <w:t>. Ces rapports</w:t>
      </w:r>
      <w:r w:rsidR="005C04B7">
        <w:rPr>
          <w:rFonts w:asciiTheme="majorHAnsi" w:hAnsiTheme="majorHAnsi" w:cstheme="majorHAnsi"/>
        </w:rPr>
        <w:t xml:space="preserve"> sont </w:t>
      </w:r>
      <w:r w:rsidR="006C4C92">
        <w:rPr>
          <w:rFonts w:asciiTheme="majorHAnsi" w:hAnsiTheme="majorHAnsi" w:cstheme="majorHAnsi"/>
        </w:rPr>
        <w:t>augmentés d’</w:t>
      </w:r>
      <w:r w:rsidR="005C04B7">
        <w:rPr>
          <w:rFonts w:asciiTheme="majorHAnsi" w:hAnsiTheme="majorHAnsi" w:cstheme="majorHAnsi"/>
        </w:rPr>
        <w:t xml:space="preserve">exemples d’analyses effectuées </w:t>
      </w:r>
      <w:r w:rsidR="005C04B7" w:rsidRPr="00244B85">
        <w:rPr>
          <w:rFonts w:asciiTheme="majorHAnsi" w:hAnsiTheme="majorHAnsi" w:cstheme="majorHAnsi"/>
        </w:rPr>
        <w:t>sous tableur</w:t>
      </w:r>
      <w:r w:rsidR="005C04B7">
        <w:rPr>
          <w:rFonts w:asciiTheme="majorHAnsi" w:hAnsiTheme="majorHAnsi" w:cstheme="majorHAnsi"/>
        </w:rPr>
        <w:t xml:space="preserve"> et disponibles sous forme de tableau EXCEL ou </w:t>
      </w:r>
      <w:proofErr w:type="spellStart"/>
      <w:r>
        <w:rPr>
          <w:rFonts w:asciiTheme="majorHAnsi" w:hAnsiTheme="majorHAnsi" w:cstheme="majorHAnsi"/>
        </w:rPr>
        <w:t>cvs</w:t>
      </w:r>
      <w:proofErr w:type="spellEnd"/>
      <w:r w:rsidR="005C04B7">
        <w:rPr>
          <w:rFonts w:asciiTheme="majorHAnsi" w:hAnsiTheme="majorHAnsi" w:cstheme="majorHAnsi"/>
        </w:rPr>
        <w:t xml:space="preserve">. </w:t>
      </w:r>
    </w:p>
    <w:p w14:paraId="6A9BE314" w14:textId="68D236E8" w:rsidR="0056179F" w:rsidRDefault="0056179F" w:rsidP="00244B85">
      <w:pPr>
        <w:spacing w:before="120"/>
        <w:rPr>
          <w:rFonts w:asciiTheme="majorHAnsi" w:hAnsiTheme="majorHAnsi" w:cstheme="majorHAnsi"/>
        </w:rPr>
      </w:pPr>
      <w:r>
        <w:rPr>
          <w:rFonts w:asciiTheme="majorHAnsi" w:hAnsiTheme="majorHAnsi" w:cstheme="majorHAnsi"/>
        </w:rPr>
        <w:t xml:space="preserve">Comme tous les guides méthodologiques, </w:t>
      </w:r>
      <w:r w:rsidR="0088128F">
        <w:rPr>
          <w:rFonts w:asciiTheme="majorHAnsi" w:hAnsiTheme="majorHAnsi" w:cstheme="majorHAnsi"/>
        </w:rPr>
        <w:t>le présent guide</w:t>
      </w:r>
      <w:r>
        <w:rPr>
          <w:rFonts w:asciiTheme="majorHAnsi" w:hAnsiTheme="majorHAnsi" w:cstheme="majorHAnsi"/>
        </w:rPr>
        <w:t xml:space="preserve"> propose</w:t>
      </w:r>
      <w:r w:rsidR="0088128F">
        <w:rPr>
          <w:rFonts w:asciiTheme="majorHAnsi" w:hAnsiTheme="majorHAnsi" w:cstheme="majorHAnsi"/>
        </w:rPr>
        <w:t>,</w:t>
      </w:r>
      <w:r>
        <w:rPr>
          <w:rFonts w:asciiTheme="majorHAnsi" w:hAnsiTheme="majorHAnsi" w:cstheme="majorHAnsi"/>
        </w:rPr>
        <w:t xml:space="preserve"> </w:t>
      </w:r>
      <w:r w:rsidR="0088128F">
        <w:rPr>
          <w:rFonts w:asciiTheme="majorHAnsi" w:hAnsiTheme="majorHAnsi" w:cstheme="majorHAnsi"/>
        </w:rPr>
        <w:t xml:space="preserve">dans des fiches thématiques, </w:t>
      </w:r>
      <w:r>
        <w:rPr>
          <w:rFonts w:asciiTheme="majorHAnsi" w:hAnsiTheme="majorHAnsi" w:cstheme="majorHAnsi"/>
        </w:rPr>
        <w:t>des questionnements sous forme d’axes d’investigation, des points d’attention, des suggestions pour aller vers l’observation</w:t>
      </w:r>
      <w:r w:rsidR="0088128F">
        <w:rPr>
          <w:rFonts w:asciiTheme="majorHAnsi" w:hAnsiTheme="majorHAnsi" w:cstheme="majorHAnsi"/>
        </w:rPr>
        <w:t xml:space="preserve"> et</w:t>
      </w:r>
      <w:r>
        <w:rPr>
          <w:rFonts w:asciiTheme="majorHAnsi" w:hAnsiTheme="majorHAnsi" w:cstheme="majorHAnsi"/>
        </w:rPr>
        <w:t xml:space="preserve"> des indications de docum</w:t>
      </w:r>
      <w:r w:rsidR="0088128F">
        <w:rPr>
          <w:rFonts w:asciiTheme="majorHAnsi" w:hAnsiTheme="majorHAnsi" w:cstheme="majorHAnsi"/>
        </w:rPr>
        <w:t xml:space="preserve">ents à demander aux organismes. </w:t>
      </w:r>
    </w:p>
    <w:p w14:paraId="623E24FE" w14:textId="4102E75B" w:rsidR="00244B85" w:rsidRPr="00244B85" w:rsidRDefault="005C04B7" w:rsidP="00244B85">
      <w:pPr>
        <w:spacing w:before="120"/>
        <w:rPr>
          <w:rFonts w:asciiTheme="majorHAnsi" w:hAnsiTheme="majorHAnsi" w:cstheme="majorHAnsi"/>
        </w:rPr>
      </w:pPr>
      <w:r>
        <w:rPr>
          <w:rFonts w:asciiTheme="majorHAnsi" w:hAnsiTheme="majorHAnsi" w:cstheme="majorHAnsi"/>
        </w:rPr>
        <w:t xml:space="preserve">Le guide </w:t>
      </w:r>
      <w:r w:rsidR="00D52D72">
        <w:rPr>
          <w:rFonts w:asciiTheme="majorHAnsi" w:hAnsiTheme="majorHAnsi" w:cstheme="majorHAnsi"/>
        </w:rPr>
        <w:t xml:space="preserve">s’ouvre sur deux fiches : </w:t>
      </w:r>
      <w:r>
        <w:rPr>
          <w:rFonts w:asciiTheme="majorHAnsi" w:hAnsiTheme="majorHAnsi" w:cstheme="majorHAnsi"/>
        </w:rPr>
        <w:t>les statistiques démographiques</w:t>
      </w:r>
      <w:r w:rsidR="00D52D72">
        <w:rPr>
          <w:rFonts w:asciiTheme="majorHAnsi" w:hAnsiTheme="majorHAnsi" w:cstheme="majorHAnsi"/>
        </w:rPr>
        <w:t xml:space="preserve"> et</w:t>
      </w:r>
      <w:r>
        <w:rPr>
          <w:rFonts w:asciiTheme="majorHAnsi" w:hAnsiTheme="majorHAnsi" w:cstheme="majorHAnsi"/>
        </w:rPr>
        <w:t xml:space="preserve"> </w:t>
      </w:r>
      <w:r w:rsidR="00244B85" w:rsidRPr="00244B85">
        <w:rPr>
          <w:rFonts w:asciiTheme="majorHAnsi" w:hAnsiTheme="majorHAnsi" w:cstheme="majorHAnsi"/>
        </w:rPr>
        <w:t>les tests statutaires et réglementaires</w:t>
      </w:r>
      <w:r w:rsidR="00DD78FC">
        <w:rPr>
          <w:rFonts w:asciiTheme="majorHAnsi" w:hAnsiTheme="majorHAnsi" w:cstheme="majorHAnsi"/>
        </w:rPr>
        <w:t>,</w:t>
      </w:r>
      <w:r w:rsidR="00D52D72" w:rsidRPr="00D52D72">
        <w:rPr>
          <w:rFonts w:asciiTheme="majorHAnsi" w:hAnsiTheme="majorHAnsi" w:cstheme="majorHAnsi"/>
        </w:rPr>
        <w:t xml:space="preserve"> </w:t>
      </w:r>
      <w:r w:rsidR="00D52D72">
        <w:rPr>
          <w:rFonts w:asciiTheme="majorHAnsi" w:hAnsiTheme="majorHAnsi" w:cstheme="majorHAnsi"/>
        </w:rPr>
        <w:t>développé</w:t>
      </w:r>
      <w:r w:rsidR="00D52D72" w:rsidRPr="00244B85">
        <w:rPr>
          <w:rFonts w:asciiTheme="majorHAnsi" w:hAnsiTheme="majorHAnsi" w:cstheme="majorHAnsi"/>
        </w:rPr>
        <w:t>s</w:t>
      </w:r>
      <w:r w:rsidR="00D52D72">
        <w:rPr>
          <w:rFonts w:asciiTheme="majorHAnsi" w:hAnsiTheme="majorHAnsi" w:cstheme="majorHAnsi"/>
        </w:rPr>
        <w:t xml:space="preserve"> par le logiciel Altaïr ; il présente ensuite d</w:t>
      </w:r>
      <w:r w:rsidR="0088128F">
        <w:rPr>
          <w:rFonts w:asciiTheme="majorHAnsi" w:hAnsiTheme="majorHAnsi" w:cstheme="majorHAnsi"/>
        </w:rPr>
        <w:t xml:space="preserve">es fiches </w:t>
      </w:r>
      <w:r w:rsidR="00D52D72">
        <w:rPr>
          <w:rFonts w:asciiTheme="majorHAnsi" w:hAnsiTheme="majorHAnsi" w:cstheme="majorHAnsi"/>
        </w:rPr>
        <w:t>correspondant aux indemnités et rémunérations diverses</w:t>
      </w:r>
      <w:r>
        <w:rPr>
          <w:rFonts w:asciiTheme="majorHAnsi" w:hAnsiTheme="majorHAnsi" w:cstheme="majorHAnsi"/>
        </w:rPr>
        <w:t xml:space="preserve">. </w:t>
      </w:r>
    </w:p>
    <w:p w14:paraId="6D652682" w14:textId="56E09D10" w:rsidR="00C7455A" w:rsidRDefault="00C7455A" w:rsidP="0088128F">
      <w:pPr>
        <w:pStyle w:val="T2"/>
        <w:spacing w:before="360" w:after="240"/>
      </w:pPr>
      <w:bookmarkStart w:id="7" w:name="_Toc493088722"/>
      <w:r>
        <w:t>Le logiciel Altaïr permet d’améliorer le contrôle des rémunérations</w:t>
      </w:r>
      <w:bookmarkEnd w:id="7"/>
    </w:p>
    <w:p w14:paraId="561ACBE9" w14:textId="0DE97019" w:rsidR="00C7455A" w:rsidRPr="002A37BF" w:rsidRDefault="00E115C8" w:rsidP="00120C2A">
      <w:pPr>
        <w:rPr>
          <w:u w:val="single"/>
        </w:rPr>
      </w:pPr>
      <w:r w:rsidRPr="002A37BF">
        <w:rPr>
          <w:u w:val="single"/>
        </w:rPr>
        <w:t>S</w:t>
      </w:r>
      <w:r w:rsidR="00C7455A" w:rsidRPr="002A37BF">
        <w:rPr>
          <w:u w:val="single"/>
        </w:rPr>
        <w:t xml:space="preserve">es atouts </w:t>
      </w:r>
    </w:p>
    <w:p w14:paraId="5C834D8C" w14:textId="424FE90E" w:rsidR="00C7455A" w:rsidRDefault="00C7455A" w:rsidP="002A37BF">
      <w:pPr>
        <w:spacing w:before="120"/>
      </w:pPr>
      <w:r>
        <w:t>Le logiciel Altaïr peut être utilisé pour :</w:t>
      </w:r>
    </w:p>
    <w:p w14:paraId="3442EBAC" w14:textId="209A43CE" w:rsidR="00C7455A" w:rsidRDefault="00C7455A" w:rsidP="004A2802">
      <w:pPr>
        <w:pStyle w:val="Paragraphedeliste"/>
        <w:numPr>
          <w:ilvl w:val="0"/>
          <w:numId w:val="40"/>
        </w:numPr>
        <w:spacing w:after="0"/>
        <w:ind w:left="714" w:hanging="357"/>
        <w:contextualSpacing w:val="0"/>
      </w:pPr>
      <w:proofErr w:type="gramStart"/>
      <w:r>
        <w:t>remplacer</w:t>
      </w:r>
      <w:proofErr w:type="gramEnd"/>
      <w:r>
        <w:t xml:space="preserve"> </w:t>
      </w:r>
      <w:proofErr w:type="spellStart"/>
      <w:r w:rsidRPr="00E75504">
        <w:rPr>
          <w:i/>
        </w:rPr>
        <w:t>Xemelios</w:t>
      </w:r>
      <w:proofErr w:type="spellEnd"/>
      <w:r>
        <w:t xml:space="preserve"> pour l’extraction des données de paye dématérialisées, en améliorant la vitesse d’extraction et la détection de </w:t>
      </w:r>
      <w:r w:rsidR="00F84A75">
        <w:t xml:space="preserve">la </w:t>
      </w:r>
      <w:r>
        <w:t>qualité des données ;</w:t>
      </w:r>
    </w:p>
    <w:p w14:paraId="0657E9F9" w14:textId="77777777" w:rsidR="00C7455A" w:rsidRDefault="00C7455A" w:rsidP="004A2802">
      <w:pPr>
        <w:pStyle w:val="Paragraphedeliste"/>
        <w:numPr>
          <w:ilvl w:val="0"/>
          <w:numId w:val="40"/>
        </w:numPr>
        <w:spacing w:after="0"/>
        <w:ind w:left="714" w:hanging="357"/>
        <w:contextualSpacing w:val="0"/>
      </w:pPr>
      <w:proofErr w:type="gramStart"/>
      <w:r>
        <w:t>produire</w:t>
      </w:r>
      <w:proofErr w:type="gramEnd"/>
      <w:r>
        <w:t xml:space="preserve"> des données de nature statistique sur la démographie des organismes contrôlés ;</w:t>
      </w:r>
    </w:p>
    <w:p w14:paraId="75B7A9AE" w14:textId="77777777" w:rsidR="00C7455A" w:rsidRDefault="00C7455A" w:rsidP="004A2802">
      <w:pPr>
        <w:pStyle w:val="Paragraphedeliste"/>
        <w:numPr>
          <w:ilvl w:val="0"/>
          <w:numId w:val="40"/>
        </w:numPr>
        <w:spacing w:after="0"/>
        <w:ind w:left="714" w:hanging="357"/>
        <w:contextualSpacing w:val="0"/>
      </w:pPr>
      <w:proofErr w:type="gramStart"/>
      <w:r>
        <w:t>produire</w:t>
      </w:r>
      <w:proofErr w:type="gramEnd"/>
      <w:r>
        <w:t xml:space="preserve"> des tests de régularité sur les principaux éléments de rémunération encadrés par des règles de droit, notamment sur le régime indemnitaire.</w:t>
      </w:r>
    </w:p>
    <w:p w14:paraId="21F56934" w14:textId="5927F9DF" w:rsidR="00C7455A" w:rsidRDefault="00C7455A" w:rsidP="002A37BF">
      <w:pPr>
        <w:spacing w:before="120"/>
      </w:pPr>
      <w:r>
        <w:t xml:space="preserve">Les données de paye d’organismes très importants (Paris, groupements hospitaliers, etc.) peuvent être exhaustivement extraites sur plusieurs années, en quelques minutes, ce qui n’était pas possible avec </w:t>
      </w:r>
      <w:proofErr w:type="spellStart"/>
      <w:r w:rsidRPr="00E75504">
        <w:rPr>
          <w:i/>
        </w:rPr>
        <w:t>Xemelios</w:t>
      </w:r>
      <w:proofErr w:type="spellEnd"/>
      <w:r>
        <w:t xml:space="preserve">. </w:t>
      </w:r>
    </w:p>
    <w:p w14:paraId="5ED1C66E" w14:textId="18683398" w:rsidR="00C7455A" w:rsidRDefault="00C7455A" w:rsidP="00C7455A">
      <w:r>
        <w:t xml:space="preserve">La conformité des données des bases de paye dématérialisées aux spécifications de la </w:t>
      </w:r>
      <w:commentRangeStart w:id="8"/>
      <w:r>
        <w:t xml:space="preserve">convention-cadre nationale de dématérialisation </w:t>
      </w:r>
      <w:commentRangeEnd w:id="8"/>
      <w:r w:rsidR="000273F7">
        <w:rPr>
          <w:rStyle w:val="Marquedecommentaire"/>
        </w:rPr>
        <w:commentReference w:id="8"/>
      </w:r>
      <w:r>
        <w:t>est automatiquement vérifiée, ce qui permet de certifier la qualité formelle des pièces justificatives de paye déposées par le comptable public. Les accidents de qualité sont identifiés et localisés, ce qui permet aux greffes, le cas échéant, d’alerter rapidement les comptables concernés.</w:t>
      </w:r>
    </w:p>
    <w:p w14:paraId="30B6624C" w14:textId="77777777" w:rsidR="00C7455A" w:rsidRDefault="00C7455A" w:rsidP="00C7455A">
      <w:r>
        <w:t xml:space="preserve">Les tests statutaires et réglementaires sont en grande partie automatisés et permettent des gains de productivité et d’exhaustivité. </w:t>
      </w:r>
    </w:p>
    <w:p w14:paraId="483A75DF" w14:textId="7FFBC604" w:rsidR="00C7455A" w:rsidRPr="002A37BF" w:rsidRDefault="00E115C8" w:rsidP="00120C2A">
      <w:pPr>
        <w:spacing w:before="240"/>
        <w:rPr>
          <w:rFonts w:asciiTheme="majorHAnsi" w:hAnsiTheme="majorHAnsi" w:cstheme="majorHAnsi"/>
          <w:b/>
          <w:u w:val="single"/>
        </w:rPr>
      </w:pPr>
      <w:r w:rsidRPr="002A37BF">
        <w:rPr>
          <w:u w:val="single"/>
        </w:rPr>
        <w:lastRenderedPageBreak/>
        <w:t>S</w:t>
      </w:r>
      <w:r w:rsidR="00C7455A" w:rsidRPr="002A37BF">
        <w:rPr>
          <w:u w:val="single"/>
        </w:rPr>
        <w:t>es limites</w:t>
      </w:r>
    </w:p>
    <w:p w14:paraId="75FDC4BE" w14:textId="3443981A" w:rsidR="003A5ACE" w:rsidRDefault="00C7455A" w:rsidP="002A37BF">
      <w:pPr>
        <w:rPr>
          <w:rFonts w:asciiTheme="majorHAnsi" w:hAnsiTheme="majorHAnsi" w:cstheme="majorHAnsi"/>
        </w:rPr>
      </w:pPr>
      <w:r>
        <w:rPr>
          <w:rFonts w:asciiTheme="majorHAnsi" w:hAnsiTheme="majorHAnsi" w:cstheme="majorHAnsi"/>
        </w:rPr>
        <w:t>Comme tout logiciel, Altaïr présente des limites qui sont souvent liées à la qualité des données ou à leurs spécifications techniques. La fiche</w:t>
      </w:r>
      <w:r w:rsidR="001E33D7">
        <w:rPr>
          <w:rFonts w:asciiTheme="majorHAnsi" w:hAnsiTheme="majorHAnsi" w:cstheme="majorHAnsi"/>
        </w:rPr>
        <w:t xml:space="preserve"> </w:t>
      </w:r>
      <w:r w:rsidR="00F84A75">
        <w:rPr>
          <w:rFonts w:asciiTheme="majorHAnsi" w:hAnsiTheme="majorHAnsi" w:cstheme="majorHAnsi"/>
        </w:rPr>
        <w:t>n° 2</w:t>
      </w:r>
      <w:r>
        <w:rPr>
          <w:rFonts w:asciiTheme="majorHAnsi" w:hAnsiTheme="majorHAnsi" w:cstheme="majorHAnsi"/>
        </w:rPr>
        <w:t xml:space="preserve"> du présent guide propose quelques actions correctives à mener, lorsque les libellés de paye sont en cause. </w:t>
      </w:r>
    </w:p>
    <w:p w14:paraId="05C8BFB6" w14:textId="4323EA81" w:rsidR="00C7455A" w:rsidRDefault="00DA454B" w:rsidP="002A37BF">
      <w:pPr>
        <w:spacing w:before="120"/>
        <w:rPr>
          <w:rFonts w:asciiTheme="majorHAnsi" w:hAnsiTheme="majorHAnsi" w:cstheme="majorHAnsi"/>
        </w:rPr>
      </w:pPr>
      <w:r>
        <w:rPr>
          <w:rFonts w:asciiTheme="majorHAnsi" w:hAnsiTheme="majorHAnsi" w:cstheme="majorHAnsi"/>
        </w:rPr>
        <w:t xml:space="preserve">Quelques tests de régularité indemnitaire peuvent être affectés par un problème de qualité, notamment </w:t>
      </w:r>
      <w:r w:rsidR="006265A5">
        <w:rPr>
          <w:rFonts w:asciiTheme="majorHAnsi" w:hAnsiTheme="majorHAnsi" w:cstheme="majorHAnsi"/>
        </w:rPr>
        <w:t xml:space="preserve">les tests </w:t>
      </w:r>
      <w:r>
        <w:rPr>
          <w:rFonts w:asciiTheme="majorHAnsi" w:hAnsiTheme="majorHAnsi" w:cstheme="majorHAnsi"/>
        </w:rPr>
        <w:t>sur les heures supplémentaires ; p</w:t>
      </w:r>
      <w:r w:rsidR="003A5ACE">
        <w:rPr>
          <w:rFonts w:asciiTheme="majorHAnsi" w:hAnsiTheme="majorHAnsi" w:cstheme="majorHAnsi"/>
        </w:rPr>
        <w:t>armi les principales difficultés</w:t>
      </w:r>
      <w:r>
        <w:rPr>
          <w:rFonts w:asciiTheme="majorHAnsi" w:hAnsiTheme="majorHAnsi" w:cstheme="majorHAnsi"/>
        </w:rPr>
        <w:t>, il convient de mentionner</w:t>
      </w:r>
      <w:r w:rsidR="003A5ACE">
        <w:rPr>
          <w:rFonts w:asciiTheme="majorHAnsi" w:hAnsiTheme="majorHAnsi" w:cstheme="majorHAnsi"/>
        </w:rPr>
        <w:t xml:space="preserve"> l’inadéquation des périodes de référence </w:t>
      </w:r>
      <w:r w:rsidR="000C006B">
        <w:rPr>
          <w:rFonts w:asciiTheme="majorHAnsi" w:hAnsiTheme="majorHAnsi" w:cstheme="majorHAnsi"/>
        </w:rPr>
        <w:t xml:space="preserve">renseignées </w:t>
      </w:r>
      <w:r w:rsidR="003A5ACE">
        <w:rPr>
          <w:rFonts w:asciiTheme="majorHAnsi" w:hAnsiTheme="majorHAnsi" w:cstheme="majorHAnsi"/>
        </w:rPr>
        <w:t xml:space="preserve">en base de paye pour les rappels de paiement. </w:t>
      </w:r>
    </w:p>
    <w:p w14:paraId="19939AEC" w14:textId="741B25EE" w:rsidR="00C7455A" w:rsidRPr="002A37BF" w:rsidRDefault="001E33D7" w:rsidP="00120C2A">
      <w:pPr>
        <w:spacing w:before="240"/>
        <w:jc w:val="left"/>
        <w:rPr>
          <w:rFonts w:asciiTheme="majorHAnsi" w:hAnsiTheme="majorHAnsi" w:cstheme="majorHAnsi"/>
          <w:u w:val="single"/>
        </w:rPr>
      </w:pPr>
      <w:r w:rsidRPr="002A37BF">
        <w:rPr>
          <w:rFonts w:asciiTheme="majorHAnsi" w:hAnsiTheme="majorHAnsi" w:cstheme="majorHAnsi"/>
          <w:u w:val="single"/>
        </w:rPr>
        <w:t>Les aspects techniques</w:t>
      </w:r>
    </w:p>
    <w:p w14:paraId="741260A9" w14:textId="23AC235B" w:rsidR="00F93C5F" w:rsidRPr="00120C2A" w:rsidRDefault="004312C4" w:rsidP="002A37BF">
      <w:pPr>
        <w:pStyle w:val="Paragraphedeliste"/>
        <w:spacing w:before="120"/>
        <w:ind w:left="0"/>
        <w:contextualSpacing w:val="0"/>
        <w:rPr>
          <w:rFonts w:asciiTheme="majorHAnsi" w:hAnsiTheme="majorHAnsi" w:cstheme="majorHAnsi"/>
        </w:rPr>
      </w:pPr>
      <w:r w:rsidRPr="00F93C5F">
        <w:rPr>
          <w:rFonts w:asciiTheme="majorHAnsi" w:hAnsiTheme="majorHAnsi" w:cstheme="majorHAnsi"/>
        </w:rPr>
        <w:t xml:space="preserve">Des bases comportant, selon les cas, les données agrégées ou plus détaillées permettent d’approfondir l’analyse, par </w:t>
      </w:r>
      <w:r w:rsidR="00C059F9" w:rsidRPr="00F93C5F">
        <w:rPr>
          <w:rFonts w:asciiTheme="majorHAnsi" w:hAnsiTheme="majorHAnsi" w:cstheme="majorHAnsi"/>
        </w:rPr>
        <w:t>ex</w:t>
      </w:r>
      <w:r w:rsidR="00C059F9">
        <w:rPr>
          <w:rFonts w:asciiTheme="majorHAnsi" w:hAnsiTheme="majorHAnsi" w:cstheme="majorHAnsi"/>
        </w:rPr>
        <w:t>.</w:t>
      </w:r>
      <w:r w:rsidR="00C059F9" w:rsidRPr="00F93C5F">
        <w:rPr>
          <w:rFonts w:asciiTheme="majorHAnsi" w:hAnsiTheme="majorHAnsi" w:cstheme="majorHAnsi"/>
        </w:rPr>
        <w:t xml:space="preserve"> </w:t>
      </w:r>
      <w:r w:rsidRPr="00F93C5F">
        <w:rPr>
          <w:rFonts w:asciiTheme="majorHAnsi" w:hAnsiTheme="majorHAnsi" w:cstheme="majorHAnsi"/>
        </w:rPr>
        <w:t>en réalisant des tableaux croisés dynamiques sous tableur.</w:t>
      </w:r>
      <w:r w:rsidR="00F93C5F" w:rsidRPr="00F93C5F">
        <w:rPr>
          <w:rFonts w:asciiTheme="majorHAnsi" w:hAnsiTheme="majorHAnsi" w:cstheme="majorHAnsi"/>
        </w:rPr>
        <w:t xml:space="preserve"> </w:t>
      </w:r>
      <w:r w:rsidR="00F93C5F" w:rsidRPr="00120C2A">
        <w:rPr>
          <w:rFonts w:asciiTheme="majorHAnsi" w:hAnsiTheme="majorHAnsi" w:cstheme="majorHAnsi"/>
        </w:rPr>
        <w:t>Les bases Bulletins.csv et Table-1,</w:t>
      </w:r>
      <w:proofErr w:type="gramStart"/>
      <w:r w:rsidR="00F93C5F" w:rsidRPr="00120C2A">
        <w:rPr>
          <w:rFonts w:asciiTheme="majorHAnsi" w:hAnsiTheme="majorHAnsi" w:cstheme="majorHAnsi"/>
        </w:rPr>
        <w:t>2,3.csv</w:t>
      </w:r>
      <w:proofErr w:type="gramEnd"/>
      <w:r w:rsidR="00F93C5F" w:rsidRPr="00120C2A">
        <w:rPr>
          <w:rFonts w:asciiTheme="majorHAnsi" w:hAnsiTheme="majorHAnsi" w:cstheme="majorHAnsi"/>
        </w:rPr>
        <w:t xml:space="preserve"> sont </w:t>
      </w:r>
      <w:r w:rsidR="00C456D8" w:rsidRPr="002F1F9E">
        <w:rPr>
          <w:rFonts w:asciiTheme="majorHAnsi" w:hAnsiTheme="majorHAnsi" w:cstheme="majorHAnsi"/>
        </w:rPr>
        <w:t>respectivement</w:t>
      </w:r>
      <w:r w:rsidR="00C456D8" w:rsidRPr="00C456D8">
        <w:rPr>
          <w:rFonts w:asciiTheme="majorHAnsi" w:hAnsiTheme="majorHAnsi" w:cstheme="majorHAnsi"/>
        </w:rPr>
        <w:t xml:space="preserve"> </w:t>
      </w:r>
      <w:r w:rsidR="00F93C5F" w:rsidRPr="00120C2A">
        <w:rPr>
          <w:rFonts w:asciiTheme="majorHAnsi" w:hAnsiTheme="majorHAnsi" w:cstheme="majorHAnsi"/>
        </w:rPr>
        <w:t xml:space="preserve">les bases des </w:t>
      </w:r>
      <w:r w:rsidR="00C456D8" w:rsidRPr="00C456D8">
        <w:rPr>
          <w:rFonts w:asciiTheme="majorHAnsi" w:hAnsiTheme="majorHAnsi" w:cstheme="majorHAnsi"/>
        </w:rPr>
        <w:t>bulletins et des lignes de paye</w:t>
      </w:r>
      <w:r w:rsidR="00F93C5F" w:rsidRPr="00120C2A">
        <w:rPr>
          <w:rFonts w:asciiTheme="majorHAnsi" w:hAnsiTheme="majorHAnsi" w:cstheme="majorHAnsi"/>
        </w:rPr>
        <w:t>. Les répertoires et sous-répertoires correspondent aux fichiers accessibles par des liens hypertextes dans les rapports.</w:t>
      </w:r>
    </w:p>
    <w:p w14:paraId="6EB03F9D" w14:textId="77777777" w:rsidR="007A1C3C" w:rsidRPr="00126F22" w:rsidRDefault="007A1C3C" w:rsidP="002A37BF">
      <w:pPr>
        <w:spacing w:before="120"/>
        <w:rPr>
          <w:rFonts w:asciiTheme="majorHAnsi" w:hAnsiTheme="majorHAnsi" w:cstheme="majorHAnsi"/>
        </w:rPr>
      </w:pPr>
      <w:r w:rsidRPr="00126F22">
        <w:rPr>
          <w:rFonts w:asciiTheme="majorHAnsi" w:hAnsiTheme="majorHAnsi" w:cstheme="majorHAnsi"/>
        </w:rPr>
        <w:t xml:space="preserve">L'interface graphique permet de réaliser l’extraction des données de paye </w:t>
      </w:r>
      <w:r>
        <w:rPr>
          <w:rFonts w:asciiTheme="majorHAnsi" w:hAnsiTheme="majorHAnsi" w:cstheme="majorHAnsi"/>
        </w:rPr>
        <w:t>dans un</w:t>
      </w:r>
      <w:r w:rsidRPr="00126F22">
        <w:rPr>
          <w:rFonts w:asciiTheme="majorHAnsi" w:hAnsiTheme="majorHAnsi" w:cstheme="majorHAnsi"/>
        </w:rPr>
        <w:t xml:space="preserve"> format de type XML</w:t>
      </w:r>
      <w:r>
        <w:rPr>
          <w:rFonts w:asciiTheme="majorHAnsi" w:hAnsiTheme="majorHAnsi" w:cstheme="majorHAnsi"/>
        </w:rPr>
        <w:t xml:space="preserve">, </w:t>
      </w:r>
      <w:r w:rsidRPr="00126F22">
        <w:rPr>
          <w:rFonts w:asciiTheme="majorHAnsi" w:hAnsiTheme="majorHAnsi" w:cstheme="majorHAnsi"/>
        </w:rPr>
        <w:t xml:space="preserve">au format CSV, reconnu sur tous les tableurs. L'analyse des bases de données CSV est réalisée par une collection de scripts codés en langage R, lancés par une autre interface. </w:t>
      </w:r>
    </w:p>
    <w:p w14:paraId="467FB696" w14:textId="6FA96042" w:rsidR="004312C4" w:rsidRDefault="004312C4" w:rsidP="002A37BF">
      <w:pPr>
        <w:spacing w:before="120"/>
        <w:rPr>
          <w:rFonts w:asciiTheme="majorHAnsi" w:hAnsiTheme="majorHAnsi" w:cstheme="majorHAnsi"/>
        </w:rPr>
      </w:pPr>
      <w:r w:rsidRPr="00126F22">
        <w:rPr>
          <w:rFonts w:asciiTheme="majorHAnsi" w:hAnsiTheme="majorHAnsi" w:cstheme="majorHAnsi"/>
        </w:rPr>
        <w:t xml:space="preserve">L’utilisation de l’interface graphique pour l’extraction des données de paye fait l’objet d’un autre guide, </w:t>
      </w:r>
      <w:r>
        <w:rPr>
          <w:rFonts w:asciiTheme="majorHAnsi" w:hAnsiTheme="majorHAnsi" w:cstheme="majorHAnsi"/>
        </w:rPr>
        <w:t xml:space="preserve">(cf. </w:t>
      </w:r>
      <w:commentRangeStart w:id="9"/>
      <w:commentRangeStart w:id="10"/>
      <w:r>
        <w:fldChar w:fldCharType="begin"/>
      </w:r>
      <w:r>
        <w:instrText xml:space="preserve"> HYPERLINK "http://sesam/images/outils_informatiques/2017.03.10_Guide_Altair_extractions.pdf" </w:instrText>
      </w:r>
      <w:r>
        <w:fldChar w:fldCharType="separate"/>
      </w:r>
      <w:r w:rsidRPr="001F7052">
        <w:rPr>
          <w:rStyle w:val="Lienhypertexte"/>
          <w:rFonts w:asciiTheme="majorHAnsi" w:hAnsiTheme="majorHAnsi" w:cstheme="majorHAnsi"/>
        </w:rPr>
        <w:t>le guide technique de l’utilisateur</w:t>
      </w:r>
      <w:r>
        <w:rPr>
          <w:rStyle w:val="Lienhypertexte"/>
          <w:rFonts w:asciiTheme="majorHAnsi" w:hAnsiTheme="majorHAnsi" w:cstheme="majorHAnsi"/>
        </w:rPr>
        <w:fldChar w:fldCharType="end"/>
      </w:r>
      <w:commentRangeEnd w:id="9"/>
      <w:r>
        <w:rPr>
          <w:rStyle w:val="Marquedecommentaire"/>
        </w:rPr>
        <w:commentReference w:id="9"/>
      </w:r>
      <w:commentRangeEnd w:id="10"/>
      <w:r w:rsidR="004D371B">
        <w:rPr>
          <w:rStyle w:val="Marquedecommentaire"/>
        </w:rPr>
        <w:commentReference w:id="10"/>
      </w:r>
      <w:r>
        <w:rPr>
          <w:rFonts w:asciiTheme="majorHAnsi" w:hAnsiTheme="majorHAnsi" w:cstheme="majorHAnsi"/>
        </w:rPr>
        <w:t>) disponible sur le site SESAM</w:t>
      </w:r>
      <w:r w:rsidRPr="00126F22">
        <w:rPr>
          <w:rFonts w:asciiTheme="majorHAnsi" w:hAnsiTheme="majorHAnsi" w:cstheme="majorHAnsi"/>
        </w:rPr>
        <w:t xml:space="preserve">. Quelques rappels sur les principales manipulations de l’interface graphique sont </w:t>
      </w:r>
      <w:r w:rsidR="00912FF9">
        <w:rPr>
          <w:rFonts w:asciiTheme="majorHAnsi" w:hAnsiTheme="majorHAnsi" w:cstheme="majorHAnsi"/>
        </w:rPr>
        <w:t>proposés</w:t>
      </w:r>
      <w:r w:rsidRPr="00126F22">
        <w:rPr>
          <w:rFonts w:asciiTheme="majorHAnsi" w:hAnsiTheme="majorHAnsi" w:cstheme="majorHAnsi"/>
        </w:rPr>
        <w:t xml:space="preserve"> dans </w:t>
      </w:r>
      <w:r w:rsidR="00912FF9">
        <w:rPr>
          <w:rFonts w:asciiTheme="majorHAnsi" w:hAnsiTheme="majorHAnsi" w:cstheme="majorHAnsi"/>
        </w:rPr>
        <w:t>le présent</w:t>
      </w:r>
      <w:r w:rsidRPr="00126F22">
        <w:rPr>
          <w:rFonts w:asciiTheme="majorHAnsi" w:hAnsiTheme="majorHAnsi" w:cstheme="majorHAnsi"/>
        </w:rPr>
        <w:t xml:space="preserve"> guide.</w:t>
      </w:r>
    </w:p>
    <w:p w14:paraId="12046C17" w14:textId="41CBFDFE" w:rsidR="00C7455A" w:rsidRPr="00FB40E2" w:rsidRDefault="00C7455A" w:rsidP="00074BE7">
      <w:pPr>
        <w:pStyle w:val="Titretableau"/>
        <w:spacing w:before="240" w:after="120"/>
      </w:pPr>
      <w:r w:rsidRPr="00FB40E2">
        <w:t xml:space="preserve">Les fichiers produits </w:t>
      </w:r>
      <w:r w:rsidR="00F93C5F">
        <w:t>par le</w:t>
      </w:r>
      <w:r w:rsidRPr="00FB40E2">
        <w:t xml:space="preserve"> logiciel Altaïr</w:t>
      </w:r>
    </w:p>
    <w:tbl>
      <w:tblPr>
        <w:tblStyle w:val="TABLEAURAPPORTANALYSEDESRPONSES1"/>
        <w:tblpPr w:leftFromText="141" w:rightFromText="141" w:vertAnchor="text" w:horzAnchor="page" w:tblpX="3590" w:tblpY="-40"/>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51"/>
        <w:gridCol w:w="2365"/>
      </w:tblGrid>
      <w:tr w:rsidR="002A37BF" w:rsidRPr="00074BE7" w14:paraId="56995EF0" w14:textId="77777777" w:rsidTr="00DD78FC">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1" w:type="dxa"/>
          </w:tcPr>
          <w:p w14:paraId="1622AF41" w14:textId="77777777" w:rsidR="002A37BF" w:rsidRPr="00074BE7" w:rsidRDefault="002A37BF" w:rsidP="00DD78FC">
            <w:pPr>
              <w:spacing w:after="200"/>
              <w:jc w:val="left"/>
              <w:rPr>
                <w:rFonts w:ascii="Times New Roman" w:hAnsi="Times New Roman"/>
                <w:lang w:eastAsia="en-US"/>
              </w:rPr>
            </w:pPr>
            <w:r w:rsidRPr="00074BE7">
              <w:rPr>
                <w:rFonts w:ascii="Times New Roman" w:hAnsi="Times New Roman"/>
                <w:lang w:eastAsia="en-US"/>
              </w:rPr>
              <w:t>Fichiers en sortie</w:t>
            </w:r>
          </w:p>
        </w:tc>
        <w:tc>
          <w:tcPr>
            <w:tcW w:w="2365" w:type="dxa"/>
          </w:tcPr>
          <w:p w14:paraId="4BAA12A0" w14:textId="77777777" w:rsidR="002A37BF" w:rsidRPr="00074BE7" w:rsidRDefault="002A37BF" w:rsidP="00DD78FC">
            <w:pPr>
              <w:spacing w:after="200"/>
              <w:jc w:val="left"/>
              <w:cnfStyle w:val="100000000000" w:firstRow="1" w:lastRow="0" w:firstColumn="0" w:lastColumn="0" w:oddVBand="0" w:evenVBand="0" w:oddHBand="0" w:evenHBand="0" w:firstRowFirstColumn="0" w:firstRowLastColumn="0" w:lastRowFirstColumn="0" w:lastRowLastColumn="0"/>
              <w:rPr>
                <w:rFonts w:ascii="Times New Roman" w:hAnsi="Times New Roman"/>
                <w:lang w:eastAsia="en-US"/>
              </w:rPr>
            </w:pPr>
            <w:r w:rsidRPr="00074BE7">
              <w:rPr>
                <w:rFonts w:ascii="Times New Roman" w:hAnsi="Times New Roman"/>
                <w:noProof/>
              </w:rPr>
              <w:drawing>
                <wp:anchor distT="0" distB="0" distL="114300" distR="114300" simplePos="0" relativeHeight="251968512" behindDoc="0" locked="0" layoutInCell="1" allowOverlap="1" wp14:anchorId="40E35626" wp14:editId="6C6CBC74">
                  <wp:simplePos x="0" y="0"/>
                  <wp:positionH relativeFrom="column">
                    <wp:posOffset>-1155065</wp:posOffset>
                  </wp:positionH>
                  <wp:positionV relativeFrom="page">
                    <wp:posOffset>57150</wp:posOffset>
                  </wp:positionV>
                  <wp:extent cx="1047750" cy="219075"/>
                  <wp:effectExtent l="0" t="0" r="0" b="9525"/>
                  <wp:wrapSquare wrapText="bothSides"/>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047750" cy="219075"/>
                          </a:xfrm>
                          <a:prstGeom prst="rect">
                            <a:avLst/>
                          </a:prstGeom>
                        </pic:spPr>
                      </pic:pic>
                    </a:graphicData>
                  </a:graphic>
                  <wp14:sizeRelH relativeFrom="margin">
                    <wp14:pctWidth>0</wp14:pctWidth>
                  </wp14:sizeRelH>
                  <wp14:sizeRelV relativeFrom="margin">
                    <wp14:pctHeight>0</wp14:pctHeight>
                  </wp14:sizeRelV>
                </wp:anchor>
              </w:drawing>
            </w:r>
          </w:p>
        </w:tc>
      </w:tr>
      <w:tr w:rsidR="002A37BF" w:rsidRPr="00074BE7" w14:paraId="0A0A1C10" w14:textId="77777777" w:rsidTr="00DD78FC">
        <w:trPr>
          <w:cnfStyle w:val="000000100000" w:firstRow="0" w:lastRow="0" w:firstColumn="0" w:lastColumn="0" w:oddVBand="0" w:evenVBand="0" w:oddHBand="1" w:evenHBand="0" w:firstRowFirstColumn="0" w:firstRowLastColumn="0" w:lastRowFirstColumn="0" w:lastRowLastColumn="0"/>
          <w:cantSplit w:val="0"/>
          <w:trHeight w:val="20"/>
        </w:trPr>
        <w:tc>
          <w:tcPr>
            <w:cnfStyle w:val="001000000000" w:firstRow="0" w:lastRow="0" w:firstColumn="1" w:lastColumn="0" w:oddVBand="0" w:evenVBand="0" w:oddHBand="0" w:evenHBand="0" w:firstRowFirstColumn="0" w:firstRowLastColumn="0" w:lastRowFirstColumn="0" w:lastRowLastColumn="0"/>
            <w:tcW w:w="2251" w:type="dxa"/>
          </w:tcPr>
          <w:p w14:paraId="54DBFCB8" w14:textId="77777777" w:rsidR="002A37BF" w:rsidRPr="00074BE7" w:rsidRDefault="002A37BF" w:rsidP="00DD78FC">
            <w:pPr>
              <w:spacing w:after="200"/>
              <w:jc w:val="left"/>
              <w:rPr>
                <w:rFonts w:ascii="Times New Roman" w:hAnsi="Times New Roman"/>
                <w:lang w:eastAsia="en-US"/>
              </w:rPr>
            </w:pPr>
            <w:r w:rsidRPr="00074BE7">
              <w:rPr>
                <w:rFonts w:ascii="Times New Roman" w:hAnsi="Times New Roman"/>
                <w:noProof/>
              </w:rPr>
              <w:drawing>
                <wp:inline distT="0" distB="0" distL="0" distR="0" wp14:anchorId="2286A760" wp14:editId="22CFE3D2">
                  <wp:extent cx="1323975" cy="2038350"/>
                  <wp:effectExtent l="0" t="0" r="9525" b="0"/>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23975" cy="2038350"/>
                          </a:xfrm>
                          <a:prstGeom prst="rect">
                            <a:avLst/>
                          </a:prstGeom>
                        </pic:spPr>
                      </pic:pic>
                    </a:graphicData>
                  </a:graphic>
                </wp:inline>
              </w:drawing>
            </w:r>
          </w:p>
        </w:tc>
        <w:tc>
          <w:tcPr>
            <w:tcW w:w="2365" w:type="dxa"/>
          </w:tcPr>
          <w:p w14:paraId="167B0F64" w14:textId="77777777" w:rsidR="002A37BF" w:rsidRPr="00074BE7" w:rsidRDefault="002A37BF" w:rsidP="00DD78FC">
            <w:pPr>
              <w:spacing w:after="200"/>
              <w:jc w:val="left"/>
              <w:cnfStyle w:val="000000100000" w:firstRow="0" w:lastRow="0" w:firstColumn="0" w:lastColumn="0" w:oddVBand="0" w:evenVBand="0" w:oddHBand="1" w:evenHBand="0" w:firstRowFirstColumn="0" w:firstRowLastColumn="0" w:lastRowFirstColumn="0" w:lastRowLastColumn="0"/>
              <w:rPr>
                <w:rFonts w:ascii="Times New Roman" w:hAnsi="Times New Roman"/>
                <w:lang w:eastAsia="en-US"/>
              </w:rPr>
            </w:pPr>
            <w:r w:rsidRPr="00074BE7">
              <w:rPr>
                <w:rFonts w:ascii="Times New Roman" w:hAnsi="Times New Roman"/>
                <w:noProof/>
              </w:rPr>
              <w:drawing>
                <wp:inline distT="0" distB="0" distL="0" distR="0" wp14:anchorId="1C63AFE1" wp14:editId="375F143E">
                  <wp:extent cx="1447800" cy="933450"/>
                  <wp:effectExtent l="0" t="0" r="0" b="0"/>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47800" cy="933450"/>
                          </a:xfrm>
                          <a:prstGeom prst="rect">
                            <a:avLst/>
                          </a:prstGeom>
                        </pic:spPr>
                      </pic:pic>
                    </a:graphicData>
                  </a:graphic>
                </wp:inline>
              </w:drawing>
            </w:r>
          </w:p>
        </w:tc>
      </w:tr>
    </w:tbl>
    <w:p w14:paraId="7AD6C533" w14:textId="51E227FB" w:rsidR="00C7455A" w:rsidRDefault="00C7455A" w:rsidP="00074BE7">
      <w:pPr>
        <w:pStyle w:val="Paragraphedeliste"/>
        <w:spacing w:after="200"/>
        <w:ind w:left="0"/>
        <w:jc w:val="left"/>
        <w:rPr>
          <w:rFonts w:asciiTheme="majorHAnsi" w:hAnsiTheme="majorHAnsi" w:cstheme="majorHAnsi"/>
          <w:sz w:val="20"/>
          <w:szCs w:val="20"/>
        </w:rPr>
      </w:pPr>
    </w:p>
    <w:p w14:paraId="6C24B5BA" w14:textId="57053A19" w:rsidR="00074BE7" w:rsidRDefault="00074BE7" w:rsidP="00074BE7">
      <w:pPr>
        <w:pStyle w:val="Paragraphedeliste"/>
        <w:spacing w:after="200"/>
        <w:ind w:left="0"/>
        <w:jc w:val="left"/>
        <w:rPr>
          <w:rFonts w:asciiTheme="majorHAnsi" w:hAnsiTheme="majorHAnsi" w:cstheme="majorHAnsi"/>
          <w:sz w:val="20"/>
          <w:szCs w:val="20"/>
        </w:rPr>
      </w:pPr>
    </w:p>
    <w:p w14:paraId="7E92AD64" w14:textId="2DD07CFC" w:rsidR="00074BE7" w:rsidRDefault="00074BE7" w:rsidP="00074BE7">
      <w:pPr>
        <w:pStyle w:val="Paragraphedeliste"/>
        <w:spacing w:after="200"/>
        <w:ind w:left="0"/>
        <w:jc w:val="left"/>
        <w:rPr>
          <w:rFonts w:asciiTheme="majorHAnsi" w:hAnsiTheme="majorHAnsi" w:cstheme="majorHAnsi"/>
          <w:sz w:val="20"/>
          <w:szCs w:val="20"/>
        </w:rPr>
      </w:pPr>
    </w:p>
    <w:p w14:paraId="32578BF1" w14:textId="3665DC7A" w:rsidR="00074BE7" w:rsidRDefault="00074BE7" w:rsidP="00074BE7">
      <w:pPr>
        <w:pStyle w:val="Paragraphedeliste"/>
        <w:spacing w:after="200"/>
        <w:ind w:left="0"/>
        <w:jc w:val="left"/>
        <w:rPr>
          <w:rFonts w:asciiTheme="majorHAnsi" w:hAnsiTheme="majorHAnsi" w:cstheme="majorHAnsi"/>
          <w:sz w:val="20"/>
          <w:szCs w:val="20"/>
        </w:rPr>
      </w:pPr>
    </w:p>
    <w:p w14:paraId="7CC7F74E" w14:textId="174BC6B4" w:rsidR="00074BE7" w:rsidRDefault="00074BE7" w:rsidP="00074BE7">
      <w:pPr>
        <w:pStyle w:val="Paragraphedeliste"/>
        <w:spacing w:after="200"/>
        <w:ind w:left="0"/>
        <w:jc w:val="left"/>
        <w:rPr>
          <w:rFonts w:asciiTheme="majorHAnsi" w:hAnsiTheme="majorHAnsi" w:cstheme="majorHAnsi"/>
          <w:sz w:val="20"/>
          <w:szCs w:val="20"/>
        </w:rPr>
      </w:pPr>
    </w:p>
    <w:p w14:paraId="5112A282" w14:textId="0EF304FD" w:rsidR="00074BE7" w:rsidRDefault="00074BE7" w:rsidP="00074BE7">
      <w:pPr>
        <w:pStyle w:val="Paragraphedeliste"/>
        <w:spacing w:after="200"/>
        <w:ind w:left="0"/>
        <w:jc w:val="left"/>
        <w:rPr>
          <w:rFonts w:asciiTheme="majorHAnsi" w:hAnsiTheme="majorHAnsi" w:cstheme="majorHAnsi"/>
          <w:sz w:val="20"/>
          <w:szCs w:val="20"/>
        </w:rPr>
      </w:pPr>
    </w:p>
    <w:p w14:paraId="1C1317AF" w14:textId="119FB5CD" w:rsidR="00074BE7" w:rsidRDefault="00074BE7" w:rsidP="00074BE7">
      <w:pPr>
        <w:pStyle w:val="Paragraphedeliste"/>
        <w:spacing w:after="200"/>
        <w:ind w:left="0"/>
        <w:jc w:val="left"/>
        <w:rPr>
          <w:rFonts w:asciiTheme="majorHAnsi" w:hAnsiTheme="majorHAnsi" w:cstheme="majorHAnsi"/>
          <w:sz w:val="20"/>
          <w:szCs w:val="20"/>
        </w:rPr>
      </w:pPr>
    </w:p>
    <w:p w14:paraId="370E37E4" w14:textId="48FA2E4F" w:rsidR="00074BE7" w:rsidRDefault="00074BE7" w:rsidP="00074BE7">
      <w:pPr>
        <w:pStyle w:val="Paragraphedeliste"/>
        <w:spacing w:after="200"/>
        <w:ind w:left="0"/>
        <w:jc w:val="left"/>
        <w:rPr>
          <w:rFonts w:asciiTheme="majorHAnsi" w:hAnsiTheme="majorHAnsi" w:cstheme="majorHAnsi"/>
          <w:sz w:val="20"/>
          <w:szCs w:val="20"/>
        </w:rPr>
      </w:pPr>
    </w:p>
    <w:p w14:paraId="40CF7287" w14:textId="16AA558F" w:rsidR="00074BE7" w:rsidRDefault="00074BE7" w:rsidP="00074BE7">
      <w:pPr>
        <w:pStyle w:val="Paragraphedeliste"/>
        <w:spacing w:after="200"/>
        <w:ind w:left="0"/>
        <w:jc w:val="left"/>
        <w:rPr>
          <w:rFonts w:asciiTheme="majorHAnsi" w:hAnsiTheme="majorHAnsi" w:cstheme="majorHAnsi"/>
          <w:sz w:val="20"/>
          <w:szCs w:val="20"/>
        </w:rPr>
      </w:pPr>
    </w:p>
    <w:p w14:paraId="1FA0FE88" w14:textId="6FCA12AB" w:rsidR="00074BE7" w:rsidRDefault="00074BE7" w:rsidP="00074BE7">
      <w:pPr>
        <w:pStyle w:val="Paragraphedeliste"/>
        <w:spacing w:after="200"/>
        <w:ind w:left="0"/>
        <w:jc w:val="left"/>
        <w:rPr>
          <w:rFonts w:asciiTheme="majorHAnsi" w:hAnsiTheme="majorHAnsi" w:cstheme="majorHAnsi"/>
          <w:sz w:val="20"/>
          <w:szCs w:val="20"/>
        </w:rPr>
      </w:pPr>
    </w:p>
    <w:p w14:paraId="363B1D10" w14:textId="5B2E8424" w:rsidR="00074BE7" w:rsidRDefault="00074BE7" w:rsidP="00074BE7">
      <w:pPr>
        <w:pStyle w:val="Paragraphedeliste"/>
        <w:spacing w:after="200"/>
        <w:ind w:left="0"/>
        <w:jc w:val="left"/>
        <w:rPr>
          <w:rFonts w:asciiTheme="majorHAnsi" w:hAnsiTheme="majorHAnsi" w:cstheme="majorHAnsi"/>
          <w:sz w:val="20"/>
          <w:szCs w:val="20"/>
        </w:rPr>
      </w:pPr>
    </w:p>
    <w:p w14:paraId="229044D4" w14:textId="016C11A5" w:rsidR="00074BE7" w:rsidRDefault="00074BE7" w:rsidP="00074BE7">
      <w:pPr>
        <w:pStyle w:val="Paragraphedeliste"/>
        <w:spacing w:after="200"/>
        <w:ind w:left="0"/>
        <w:jc w:val="left"/>
        <w:rPr>
          <w:rFonts w:asciiTheme="majorHAnsi" w:hAnsiTheme="majorHAnsi" w:cstheme="majorHAnsi"/>
          <w:sz w:val="20"/>
          <w:szCs w:val="20"/>
        </w:rPr>
      </w:pPr>
    </w:p>
    <w:p w14:paraId="29ED90E7" w14:textId="618EA18C" w:rsidR="00DD78FC" w:rsidRDefault="00DD78FC" w:rsidP="00074BE7">
      <w:pPr>
        <w:pStyle w:val="Paragraphedeliste"/>
        <w:spacing w:after="200"/>
        <w:ind w:left="0"/>
        <w:jc w:val="left"/>
        <w:rPr>
          <w:rFonts w:asciiTheme="majorHAnsi" w:hAnsiTheme="majorHAnsi" w:cstheme="majorHAnsi"/>
          <w:sz w:val="20"/>
          <w:szCs w:val="20"/>
        </w:rPr>
      </w:pPr>
    </w:p>
    <w:p w14:paraId="37D85811" w14:textId="1E787F71" w:rsidR="00DD78FC" w:rsidRDefault="00DD78FC" w:rsidP="00074BE7">
      <w:pPr>
        <w:pStyle w:val="Paragraphedeliste"/>
        <w:spacing w:after="200"/>
        <w:ind w:left="0"/>
        <w:jc w:val="left"/>
        <w:rPr>
          <w:rFonts w:asciiTheme="majorHAnsi" w:hAnsiTheme="majorHAnsi" w:cstheme="majorHAnsi"/>
          <w:sz w:val="20"/>
          <w:szCs w:val="20"/>
        </w:rPr>
      </w:pPr>
    </w:p>
    <w:p w14:paraId="0FBDD5B7" w14:textId="77777777" w:rsidR="00DD78FC" w:rsidRDefault="00DD78FC" w:rsidP="00074BE7">
      <w:pPr>
        <w:pStyle w:val="Paragraphedeliste"/>
        <w:spacing w:after="200"/>
        <w:ind w:left="0"/>
        <w:jc w:val="left"/>
        <w:rPr>
          <w:rFonts w:asciiTheme="majorHAnsi" w:hAnsiTheme="majorHAnsi" w:cstheme="majorHAnsi"/>
          <w:sz w:val="20"/>
          <w:szCs w:val="20"/>
        </w:rPr>
      </w:pPr>
    </w:p>
    <w:p w14:paraId="5EACD740" w14:textId="120A4377" w:rsidR="002A37BF" w:rsidRDefault="002A37BF" w:rsidP="00074BE7">
      <w:pPr>
        <w:pStyle w:val="Paragraphedeliste"/>
        <w:spacing w:after="200"/>
        <w:ind w:left="0"/>
        <w:jc w:val="left"/>
        <w:rPr>
          <w:rFonts w:asciiTheme="majorHAnsi" w:hAnsiTheme="majorHAnsi" w:cstheme="majorHAnsi"/>
          <w:sz w:val="20"/>
          <w:szCs w:val="20"/>
        </w:rPr>
      </w:pPr>
    </w:p>
    <w:p w14:paraId="2ECADA76" w14:textId="5D2CE527" w:rsidR="002A37BF" w:rsidRDefault="00D853D8" w:rsidP="00074BE7">
      <w:pPr>
        <w:pStyle w:val="Paragraphedeliste"/>
        <w:spacing w:after="200"/>
        <w:ind w:left="0"/>
        <w:jc w:val="left"/>
        <w:rPr>
          <w:rFonts w:asciiTheme="majorHAnsi" w:hAnsiTheme="majorHAnsi" w:cstheme="majorHAnsi"/>
          <w:sz w:val="20"/>
          <w:szCs w:val="20"/>
        </w:rPr>
      </w:pPr>
      <w:r>
        <w:rPr>
          <w:noProof/>
        </w:rPr>
        <w:drawing>
          <wp:anchor distT="0" distB="0" distL="114300" distR="114300" simplePos="0" relativeHeight="251984896" behindDoc="0" locked="0" layoutInCell="1" allowOverlap="1" wp14:anchorId="67A97F93" wp14:editId="0B5AC011">
            <wp:simplePos x="0" y="0"/>
            <wp:positionH relativeFrom="column">
              <wp:posOffset>4445</wp:posOffset>
            </wp:positionH>
            <wp:positionV relativeFrom="page">
              <wp:posOffset>8020050</wp:posOffset>
            </wp:positionV>
            <wp:extent cx="603250" cy="548640"/>
            <wp:effectExtent l="0" t="0" r="0" b="3810"/>
            <wp:wrapThrough wrapText="bothSides">
              <wp:wrapPolygon edited="0">
                <wp:start x="8867" y="0"/>
                <wp:lineTo x="5457" y="1500"/>
                <wp:lineTo x="2046" y="6750"/>
                <wp:lineTo x="2728" y="12750"/>
                <wp:lineTo x="7503" y="19500"/>
                <wp:lineTo x="8185" y="21000"/>
                <wp:lineTo x="12960" y="21000"/>
                <wp:lineTo x="13642" y="19500"/>
                <wp:lineTo x="18417" y="12750"/>
                <wp:lineTo x="19781" y="8250"/>
                <wp:lineTo x="15688" y="750"/>
                <wp:lineTo x="12278" y="0"/>
                <wp:lineTo x="8867" y="0"/>
              </wp:wrapPolygon>
            </wp:wrapThrough>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3250" cy="548640"/>
                    </a:xfrm>
                    <a:prstGeom prst="rect">
                      <a:avLst/>
                    </a:prstGeom>
                    <a:noFill/>
                  </pic:spPr>
                </pic:pic>
              </a:graphicData>
            </a:graphic>
          </wp:anchor>
        </w:drawing>
      </w:r>
    </w:p>
    <w:p w14:paraId="39FE4DEB" w14:textId="20AB0D60" w:rsidR="00DD78FC" w:rsidRPr="005C04B7" w:rsidRDefault="00DD78FC" w:rsidP="00DD78FC">
      <w:pPr>
        <w:spacing w:before="360"/>
        <w:rPr>
          <w:u w:val="single"/>
        </w:rPr>
      </w:pPr>
      <w:r>
        <w:rPr>
          <w:u w:val="single"/>
        </w:rPr>
        <w:t>Point d’attention</w:t>
      </w:r>
      <w:r w:rsidRPr="006A3025">
        <w:t xml:space="preserve"> </w:t>
      </w:r>
    </w:p>
    <w:p w14:paraId="2FC3638D" w14:textId="77777777" w:rsidR="00D853D8" w:rsidRPr="00D853D8" w:rsidRDefault="00D853D8" w:rsidP="00D853D8">
      <w:pPr>
        <w:spacing w:after="0"/>
        <w:rPr>
          <w:rFonts w:asciiTheme="majorHAnsi" w:hAnsiTheme="majorHAnsi" w:cstheme="majorHAnsi"/>
          <w:sz w:val="20"/>
          <w:szCs w:val="20"/>
        </w:rPr>
      </w:pPr>
    </w:p>
    <w:p w14:paraId="4F691072" w14:textId="0F1A1262" w:rsidR="00D853D8" w:rsidRDefault="00DD78FC" w:rsidP="00DD78FC">
      <w:pPr>
        <w:spacing w:after="200"/>
        <w:rPr>
          <w:rFonts w:asciiTheme="majorHAnsi" w:hAnsiTheme="majorHAnsi" w:cstheme="majorHAnsi"/>
        </w:rPr>
      </w:pPr>
      <w:r>
        <w:rPr>
          <w:rFonts w:asciiTheme="majorHAnsi" w:hAnsiTheme="majorHAnsi" w:cstheme="majorHAnsi"/>
        </w:rPr>
        <w:t xml:space="preserve">Les graphiques, tableaux et bases de données produits dans les rapports d’analyse sont sélectionnés avec soin pour les seuls besoins de la démonstration menée par l’équipe de contrôle dans les rapports d’instruction. La plupart des tableaux n’ont pas pour finalité de figurer dans le corps du rapport ; certains peuvent être renvoyés en annexe en fonction de l’importance du thème de contrôle. </w:t>
      </w:r>
    </w:p>
    <w:p w14:paraId="4AA55EBB" w14:textId="77777777" w:rsidR="00C7455A" w:rsidRPr="00247121" w:rsidRDefault="00C7455A" w:rsidP="00C7455A">
      <w:pPr>
        <w:spacing w:after="200"/>
        <w:jc w:val="left"/>
        <w:rPr>
          <w:rFonts w:asciiTheme="majorHAnsi" w:hAnsiTheme="majorHAnsi" w:cstheme="majorHAnsi"/>
        </w:rPr>
      </w:pPr>
      <w:r w:rsidRPr="00247121">
        <w:rPr>
          <w:rFonts w:asciiTheme="majorHAnsi" w:hAnsiTheme="majorHAnsi" w:cstheme="majorHAnsi"/>
        </w:rPr>
        <w:lastRenderedPageBreak/>
        <w:br w:type="page"/>
      </w:r>
    </w:p>
    <w:p w14:paraId="3F449EE9" w14:textId="296951F0" w:rsidR="007D2F57" w:rsidRPr="00FA59C0" w:rsidRDefault="00676400" w:rsidP="00126F22">
      <w:pPr>
        <w:spacing w:after="200"/>
        <w:jc w:val="left"/>
        <w:rPr>
          <w:rFonts w:asciiTheme="majorHAnsi" w:hAnsiTheme="majorHAnsi" w:cstheme="majorHAnsi"/>
          <w:b/>
          <w:caps/>
          <w:sz w:val="36"/>
        </w:rPr>
      </w:pPr>
      <w:r w:rsidRPr="00126F22">
        <w:rPr>
          <w:rFonts w:eastAsia="Calibri" w:cstheme="majorHAnsi"/>
          <w:noProof/>
          <w:color w:val="FFFFFF" w:themeColor="background1"/>
          <w:sz w:val="22"/>
          <w:szCs w:val="22"/>
        </w:rPr>
        <w:lastRenderedPageBreak/>
        <mc:AlternateContent>
          <mc:Choice Requires="wps">
            <w:drawing>
              <wp:anchor distT="0" distB="0" distL="114300" distR="114300" simplePos="0" relativeHeight="251678720" behindDoc="0" locked="0" layoutInCell="1" allowOverlap="1" wp14:anchorId="0D8C6DB0" wp14:editId="23814F3B">
                <wp:simplePos x="0" y="0"/>
                <wp:positionH relativeFrom="leftMargin">
                  <wp:posOffset>6326118</wp:posOffset>
                </wp:positionH>
                <wp:positionV relativeFrom="margin">
                  <wp:posOffset>44450</wp:posOffset>
                </wp:positionV>
                <wp:extent cx="509905" cy="8765540"/>
                <wp:effectExtent l="0" t="0" r="4445" b="0"/>
                <wp:wrapThrough wrapText="bothSides">
                  <wp:wrapPolygon edited="0">
                    <wp:start x="0" y="0"/>
                    <wp:lineTo x="0" y="21547"/>
                    <wp:lineTo x="20981" y="21547"/>
                    <wp:lineTo x="20981" y="0"/>
                    <wp:lineTo x="0" y="0"/>
                  </wp:wrapPolygon>
                </wp:wrapThrough>
                <wp:docPr id="68" name="Rectangle 68"/>
                <wp:cNvGraphicFramePr/>
                <a:graphic xmlns:a="http://schemas.openxmlformats.org/drawingml/2006/main">
                  <a:graphicData uri="http://schemas.microsoft.com/office/word/2010/wordprocessingShape">
                    <wps:wsp>
                      <wps:cNvSpPr/>
                      <wps:spPr>
                        <a:xfrm>
                          <a:off x="0" y="0"/>
                          <a:ext cx="509905" cy="8765540"/>
                        </a:xfrm>
                        <a:prstGeom prst="rect">
                          <a:avLst/>
                        </a:prstGeom>
                        <a:solidFill>
                          <a:schemeClr val="accent1"/>
                        </a:solidFill>
                        <a:ln w="9525" cap="flat" cmpd="sng" algn="ctr">
                          <a:noFill/>
                          <a:prstDash val="solid"/>
                        </a:ln>
                        <a:effectLst/>
                      </wps:spPr>
                      <wps:txbx>
                        <w:txbxContent>
                          <w:p w14:paraId="4E9477DB" w14:textId="77777777" w:rsidR="00EB106F" w:rsidRPr="00AF196E" w:rsidRDefault="00EB106F" w:rsidP="004C154E">
                            <w:pPr>
                              <w:spacing w:before="120"/>
                              <w:jc w:val="center"/>
                              <w:rPr>
                                <w:rFonts w:ascii="Arial" w:hAnsi="Arial" w:cs="Arial"/>
                                <w:b/>
                                <w:caps/>
                                <w:color w:val="FFFFFF"/>
                                <w:spacing w:val="30"/>
                                <w:sz w:val="32"/>
                                <w:szCs w:val="32"/>
                              </w:rPr>
                            </w:pPr>
                            <w:r>
                              <w:rPr>
                                <w:rFonts w:ascii="Arial" w:hAnsi="Arial" w:cs="Arial"/>
                                <w:b/>
                                <w:caps/>
                                <w:color w:val="FFFFFF"/>
                                <w:spacing w:val="30"/>
                                <w:sz w:val="32"/>
                                <w:szCs w:val="32"/>
                              </w:rPr>
                              <w:t>LES STATISTIQUES DéMOGRAPHIQUES</w:t>
                            </w:r>
                          </w:p>
                          <w:p w14:paraId="30C6DE9B" w14:textId="77777777" w:rsidR="00EB106F" w:rsidRPr="002B0FF2" w:rsidRDefault="00EB106F" w:rsidP="004C154E">
                            <w:pPr>
                              <w:jc w:val="center"/>
                              <w:rPr>
                                <w:caps/>
                                <w:color w:val="7FCDE6"/>
                                <w:sz w:val="36"/>
                                <w:szCs w:val="36"/>
                              </w:rPr>
                            </w:pP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D8C6DB0" id="Rectangle 68" o:spid="_x0000_s1027" style="position:absolute;margin-left:498.1pt;margin-top:3.5pt;width:40.15pt;height:690.2pt;z-index:251678720;visibility:visible;mso-wrap-style:square;mso-height-percent:0;mso-wrap-distance-left:9pt;mso-wrap-distance-top:0;mso-wrap-distance-right:9pt;mso-wrap-distance-bottom:0;mso-position-horizontal:absolute;mso-position-horizontal-relative:left-margin-area;mso-position-vertical:absolute;mso-position-vertical-relative:margin;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" fillcolor="#d14a95 [3204]" stroked="f">
                <v:textbox style="layout-flow:vertical">
                  <w:txbxContent>
                    <w:p w14:paraId="4E9477DB" w14:textId="77777777" w:rsidR="00EB106F" w:rsidRPr="00AF196E" w:rsidRDefault="00EB106F" w:rsidP="004C154E">
                      <w:pPr>
                        <w:spacing w:before="120"/>
                        <w:jc w:val="center"/>
                        <w:rPr>
                          <w:rFonts w:ascii="Arial" w:hAnsi="Arial" w:cs="Arial"/>
                          <w:b/>
                          <w:caps/>
                          <w:color w:val="FFFFFF"/>
                          <w:spacing w:val="30"/>
                          <w:sz w:val="32"/>
                          <w:szCs w:val="32"/>
                        </w:rPr>
                      </w:pPr>
                      <w:r>
                        <w:rPr>
                          <w:rFonts w:ascii="Arial" w:hAnsi="Arial" w:cs="Arial"/>
                          <w:b/>
                          <w:caps/>
                          <w:color w:val="FFFFFF"/>
                          <w:spacing w:val="30"/>
                          <w:sz w:val="32"/>
                          <w:szCs w:val="32"/>
                        </w:rPr>
                        <w:t>LES STATISTIQUES DéMOGRAPHIQUES</w:t>
                      </w:r>
                    </w:p>
                    <w:p w14:paraId="30C6DE9B" w14:textId="77777777" w:rsidR="00EB106F" w:rsidRPr="002B0FF2" w:rsidRDefault="00EB106F" w:rsidP="004C154E">
                      <w:pPr>
                        <w:jc w:val="center"/>
                        <w:rPr>
                          <w:caps/>
                          <w:color w:val="7FCDE6"/>
                          <w:sz w:val="36"/>
                          <w:szCs w:val="36"/>
                        </w:rPr>
                      </w:pPr>
                    </w:p>
                  </w:txbxContent>
                </v:textbox>
                <w10:wrap type="through" anchorx="margin" anchory="margin"/>
              </v:rect>
            </w:pict>
          </mc:Fallback>
        </mc:AlternateContent>
      </w:r>
    </w:p>
    <w:p w14:paraId="4691363F" w14:textId="77777777" w:rsidR="004A61B2" w:rsidRPr="00126F22" w:rsidRDefault="004A61B2" w:rsidP="00FA59C0">
      <w:pPr>
        <w:jc w:val="center"/>
        <w:rPr>
          <w:rFonts w:asciiTheme="majorHAnsi" w:hAnsiTheme="majorHAnsi" w:cstheme="majorHAnsi"/>
        </w:rPr>
      </w:pPr>
    </w:p>
    <w:p w14:paraId="4BDAF46A" w14:textId="77777777" w:rsidR="004A61B2" w:rsidRPr="00126F22" w:rsidRDefault="004A61B2">
      <w:pPr>
        <w:jc w:val="center"/>
        <w:rPr>
          <w:rFonts w:asciiTheme="majorHAnsi" w:hAnsiTheme="majorHAnsi" w:cstheme="majorHAnsi"/>
        </w:rPr>
      </w:pPr>
    </w:p>
    <w:p w14:paraId="29DF6512" w14:textId="77777777" w:rsidR="004A61B2" w:rsidRPr="00126F22" w:rsidRDefault="004A61B2">
      <w:pPr>
        <w:jc w:val="center"/>
        <w:rPr>
          <w:rFonts w:asciiTheme="majorHAnsi" w:hAnsiTheme="majorHAnsi" w:cstheme="majorHAnsi"/>
        </w:rPr>
      </w:pPr>
    </w:p>
    <w:p w14:paraId="7A351FDA" w14:textId="77777777" w:rsidR="004A61B2" w:rsidRPr="00126F22" w:rsidRDefault="004A61B2">
      <w:pPr>
        <w:jc w:val="center"/>
        <w:rPr>
          <w:rFonts w:asciiTheme="majorHAnsi" w:hAnsiTheme="majorHAnsi" w:cstheme="majorHAnsi"/>
        </w:rPr>
      </w:pPr>
    </w:p>
    <w:p w14:paraId="6313F6DD" w14:textId="77777777" w:rsidR="004F4AF7" w:rsidRPr="00126F22" w:rsidRDefault="004F4AF7">
      <w:pPr>
        <w:jc w:val="center"/>
        <w:rPr>
          <w:rFonts w:asciiTheme="majorHAnsi" w:hAnsiTheme="majorHAnsi" w:cstheme="majorHAnsi"/>
        </w:rPr>
      </w:pPr>
    </w:p>
    <w:p w14:paraId="0FF2621E" w14:textId="77777777" w:rsidR="004F4AF7" w:rsidRPr="00126F22" w:rsidRDefault="004F4AF7">
      <w:pPr>
        <w:jc w:val="center"/>
        <w:rPr>
          <w:rFonts w:asciiTheme="majorHAnsi" w:hAnsiTheme="majorHAnsi" w:cstheme="majorHAnsi"/>
        </w:rPr>
      </w:pPr>
    </w:p>
    <w:p w14:paraId="60AAC69A" w14:textId="77777777" w:rsidR="004F4AF7" w:rsidRPr="00126F22" w:rsidRDefault="004F4AF7">
      <w:pPr>
        <w:jc w:val="center"/>
        <w:rPr>
          <w:rFonts w:asciiTheme="majorHAnsi" w:hAnsiTheme="majorHAnsi" w:cstheme="majorHAnsi"/>
        </w:rPr>
      </w:pPr>
    </w:p>
    <w:p w14:paraId="1291FA82" w14:textId="77777777" w:rsidR="004F4AF7" w:rsidRPr="00126F22" w:rsidRDefault="004F4AF7">
      <w:pPr>
        <w:jc w:val="center"/>
        <w:rPr>
          <w:rFonts w:asciiTheme="majorHAnsi" w:hAnsiTheme="majorHAnsi" w:cstheme="majorHAnsi"/>
        </w:rPr>
      </w:pPr>
    </w:p>
    <w:p w14:paraId="05440AAC" w14:textId="77777777" w:rsidR="004F4AF7" w:rsidRPr="00126F22" w:rsidRDefault="004F4AF7">
      <w:pPr>
        <w:jc w:val="center"/>
        <w:rPr>
          <w:rFonts w:asciiTheme="majorHAnsi" w:hAnsiTheme="majorHAnsi" w:cstheme="majorHAnsi"/>
        </w:rPr>
      </w:pPr>
    </w:p>
    <w:p w14:paraId="1E5A19DD" w14:textId="77777777" w:rsidR="004F4AF7" w:rsidRPr="00126F22" w:rsidRDefault="004F4AF7">
      <w:pPr>
        <w:jc w:val="center"/>
        <w:rPr>
          <w:rFonts w:asciiTheme="majorHAnsi" w:hAnsiTheme="majorHAnsi" w:cstheme="majorHAnsi"/>
        </w:rPr>
      </w:pPr>
    </w:p>
    <w:p w14:paraId="019F01AA" w14:textId="77777777" w:rsidR="004F4AF7" w:rsidRPr="00126F22" w:rsidRDefault="004F4AF7">
      <w:pPr>
        <w:jc w:val="center"/>
        <w:rPr>
          <w:rFonts w:asciiTheme="majorHAnsi" w:hAnsiTheme="majorHAnsi" w:cstheme="majorHAnsi"/>
        </w:rPr>
      </w:pPr>
    </w:p>
    <w:p w14:paraId="4C0F8A15" w14:textId="77777777" w:rsidR="00B92E6A" w:rsidRPr="00126F22" w:rsidRDefault="00B92E6A">
      <w:pPr>
        <w:jc w:val="center"/>
        <w:rPr>
          <w:rFonts w:asciiTheme="majorHAnsi" w:hAnsiTheme="majorHAnsi" w:cstheme="majorHAnsi"/>
        </w:rPr>
      </w:pPr>
    </w:p>
    <w:p w14:paraId="0B3131BB" w14:textId="77777777" w:rsidR="00B92E6A" w:rsidRPr="00126F22" w:rsidRDefault="00B92E6A">
      <w:pPr>
        <w:jc w:val="center"/>
        <w:rPr>
          <w:rFonts w:asciiTheme="majorHAnsi" w:hAnsiTheme="majorHAnsi" w:cstheme="majorHAnsi"/>
        </w:rPr>
      </w:pPr>
    </w:p>
    <w:p w14:paraId="794D99AA" w14:textId="4E1F11F0" w:rsidR="000F76D1" w:rsidRPr="00126F22" w:rsidRDefault="004A61B2">
      <w:pPr>
        <w:pStyle w:val="TITRENONNUMROT"/>
        <w:shd w:val="clear" w:color="auto" w:fill="D14A95" w:themeFill="accent1"/>
        <w:rPr>
          <w:rFonts w:cstheme="majorHAnsi"/>
          <w:color w:val="FFFFFF" w:themeColor="background1"/>
        </w:rPr>
      </w:pPr>
      <w:bookmarkStart w:id="11" w:name="_Toc493088723"/>
      <w:r w:rsidRPr="00126F22">
        <w:rPr>
          <w:rFonts w:cstheme="majorHAnsi"/>
          <w:color w:val="FFFFFF" w:themeColor="background1"/>
        </w:rPr>
        <w:t>LES S</w:t>
      </w:r>
      <w:r w:rsidR="00856AD6" w:rsidRPr="00126F22">
        <w:rPr>
          <w:rFonts w:cstheme="majorHAnsi"/>
          <w:color w:val="FFFFFF" w:themeColor="background1"/>
        </w:rPr>
        <w:t>TATISTIQUES</w:t>
      </w:r>
      <w:r w:rsidRPr="00126F22">
        <w:rPr>
          <w:rFonts w:cstheme="majorHAnsi"/>
          <w:color w:val="FFFFFF" w:themeColor="background1"/>
        </w:rPr>
        <w:t xml:space="preserve"> D</w:t>
      </w:r>
      <w:ins w:id="12" w:author="Nicol, Fabrice" w:date="2017-09-19T17:06:00Z">
        <w:r w:rsidR="00C945D4" w:rsidRPr="002717E9">
          <w:rPr>
            <w:rFonts w:cstheme="majorHAnsi"/>
            <w:color w:val="FFFFFF" w:themeColor="background1"/>
          </w:rPr>
          <w:t>É</w:t>
        </w:r>
      </w:ins>
      <w:del w:id="13" w:author="Nicol, Fabrice" w:date="2017-09-19T17:06:00Z">
        <w:r w:rsidRPr="00126F22" w:rsidDel="00C945D4">
          <w:rPr>
            <w:rFonts w:cstheme="majorHAnsi"/>
            <w:color w:val="FFFFFF" w:themeColor="background1"/>
          </w:rPr>
          <w:delText>é</w:delText>
        </w:r>
      </w:del>
      <w:r w:rsidRPr="00126F22">
        <w:rPr>
          <w:rFonts w:cstheme="majorHAnsi"/>
          <w:color w:val="FFFFFF" w:themeColor="background1"/>
        </w:rPr>
        <w:t>MOGRAPHIQUES</w:t>
      </w:r>
      <w:bookmarkEnd w:id="11"/>
    </w:p>
    <w:p w14:paraId="310CFA95" w14:textId="43C37273" w:rsidR="000F76D1" w:rsidRPr="00126F22" w:rsidRDefault="000F76D1" w:rsidP="00126F22">
      <w:pPr>
        <w:spacing w:after="200"/>
        <w:jc w:val="left"/>
        <w:rPr>
          <w:rFonts w:asciiTheme="majorHAnsi" w:hAnsiTheme="majorHAnsi" w:cstheme="majorHAnsi"/>
        </w:rPr>
      </w:pPr>
      <w:r w:rsidRPr="00126F22">
        <w:rPr>
          <w:rFonts w:asciiTheme="majorHAnsi" w:hAnsiTheme="majorHAnsi" w:cstheme="majorHAnsi"/>
        </w:rPr>
        <w:br w:type="page"/>
      </w:r>
    </w:p>
    <w:p w14:paraId="59F5E84A" w14:textId="643AE7CB" w:rsidR="000F76D1" w:rsidRPr="004D2147" w:rsidRDefault="00676400" w:rsidP="00FA59C0">
      <w:pPr>
        <w:pStyle w:val="Titre1"/>
        <w:shd w:val="clear" w:color="auto" w:fill="D14A95" w:themeFill="accent1"/>
        <w:spacing w:before="240" w:after="120"/>
        <w:rPr>
          <w:rFonts w:cstheme="majorHAnsi"/>
          <w:color w:val="FFFFFF" w:themeColor="background1"/>
        </w:rPr>
      </w:pPr>
      <w:bookmarkStart w:id="14" w:name="_Toc493088724"/>
      <w:r w:rsidRPr="004D2147">
        <w:rPr>
          <w:rFonts w:eastAsia="Calibri" w:cstheme="majorHAnsi"/>
          <w:noProof/>
          <w:color w:val="FFFFFF"/>
          <w:sz w:val="22"/>
          <w:szCs w:val="22"/>
        </w:rPr>
        <w:lastRenderedPageBreak/>
        <mc:AlternateContent>
          <mc:Choice Requires="wps">
            <w:drawing>
              <wp:anchor distT="0" distB="0" distL="114300" distR="114300" simplePos="0" relativeHeight="251680768" behindDoc="0" locked="0" layoutInCell="1" allowOverlap="1" wp14:anchorId="69F1D81F" wp14:editId="4B0E29E6">
                <wp:simplePos x="0" y="0"/>
                <wp:positionH relativeFrom="leftMargin">
                  <wp:posOffset>343535</wp:posOffset>
                </wp:positionH>
                <wp:positionV relativeFrom="margin">
                  <wp:posOffset>-173355</wp:posOffset>
                </wp:positionV>
                <wp:extent cx="509905" cy="8765540"/>
                <wp:effectExtent l="0" t="0" r="4445" b="0"/>
                <wp:wrapThrough wrapText="bothSides">
                  <wp:wrapPolygon edited="0">
                    <wp:start x="0" y="0"/>
                    <wp:lineTo x="0" y="21547"/>
                    <wp:lineTo x="20981" y="21547"/>
                    <wp:lineTo x="20981" y="0"/>
                    <wp:lineTo x="0" y="0"/>
                  </wp:wrapPolygon>
                </wp:wrapThrough>
                <wp:docPr id="23" name="Rectangle 23"/>
                <wp:cNvGraphicFramePr/>
                <a:graphic xmlns:a="http://schemas.openxmlformats.org/drawingml/2006/main">
                  <a:graphicData uri="http://schemas.microsoft.com/office/word/2010/wordprocessingShape">
                    <wps:wsp>
                      <wps:cNvSpPr/>
                      <wps:spPr>
                        <a:xfrm>
                          <a:off x="0" y="0"/>
                          <a:ext cx="509905" cy="8765540"/>
                        </a:xfrm>
                        <a:prstGeom prst="rect">
                          <a:avLst/>
                        </a:prstGeom>
                        <a:solidFill>
                          <a:schemeClr val="accent1"/>
                        </a:solidFill>
                        <a:ln w="9525" cap="flat" cmpd="sng" algn="ctr">
                          <a:noFill/>
                          <a:prstDash val="solid"/>
                        </a:ln>
                        <a:effectLst/>
                      </wps:spPr>
                      <wps:txbx>
                        <w:txbxContent>
                          <w:p w14:paraId="1197BC55" w14:textId="77777777" w:rsidR="00EB106F" w:rsidRPr="002B0FF2" w:rsidRDefault="00EB106F" w:rsidP="00A83801">
                            <w:pPr>
                              <w:jc w:val="center"/>
                              <w:rPr>
                                <w:caps/>
                                <w:color w:val="7FCDE6"/>
                                <w:sz w:val="36"/>
                                <w:szCs w:val="36"/>
                              </w:rPr>
                            </w:pPr>
                            <w:r w:rsidRPr="00AF196E">
                              <w:rPr>
                                <w:rFonts w:ascii="Arial" w:hAnsi="Arial" w:cs="Arial"/>
                                <w:b/>
                                <w:caps/>
                                <w:color w:val="FFFFFF"/>
                                <w:spacing w:val="30"/>
                                <w:sz w:val="32"/>
                                <w:szCs w:val="32"/>
                              </w:rPr>
                              <w:t>LES STATISTIQUES</w:t>
                            </w:r>
                            <w:r>
                              <w:rPr>
                                <w:rFonts w:ascii="Times New Roman" w:hAnsi="Times New Roman"/>
                                <w:b/>
                                <w:caps/>
                                <w:color w:val="FFFFFF"/>
                                <w:spacing w:val="30"/>
                                <w:sz w:val="32"/>
                                <w:szCs w:val="32"/>
                              </w:rPr>
                              <w:t xml:space="preserve"> </w:t>
                            </w:r>
                            <w:r w:rsidRPr="00AF196E">
                              <w:rPr>
                                <w:rFonts w:ascii="Arial" w:hAnsi="Arial" w:cs="Arial"/>
                                <w:b/>
                                <w:caps/>
                                <w:color w:val="FFFFFF"/>
                                <w:spacing w:val="30"/>
                                <w:sz w:val="32"/>
                                <w:szCs w:val="32"/>
                              </w:rPr>
                              <w:t>DéMOGRAPHIQUES</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F1D81F" id="Rectangle 23" o:spid="_x0000_s1028" style="position:absolute;margin-left:27.05pt;margin-top:-13.65pt;width:40.15pt;height:690.2pt;z-index:251680768;visibility:visible;mso-wrap-style:square;mso-height-percent:0;mso-wrap-distance-left:9pt;mso-wrap-distance-top:0;mso-wrap-distance-right:9pt;mso-wrap-distance-bottom:0;mso-position-horizontal:absolute;mso-position-horizontal-relative:left-margin-area;mso-position-vertical:absolute;mso-position-vertical-relative:margin;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" fillcolor="#d14a95 [3204]" stroked="f">
                <v:textbox style="layout-flow:vertical;mso-layout-flow-alt:bottom-to-top">
                  <w:txbxContent>
                    <w:p w14:paraId="1197BC55" w14:textId="77777777" w:rsidR="00EB106F" w:rsidRPr="002B0FF2" w:rsidRDefault="00EB106F" w:rsidP="00A83801">
                      <w:pPr>
                        <w:jc w:val="center"/>
                        <w:rPr>
                          <w:caps/>
                          <w:color w:val="7FCDE6"/>
                          <w:sz w:val="36"/>
                          <w:szCs w:val="36"/>
                        </w:rPr>
                      </w:pPr>
                      <w:r w:rsidRPr="00AF196E">
                        <w:rPr>
                          <w:rFonts w:ascii="Arial" w:hAnsi="Arial" w:cs="Arial"/>
                          <w:b/>
                          <w:caps/>
                          <w:color w:val="FFFFFF"/>
                          <w:spacing w:val="30"/>
                          <w:sz w:val="32"/>
                          <w:szCs w:val="32"/>
                        </w:rPr>
                        <w:t>LES STATISTIQUES</w:t>
                      </w:r>
                      <w:r>
                        <w:rPr>
                          <w:rFonts w:ascii="Times New Roman" w:hAnsi="Times New Roman"/>
                          <w:b/>
                          <w:caps/>
                          <w:color w:val="FFFFFF"/>
                          <w:spacing w:val="30"/>
                          <w:sz w:val="32"/>
                          <w:szCs w:val="32"/>
                        </w:rPr>
                        <w:t xml:space="preserve"> </w:t>
                      </w:r>
                      <w:r w:rsidRPr="00AF196E">
                        <w:rPr>
                          <w:rFonts w:ascii="Arial" w:hAnsi="Arial" w:cs="Arial"/>
                          <w:b/>
                          <w:caps/>
                          <w:color w:val="FFFFFF"/>
                          <w:spacing w:val="30"/>
                          <w:sz w:val="32"/>
                          <w:szCs w:val="32"/>
                        </w:rPr>
                        <w:t>DéMOGRAPHIQUES</w:t>
                      </w:r>
                    </w:p>
                  </w:txbxContent>
                </v:textbox>
                <w10:wrap type="through" anchorx="margin" anchory="margin"/>
              </v:rect>
            </w:pict>
          </mc:Fallback>
        </mc:AlternateContent>
      </w:r>
      <w:r w:rsidR="00DE2987" w:rsidRPr="002717E9">
        <w:rPr>
          <w:rFonts w:cstheme="majorHAnsi"/>
          <w:color w:val="FFFFFF" w:themeColor="background1"/>
        </w:rPr>
        <w:t>FICHE N° 1 – STATISTIQUES DÉMOGRAPHIQUES</w:t>
      </w:r>
      <w:bookmarkEnd w:id="14"/>
      <w:r w:rsidR="00DE2987" w:rsidRPr="002717E9">
        <w:rPr>
          <w:rFonts w:cstheme="majorHAnsi"/>
          <w:color w:val="FFFFFF" w:themeColor="background1"/>
        </w:rPr>
        <w:t xml:space="preserve"> </w:t>
      </w:r>
    </w:p>
    <w:p w14:paraId="3863F24D" w14:textId="77777777" w:rsidR="00676400" w:rsidRDefault="00676400">
      <w:pPr>
        <w:spacing w:before="120"/>
        <w:rPr>
          <w:rFonts w:asciiTheme="majorHAnsi" w:hAnsiTheme="majorHAnsi" w:cstheme="majorHAnsi"/>
          <w:b/>
          <w:u w:val="single"/>
        </w:rPr>
      </w:pPr>
    </w:p>
    <w:p w14:paraId="3BB091CD" w14:textId="3DAAB3E4" w:rsidR="00B340A9" w:rsidRDefault="009F3391">
      <w:pPr>
        <w:spacing w:before="120"/>
        <w:rPr>
          <w:rFonts w:asciiTheme="majorHAnsi" w:hAnsiTheme="majorHAnsi" w:cstheme="majorHAnsi"/>
          <w:b/>
          <w:u w:val="single"/>
        </w:rPr>
      </w:pPr>
      <w:r>
        <w:rPr>
          <w:rFonts w:asciiTheme="majorHAnsi" w:hAnsiTheme="majorHAnsi" w:cstheme="majorHAnsi"/>
          <w:b/>
          <w:u w:val="single"/>
        </w:rPr>
        <w:t>Objectifs</w:t>
      </w:r>
      <w:r w:rsidRPr="00120C2A">
        <w:rPr>
          <w:rFonts w:asciiTheme="majorHAnsi" w:hAnsiTheme="majorHAnsi" w:cstheme="majorHAnsi"/>
          <w:b/>
        </w:rPr>
        <w:t> </w:t>
      </w:r>
      <w:r w:rsidR="00DE2987" w:rsidRPr="00120C2A">
        <w:rPr>
          <w:rFonts w:asciiTheme="majorHAnsi" w:hAnsiTheme="majorHAnsi" w:cstheme="majorHAnsi"/>
          <w:b/>
        </w:rPr>
        <w:t>:</w:t>
      </w:r>
      <w:r w:rsidR="00DE2987">
        <w:rPr>
          <w:rFonts w:asciiTheme="majorHAnsi" w:hAnsiTheme="majorHAnsi" w:cstheme="majorHAnsi"/>
          <w:b/>
          <w:u w:val="single"/>
        </w:rPr>
        <w:t xml:space="preserve"> </w:t>
      </w:r>
    </w:p>
    <w:p w14:paraId="67019E6F" w14:textId="34E88C5E" w:rsidR="00DE2987" w:rsidRPr="00120C2A" w:rsidRDefault="00B340A9" w:rsidP="004A2802">
      <w:pPr>
        <w:pStyle w:val="Paragraphedeliste"/>
        <w:numPr>
          <w:ilvl w:val="0"/>
          <w:numId w:val="42"/>
        </w:numPr>
        <w:spacing w:before="120"/>
        <w:ind w:left="714" w:hanging="357"/>
        <w:contextualSpacing w:val="0"/>
        <w:rPr>
          <w:rFonts w:asciiTheme="majorHAnsi" w:hAnsiTheme="majorHAnsi" w:cstheme="majorHAnsi"/>
        </w:rPr>
      </w:pPr>
      <w:proofErr w:type="gramStart"/>
      <w:r w:rsidRPr="00120C2A">
        <w:rPr>
          <w:rFonts w:asciiTheme="majorHAnsi" w:hAnsiTheme="majorHAnsi" w:cstheme="majorHAnsi"/>
        </w:rPr>
        <w:t>prendre</w:t>
      </w:r>
      <w:proofErr w:type="gramEnd"/>
      <w:r w:rsidRPr="00120C2A">
        <w:rPr>
          <w:rFonts w:asciiTheme="majorHAnsi" w:hAnsiTheme="majorHAnsi" w:cstheme="majorHAnsi"/>
        </w:rPr>
        <w:t xml:space="preserve"> connaissance des </w:t>
      </w:r>
      <w:r w:rsidR="00DE2987" w:rsidRPr="00120C2A">
        <w:rPr>
          <w:rFonts w:asciiTheme="majorHAnsi" w:hAnsiTheme="majorHAnsi" w:cstheme="majorHAnsi"/>
        </w:rPr>
        <w:t xml:space="preserve">grandes </w:t>
      </w:r>
      <w:r w:rsidRPr="00120C2A">
        <w:rPr>
          <w:rFonts w:asciiTheme="majorHAnsi" w:hAnsiTheme="majorHAnsi" w:cstheme="majorHAnsi"/>
        </w:rPr>
        <w:t>tendances démographi</w:t>
      </w:r>
      <w:r w:rsidR="00526962" w:rsidRPr="00120C2A">
        <w:rPr>
          <w:rFonts w:asciiTheme="majorHAnsi" w:hAnsiTheme="majorHAnsi" w:cstheme="majorHAnsi"/>
        </w:rPr>
        <w:t xml:space="preserve">ques de l’organisme </w:t>
      </w:r>
      <w:r w:rsidR="00DE2987" w:rsidRPr="00120C2A">
        <w:rPr>
          <w:rFonts w:asciiTheme="majorHAnsi" w:hAnsiTheme="majorHAnsi" w:cstheme="majorHAnsi"/>
        </w:rPr>
        <w:t>contrôlé  ;</w:t>
      </w:r>
    </w:p>
    <w:p w14:paraId="597BA1C1" w14:textId="63563518" w:rsidR="00526962" w:rsidRPr="00120C2A" w:rsidRDefault="000273F7" w:rsidP="004A2802">
      <w:pPr>
        <w:pStyle w:val="Paragraphedeliste"/>
        <w:numPr>
          <w:ilvl w:val="0"/>
          <w:numId w:val="41"/>
        </w:numPr>
        <w:spacing w:before="120"/>
        <w:ind w:left="714" w:hanging="357"/>
        <w:contextualSpacing w:val="0"/>
        <w:rPr>
          <w:rFonts w:asciiTheme="majorHAnsi" w:hAnsiTheme="majorHAnsi" w:cstheme="majorHAnsi"/>
        </w:rPr>
      </w:pPr>
      <w:proofErr w:type="gramStart"/>
      <w:r>
        <w:rPr>
          <w:rFonts w:asciiTheme="majorHAnsi" w:hAnsiTheme="majorHAnsi" w:cstheme="majorHAnsi"/>
        </w:rPr>
        <w:t>analyser</w:t>
      </w:r>
      <w:proofErr w:type="gramEnd"/>
      <w:r w:rsidRPr="00120C2A">
        <w:rPr>
          <w:rFonts w:asciiTheme="majorHAnsi" w:hAnsiTheme="majorHAnsi" w:cstheme="majorHAnsi"/>
        </w:rPr>
        <w:t xml:space="preserve"> </w:t>
      </w:r>
      <w:r w:rsidR="00526962" w:rsidRPr="00120C2A">
        <w:rPr>
          <w:rFonts w:asciiTheme="majorHAnsi" w:hAnsiTheme="majorHAnsi" w:cstheme="majorHAnsi"/>
        </w:rPr>
        <w:t xml:space="preserve">les principaux risques liés </w:t>
      </w:r>
      <w:r>
        <w:rPr>
          <w:rFonts w:asciiTheme="majorHAnsi" w:hAnsiTheme="majorHAnsi" w:cstheme="majorHAnsi"/>
        </w:rPr>
        <w:t>à l’évolution démographique des effectifs, par ex</w:t>
      </w:r>
      <w:r w:rsidR="00C059F9">
        <w:rPr>
          <w:rFonts w:asciiTheme="majorHAnsi" w:hAnsiTheme="majorHAnsi" w:cstheme="majorHAnsi"/>
        </w:rPr>
        <w:t>.</w:t>
      </w:r>
      <w:r>
        <w:rPr>
          <w:rFonts w:asciiTheme="majorHAnsi" w:hAnsiTheme="majorHAnsi" w:cstheme="majorHAnsi"/>
        </w:rPr>
        <w:t xml:space="preserve"> le risque d’absentéisme en cas de vieillissement ;</w:t>
      </w:r>
    </w:p>
    <w:p w14:paraId="0884585E" w14:textId="2A3E237A" w:rsidR="008D0ED3" w:rsidRDefault="00B340A9" w:rsidP="004A2802">
      <w:pPr>
        <w:pStyle w:val="Paragraphedeliste"/>
        <w:numPr>
          <w:ilvl w:val="0"/>
          <w:numId w:val="39"/>
        </w:numPr>
        <w:spacing w:before="120"/>
        <w:ind w:left="714" w:hanging="357"/>
        <w:contextualSpacing w:val="0"/>
        <w:rPr>
          <w:rFonts w:asciiTheme="majorHAnsi" w:hAnsiTheme="majorHAnsi" w:cstheme="majorHAnsi"/>
        </w:rPr>
      </w:pPr>
      <w:proofErr w:type="gramStart"/>
      <w:r>
        <w:rPr>
          <w:rFonts w:asciiTheme="majorHAnsi" w:hAnsiTheme="majorHAnsi" w:cstheme="majorHAnsi"/>
        </w:rPr>
        <w:t>é</w:t>
      </w:r>
      <w:r w:rsidR="008D0ED3">
        <w:rPr>
          <w:rFonts w:asciiTheme="majorHAnsi" w:hAnsiTheme="majorHAnsi" w:cstheme="majorHAnsi"/>
        </w:rPr>
        <w:t>valuer</w:t>
      </w:r>
      <w:proofErr w:type="gramEnd"/>
      <w:r w:rsidR="008D0ED3">
        <w:rPr>
          <w:rFonts w:asciiTheme="majorHAnsi" w:hAnsiTheme="majorHAnsi" w:cstheme="majorHAnsi"/>
        </w:rPr>
        <w:t xml:space="preserve"> l’impact de</w:t>
      </w:r>
      <w:r w:rsidR="008D0ED3" w:rsidRPr="008D0ED3">
        <w:rPr>
          <w:rFonts w:asciiTheme="majorHAnsi" w:hAnsiTheme="majorHAnsi" w:cstheme="majorHAnsi"/>
        </w:rPr>
        <w:t xml:space="preserve"> </w:t>
      </w:r>
      <w:r w:rsidR="008D0ED3" w:rsidRPr="00521842">
        <w:rPr>
          <w:rFonts w:asciiTheme="majorHAnsi" w:hAnsiTheme="majorHAnsi" w:cstheme="majorHAnsi"/>
        </w:rPr>
        <w:t>mis</w:t>
      </w:r>
      <w:r w:rsidR="008D0ED3">
        <w:rPr>
          <w:rFonts w:asciiTheme="majorHAnsi" w:hAnsiTheme="majorHAnsi" w:cstheme="majorHAnsi"/>
        </w:rPr>
        <w:t>e</w:t>
      </w:r>
      <w:r w:rsidR="008D0ED3" w:rsidRPr="00521842">
        <w:rPr>
          <w:rFonts w:asciiTheme="majorHAnsi" w:hAnsiTheme="majorHAnsi" w:cstheme="majorHAnsi"/>
        </w:rPr>
        <w:t xml:space="preserve"> en place </w:t>
      </w:r>
      <w:r w:rsidR="008D0ED3">
        <w:rPr>
          <w:rFonts w:asciiTheme="majorHAnsi" w:hAnsiTheme="majorHAnsi" w:cstheme="majorHAnsi"/>
        </w:rPr>
        <w:t>d’</w:t>
      </w:r>
      <w:r w:rsidR="008D0ED3" w:rsidRPr="00521842">
        <w:rPr>
          <w:rFonts w:asciiTheme="majorHAnsi" w:hAnsiTheme="majorHAnsi" w:cstheme="majorHAnsi"/>
        </w:rPr>
        <w:t xml:space="preserve">une </w:t>
      </w:r>
      <w:r w:rsidR="008D0ED3">
        <w:rPr>
          <w:rFonts w:asciiTheme="majorHAnsi" w:hAnsiTheme="majorHAnsi" w:cstheme="majorHAnsi"/>
        </w:rPr>
        <w:t>GPEEC (</w:t>
      </w:r>
      <w:r w:rsidR="00DE2987">
        <w:rPr>
          <w:rFonts w:asciiTheme="majorHAnsi" w:hAnsiTheme="majorHAnsi" w:cstheme="majorHAnsi"/>
        </w:rPr>
        <w:t>g</w:t>
      </w:r>
      <w:r w:rsidR="00DE2987" w:rsidRPr="00521842">
        <w:rPr>
          <w:rFonts w:asciiTheme="majorHAnsi" w:hAnsiTheme="majorHAnsi" w:cstheme="majorHAnsi"/>
        </w:rPr>
        <w:t xml:space="preserve">estion </w:t>
      </w:r>
      <w:r w:rsidR="00DE2987">
        <w:rPr>
          <w:rFonts w:asciiTheme="majorHAnsi" w:hAnsiTheme="majorHAnsi" w:cstheme="majorHAnsi"/>
        </w:rPr>
        <w:t>p</w:t>
      </w:r>
      <w:r w:rsidR="00DE2987" w:rsidRPr="00521842">
        <w:rPr>
          <w:rFonts w:asciiTheme="majorHAnsi" w:hAnsiTheme="majorHAnsi" w:cstheme="majorHAnsi"/>
        </w:rPr>
        <w:t xml:space="preserve">révisionnelle </w:t>
      </w:r>
      <w:r w:rsidR="008D0ED3" w:rsidRPr="00521842">
        <w:rPr>
          <w:rFonts w:asciiTheme="majorHAnsi" w:hAnsiTheme="majorHAnsi" w:cstheme="majorHAnsi"/>
        </w:rPr>
        <w:t xml:space="preserve">des </w:t>
      </w:r>
      <w:r w:rsidR="00DE2987">
        <w:rPr>
          <w:rFonts w:asciiTheme="majorHAnsi" w:hAnsiTheme="majorHAnsi" w:cstheme="majorHAnsi"/>
        </w:rPr>
        <w:t>e</w:t>
      </w:r>
      <w:r w:rsidR="00DE2987" w:rsidRPr="00521842">
        <w:rPr>
          <w:rFonts w:asciiTheme="majorHAnsi" w:hAnsiTheme="majorHAnsi" w:cstheme="majorHAnsi"/>
        </w:rPr>
        <w:t>mplois</w:t>
      </w:r>
      <w:r w:rsidR="008D0ED3" w:rsidRPr="00521842">
        <w:rPr>
          <w:rFonts w:asciiTheme="majorHAnsi" w:hAnsiTheme="majorHAnsi" w:cstheme="majorHAnsi"/>
        </w:rPr>
        <w:t xml:space="preserve">, des </w:t>
      </w:r>
      <w:r w:rsidR="00DE2987">
        <w:rPr>
          <w:rFonts w:asciiTheme="majorHAnsi" w:hAnsiTheme="majorHAnsi" w:cstheme="majorHAnsi"/>
        </w:rPr>
        <w:t>e</w:t>
      </w:r>
      <w:r w:rsidR="00DE2987" w:rsidRPr="00521842">
        <w:rPr>
          <w:rFonts w:asciiTheme="majorHAnsi" w:hAnsiTheme="majorHAnsi" w:cstheme="majorHAnsi"/>
        </w:rPr>
        <w:t xml:space="preserve">ffectifs </w:t>
      </w:r>
      <w:r w:rsidR="008D0ED3" w:rsidRPr="00521842">
        <w:rPr>
          <w:rFonts w:asciiTheme="majorHAnsi" w:hAnsiTheme="majorHAnsi" w:cstheme="majorHAnsi"/>
        </w:rPr>
        <w:t xml:space="preserve">et des </w:t>
      </w:r>
      <w:r w:rsidR="00DE2987">
        <w:rPr>
          <w:rFonts w:asciiTheme="majorHAnsi" w:hAnsiTheme="majorHAnsi" w:cstheme="majorHAnsi"/>
        </w:rPr>
        <w:t>c</w:t>
      </w:r>
      <w:r w:rsidR="00DE2987" w:rsidRPr="00521842">
        <w:rPr>
          <w:rFonts w:asciiTheme="majorHAnsi" w:hAnsiTheme="majorHAnsi" w:cstheme="majorHAnsi"/>
        </w:rPr>
        <w:t>ompétences</w:t>
      </w:r>
      <w:r w:rsidR="008D0ED3">
        <w:rPr>
          <w:rFonts w:asciiTheme="majorHAnsi" w:hAnsiTheme="majorHAnsi" w:cstheme="majorHAnsi"/>
        </w:rPr>
        <w:t>)</w:t>
      </w:r>
      <w:r w:rsidR="008D0ED3" w:rsidRPr="00521842">
        <w:rPr>
          <w:rFonts w:asciiTheme="majorHAnsi" w:hAnsiTheme="majorHAnsi" w:cstheme="majorHAnsi"/>
        </w:rPr>
        <w:t xml:space="preserve">, </w:t>
      </w:r>
      <w:r w:rsidR="00DE2987" w:rsidRPr="00521842">
        <w:rPr>
          <w:rFonts w:asciiTheme="majorHAnsi" w:hAnsiTheme="majorHAnsi" w:cstheme="majorHAnsi"/>
        </w:rPr>
        <w:t xml:space="preserve">notamment </w:t>
      </w:r>
      <w:r w:rsidR="008D0ED3" w:rsidRPr="00521842">
        <w:rPr>
          <w:rFonts w:asciiTheme="majorHAnsi" w:hAnsiTheme="majorHAnsi" w:cstheme="majorHAnsi"/>
        </w:rPr>
        <w:t>pour la gestion des départs à la retraite</w:t>
      </w:r>
      <w:r w:rsidR="008D0ED3">
        <w:rPr>
          <w:rFonts w:asciiTheme="majorHAnsi" w:hAnsiTheme="majorHAnsi" w:cstheme="majorHAnsi"/>
        </w:rPr>
        <w:t> ;</w:t>
      </w:r>
    </w:p>
    <w:p w14:paraId="79A8F873" w14:textId="134A5D12" w:rsidR="008D0ED3" w:rsidRPr="008D0ED3" w:rsidRDefault="00B340A9" w:rsidP="004A2802">
      <w:pPr>
        <w:pStyle w:val="Paragraphedeliste"/>
        <w:numPr>
          <w:ilvl w:val="0"/>
          <w:numId w:val="39"/>
        </w:numPr>
        <w:spacing w:before="120"/>
        <w:ind w:left="714" w:hanging="357"/>
        <w:contextualSpacing w:val="0"/>
        <w:rPr>
          <w:rFonts w:asciiTheme="majorHAnsi" w:hAnsiTheme="majorHAnsi" w:cstheme="majorHAnsi"/>
        </w:rPr>
      </w:pPr>
      <w:proofErr w:type="gramStart"/>
      <w:r>
        <w:rPr>
          <w:rFonts w:asciiTheme="majorHAnsi" w:hAnsiTheme="majorHAnsi" w:cstheme="majorHAnsi"/>
        </w:rPr>
        <w:t>a</w:t>
      </w:r>
      <w:r w:rsidR="008D0ED3">
        <w:rPr>
          <w:rFonts w:asciiTheme="majorHAnsi" w:hAnsiTheme="majorHAnsi" w:cstheme="majorHAnsi"/>
        </w:rPr>
        <w:t>pprécier</w:t>
      </w:r>
      <w:proofErr w:type="gramEnd"/>
      <w:r w:rsidR="008D0ED3">
        <w:rPr>
          <w:rFonts w:asciiTheme="majorHAnsi" w:hAnsiTheme="majorHAnsi" w:cstheme="majorHAnsi"/>
        </w:rPr>
        <w:t xml:space="preserve"> les conséquences financières prévisibles de l’évolution de la pyramide des âges.</w:t>
      </w:r>
    </w:p>
    <w:p w14:paraId="52B4D72D" w14:textId="2CE3D4BD" w:rsidR="008D0ED3" w:rsidRPr="00120C2A" w:rsidRDefault="008E6C09" w:rsidP="007155DB">
      <w:pPr>
        <w:spacing w:before="360"/>
        <w:rPr>
          <w:rFonts w:asciiTheme="majorHAnsi" w:hAnsiTheme="majorHAnsi" w:cstheme="majorHAnsi"/>
          <w:b/>
        </w:rPr>
      </w:pPr>
      <w:r>
        <w:rPr>
          <w:rFonts w:asciiTheme="majorHAnsi" w:hAnsiTheme="majorHAnsi" w:cstheme="majorHAnsi"/>
          <w:b/>
          <w:u w:val="single"/>
        </w:rPr>
        <w:t>Réalisation de</w:t>
      </w:r>
      <w:r w:rsidR="00E115C8">
        <w:rPr>
          <w:rFonts w:asciiTheme="majorHAnsi" w:hAnsiTheme="majorHAnsi" w:cstheme="majorHAnsi"/>
          <w:b/>
          <w:u w:val="single"/>
        </w:rPr>
        <w:t>s</w:t>
      </w:r>
      <w:r>
        <w:rPr>
          <w:rFonts w:asciiTheme="majorHAnsi" w:hAnsiTheme="majorHAnsi" w:cstheme="majorHAnsi"/>
          <w:b/>
          <w:u w:val="single"/>
        </w:rPr>
        <w:t xml:space="preserve"> statistiques</w:t>
      </w:r>
      <w:r w:rsidR="00B60236" w:rsidRPr="00120C2A">
        <w:rPr>
          <w:rFonts w:asciiTheme="majorHAnsi" w:hAnsiTheme="majorHAnsi" w:cstheme="majorHAnsi"/>
          <w:b/>
        </w:rPr>
        <w:t> :</w:t>
      </w:r>
    </w:p>
    <w:p w14:paraId="3D8B41E0" w14:textId="524358B3" w:rsidR="008D0ED3" w:rsidRDefault="009D2290">
      <w:pPr>
        <w:spacing w:before="120"/>
        <w:rPr>
          <w:rFonts w:asciiTheme="majorHAnsi" w:hAnsiTheme="majorHAnsi" w:cstheme="majorHAnsi"/>
        </w:rPr>
      </w:pPr>
      <w:r w:rsidRPr="00521842">
        <w:rPr>
          <w:rFonts w:asciiTheme="majorHAnsi" w:hAnsiTheme="majorHAnsi" w:cstheme="majorHAnsi"/>
        </w:rPr>
        <w:t>Le rapport d’analyse</w:t>
      </w:r>
      <w:r w:rsidR="00CB7CEB">
        <w:rPr>
          <w:rStyle w:val="Appelnotedebasdep"/>
          <w:rFonts w:asciiTheme="majorHAnsi" w:hAnsiTheme="majorHAnsi" w:cstheme="majorHAnsi"/>
        </w:rPr>
        <w:footnoteReference w:id="2"/>
      </w:r>
      <w:r w:rsidRPr="00521842">
        <w:rPr>
          <w:rFonts w:asciiTheme="majorHAnsi" w:hAnsiTheme="majorHAnsi" w:cstheme="majorHAnsi"/>
        </w:rPr>
        <w:t xml:space="preserve"> </w:t>
      </w:r>
      <w:r w:rsidR="008D0ED3">
        <w:rPr>
          <w:rFonts w:asciiTheme="majorHAnsi" w:hAnsiTheme="majorHAnsi" w:cstheme="majorHAnsi"/>
        </w:rPr>
        <w:t>propose</w:t>
      </w:r>
      <w:r w:rsidR="00E10DA3">
        <w:rPr>
          <w:rFonts w:asciiTheme="majorHAnsi" w:hAnsiTheme="majorHAnsi" w:cstheme="majorHAnsi"/>
        </w:rPr>
        <w:t xml:space="preserve"> trois graphiques dont</w:t>
      </w:r>
      <w:r w:rsidR="008D0ED3">
        <w:rPr>
          <w:rFonts w:asciiTheme="majorHAnsi" w:hAnsiTheme="majorHAnsi" w:cstheme="majorHAnsi"/>
        </w:rPr>
        <w:t xml:space="preserve"> deux </w:t>
      </w:r>
      <w:r w:rsidR="00E10DA3">
        <w:rPr>
          <w:rFonts w:asciiTheme="majorHAnsi" w:hAnsiTheme="majorHAnsi" w:cstheme="majorHAnsi"/>
        </w:rPr>
        <w:t xml:space="preserve">représentant les </w:t>
      </w:r>
      <w:r w:rsidRPr="00521842">
        <w:rPr>
          <w:rFonts w:asciiTheme="majorHAnsi" w:hAnsiTheme="majorHAnsi" w:cstheme="majorHAnsi"/>
        </w:rPr>
        <w:t>pyramides des âges</w:t>
      </w:r>
      <w:r w:rsidR="008D0ED3">
        <w:rPr>
          <w:rFonts w:asciiTheme="majorHAnsi" w:hAnsiTheme="majorHAnsi" w:cstheme="majorHAnsi"/>
        </w:rPr>
        <w:t xml:space="preserve"> ainsi qu’un représentant l’évolution des effectifs par tranche d’âge. </w:t>
      </w:r>
      <w:r w:rsidR="00E10DA3">
        <w:rPr>
          <w:rFonts w:asciiTheme="majorHAnsi" w:hAnsiTheme="majorHAnsi" w:cstheme="majorHAnsi"/>
        </w:rPr>
        <w:t>Ils</w:t>
      </w:r>
      <w:r w:rsidR="008D0ED3">
        <w:rPr>
          <w:rFonts w:asciiTheme="majorHAnsi" w:hAnsiTheme="majorHAnsi" w:cstheme="majorHAnsi"/>
        </w:rPr>
        <w:t xml:space="preserve"> sont successivement produits </w:t>
      </w:r>
      <w:r w:rsidR="000D742C" w:rsidRPr="00521842">
        <w:rPr>
          <w:rFonts w:asciiTheme="majorHAnsi" w:hAnsiTheme="majorHAnsi" w:cstheme="majorHAnsi"/>
        </w:rPr>
        <w:t>pour l’</w:t>
      </w:r>
      <w:r w:rsidR="00D356F1" w:rsidRPr="00521842">
        <w:rPr>
          <w:rFonts w:asciiTheme="majorHAnsi" w:hAnsiTheme="majorHAnsi" w:cstheme="majorHAnsi"/>
        </w:rPr>
        <w:t>ensemble des personnels</w:t>
      </w:r>
      <w:r w:rsidR="00B7258B" w:rsidRPr="00521842">
        <w:rPr>
          <w:rFonts w:asciiTheme="majorHAnsi" w:hAnsiTheme="majorHAnsi" w:cstheme="majorHAnsi"/>
        </w:rPr>
        <w:t xml:space="preserve">, </w:t>
      </w:r>
      <w:r w:rsidR="008D0ED3">
        <w:rPr>
          <w:rFonts w:asciiTheme="majorHAnsi" w:hAnsiTheme="majorHAnsi" w:cstheme="majorHAnsi"/>
        </w:rPr>
        <w:t>pour les</w:t>
      </w:r>
      <w:r w:rsidR="00E10DA3">
        <w:rPr>
          <w:rFonts w:asciiTheme="majorHAnsi" w:hAnsiTheme="majorHAnsi" w:cstheme="majorHAnsi"/>
        </w:rPr>
        <w:t xml:space="preserve"> </w:t>
      </w:r>
      <w:r w:rsidR="00B7258B" w:rsidRPr="00521842">
        <w:rPr>
          <w:rFonts w:asciiTheme="majorHAnsi" w:hAnsiTheme="majorHAnsi" w:cstheme="majorHAnsi"/>
        </w:rPr>
        <w:t>fonctionnaires</w:t>
      </w:r>
      <w:r w:rsidR="00E10DA3">
        <w:rPr>
          <w:rFonts w:asciiTheme="majorHAnsi" w:hAnsiTheme="majorHAnsi" w:cstheme="majorHAnsi"/>
        </w:rPr>
        <w:t xml:space="preserve"> </w:t>
      </w:r>
      <w:r w:rsidR="00B7258B" w:rsidRPr="00521842">
        <w:rPr>
          <w:rFonts w:asciiTheme="majorHAnsi" w:hAnsiTheme="majorHAnsi" w:cstheme="majorHAnsi"/>
        </w:rPr>
        <w:t>et</w:t>
      </w:r>
      <w:r w:rsidR="00E10DA3">
        <w:rPr>
          <w:rFonts w:asciiTheme="majorHAnsi" w:hAnsiTheme="majorHAnsi" w:cstheme="majorHAnsi"/>
        </w:rPr>
        <w:t xml:space="preserve"> </w:t>
      </w:r>
      <w:r w:rsidR="008D0ED3">
        <w:rPr>
          <w:rFonts w:asciiTheme="majorHAnsi" w:hAnsiTheme="majorHAnsi" w:cstheme="majorHAnsi"/>
        </w:rPr>
        <w:t xml:space="preserve">les </w:t>
      </w:r>
      <w:r w:rsidR="00B7258B" w:rsidRPr="00521842">
        <w:rPr>
          <w:rFonts w:asciiTheme="majorHAnsi" w:hAnsiTheme="majorHAnsi" w:cstheme="majorHAnsi"/>
        </w:rPr>
        <w:t>non-titulaires, ainsi que pour les autres statuts</w:t>
      </w:r>
      <w:r w:rsidR="001F2E35">
        <w:rPr>
          <w:rFonts w:asciiTheme="majorHAnsi" w:hAnsiTheme="majorHAnsi" w:cstheme="majorHAnsi"/>
        </w:rPr>
        <w:t xml:space="preserve"> (hors élus)</w:t>
      </w:r>
      <w:r w:rsidR="00E10DA3">
        <w:rPr>
          <w:rFonts w:asciiTheme="majorHAnsi" w:hAnsiTheme="majorHAnsi" w:cstheme="majorHAnsi"/>
        </w:rPr>
        <w:t xml:space="preserve"> ; </w:t>
      </w:r>
      <w:r w:rsidR="00521842">
        <w:rPr>
          <w:rFonts w:asciiTheme="majorHAnsi" w:hAnsiTheme="majorHAnsi" w:cstheme="majorHAnsi"/>
        </w:rPr>
        <w:t>au total</w:t>
      </w:r>
      <w:r w:rsidR="00E10DA3">
        <w:rPr>
          <w:rFonts w:asciiTheme="majorHAnsi" w:hAnsiTheme="majorHAnsi" w:cstheme="majorHAnsi"/>
        </w:rPr>
        <w:t>, sont fournis</w:t>
      </w:r>
      <w:r w:rsidR="00521842">
        <w:rPr>
          <w:rFonts w:asciiTheme="majorHAnsi" w:hAnsiTheme="majorHAnsi" w:cstheme="majorHAnsi"/>
        </w:rPr>
        <w:t xml:space="preserve"> </w:t>
      </w:r>
      <w:r w:rsidR="008D0ED3">
        <w:rPr>
          <w:rFonts w:asciiTheme="majorHAnsi" w:hAnsiTheme="majorHAnsi" w:cstheme="majorHAnsi"/>
        </w:rPr>
        <w:t>douze graphiques</w:t>
      </w:r>
      <w:r w:rsidR="00B7258B" w:rsidRPr="00521842">
        <w:rPr>
          <w:rFonts w:asciiTheme="majorHAnsi" w:hAnsiTheme="majorHAnsi" w:cstheme="majorHAnsi"/>
        </w:rPr>
        <w:t>.</w:t>
      </w:r>
      <w:r w:rsidR="00ED75E5" w:rsidRPr="00521842">
        <w:rPr>
          <w:rFonts w:asciiTheme="majorHAnsi" w:hAnsiTheme="majorHAnsi" w:cstheme="majorHAnsi"/>
        </w:rPr>
        <w:t xml:space="preserve"> </w:t>
      </w:r>
    </w:p>
    <w:p w14:paraId="44BCFEF9" w14:textId="318AAA2E" w:rsidR="00521842" w:rsidRDefault="00521842">
      <w:pPr>
        <w:spacing w:before="120"/>
        <w:rPr>
          <w:rFonts w:asciiTheme="majorHAnsi" w:hAnsiTheme="majorHAnsi" w:cstheme="majorHAnsi"/>
        </w:rPr>
      </w:pPr>
      <w:r>
        <w:rPr>
          <w:rFonts w:asciiTheme="majorHAnsi" w:hAnsiTheme="majorHAnsi" w:cstheme="majorHAnsi"/>
        </w:rPr>
        <w:t>La présentation qui suit se limite aux graphiques produits pour l’ensemble des personnels (chapitre 1.1 d</w:t>
      </w:r>
      <w:r w:rsidR="00C461AC">
        <w:rPr>
          <w:rFonts w:asciiTheme="majorHAnsi" w:hAnsiTheme="majorHAnsi" w:cstheme="majorHAnsi"/>
        </w:rPr>
        <w:t>u</w:t>
      </w:r>
      <w:r>
        <w:rPr>
          <w:rFonts w:asciiTheme="majorHAnsi" w:hAnsiTheme="majorHAnsi" w:cstheme="majorHAnsi"/>
        </w:rPr>
        <w:t xml:space="preserve"> rapport</w:t>
      </w:r>
      <w:r w:rsidR="00C461AC">
        <w:rPr>
          <w:rFonts w:asciiTheme="majorHAnsi" w:hAnsiTheme="majorHAnsi" w:cstheme="majorHAnsi"/>
        </w:rPr>
        <w:t xml:space="preserve"> d’analyse</w:t>
      </w:r>
      <w:r>
        <w:rPr>
          <w:rFonts w:asciiTheme="majorHAnsi" w:hAnsiTheme="majorHAnsi" w:cstheme="majorHAnsi"/>
        </w:rPr>
        <w:t xml:space="preserve">). </w:t>
      </w:r>
    </w:p>
    <w:p w14:paraId="7CD61A3A" w14:textId="4BDA7D16" w:rsidR="00EA2E42" w:rsidRPr="00D05DFA" w:rsidRDefault="00EA2E42" w:rsidP="00EA2E42">
      <w:pPr>
        <w:rPr>
          <w:rFonts w:asciiTheme="majorHAnsi" w:hAnsiTheme="majorHAnsi" w:cstheme="majorHAnsi"/>
        </w:rPr>
      </w:pPr>
      <w:r w:rsidRPr="00D05DFA">
        <w:rPr>
          <w:rFonts w:asciiTheme="majorHAnsi" w:hAnsiTheme="majorHAnsi" w:cstheme="majorHAnsi"/>
        </w:rPr>
        <w:t>Les données permettant de constituer ces graphiques sont accessibles par des liens</w:t>
      </w:r>
      <w:r>
        <w:rPr>
          <w:rFonts w:asciiTheme="majorHAnsi" w:hAnsiTheme="majorHAnsi" w:cstheme="majorHAnsi"/>
        </w:rPr>
        <w:t xml:space="preserve"> </w:t>
      </w:r>
      <w:r w:rsidRPr="00D05DFA">
        <w:rPr>
          <w:rFonts w:asciiTheme="majorHAnsi" w:hAnsiTheme="majorHAnsi" w:cstheme="majorHAnsi"/>
        </w:rPr>
        <w:t>hypertexte</w:t>
      </w:r>
      <w:r>
        <w:rPr>
          <w:rFonts w:asciiTheme="majorHAnsi" w:hAnsiTheme="majorHAnsi" w:cstheme="majorHAnsi"/>
        </w:rPr>
        <w:t>, sous les</w:t>
      </w:r>
      <w:r w:rsidRPr="00D05DFA">
        <w:rPr>
          <w:rFonts w:asciiTheme="majorHAnsi" w:hAnsiTheme="majorHAnsi" w:cstheme="majorHAnsi"/>
        </w:rPr>
        <w:t xml:space="preserve"> </w:t>
      </w:r>
      <w:r>
        <w:rPr>
          <w:rFonts w:asciiTheme="majorHAnsi" w:hAnsiTheme="majorHAnsi" w:cstheme="majorHAnsi"/>
        </w:rPr>
        <w:t>tableaux de distribution des âges par quartile.</w:t>
      </w:r>
      <w:r w:rsidRPr="00D05DFA">
        <w:rPr>
          <w:rFonts w:asciiTheme="majorHAnsi" w:hAnsiTheme="majorHAnsi" w:cstheme="majorHAnsi"/>
        </w:rPr>
        <w:t xml:space="preserve"> </w:t>
      </w:r>
      <w:r>
        <w:rPr>
          <w:rFonts w:asciiTheme="majorHAnsi" w:hAnsiTheme="majorHAnsi" w:cstheme="majorHAnsi"/>
        </w:rPr>
        <w:t>En cliquant sur le premier</w:t>
      </w:r>
      <w:r w:rsidRPr="00D05DFA">
        <w:rPr>
          <w:rFonts w:asciiTheme="majorHAnsi" w:hAnsiTheme="majorHAnsi" w:cstheme="majorHAnsi"/>
        </w:rPr>
        <w:t xml:space="preserve"> lien dans le rapport</w:t>
      </w:r>
      <w:r>
        <w:rPr>
          <w:rFonts w:asciiTheme="majorHAnsi" w:hAnsiTheme="majorHAnsi" w:cstheme="majorHAnsi"/>
        </w:rPr>
        <w:t xml:space="preserve">, </w:t>
      </w:r>
      <w:r w:rsidRPr="00526962">
        <w:rPr>
          <w:rStyle w:val="Lienhypertexte"/>
        </w:rPr>
        <w:t>lien vers la base des âges – début de période</w:t>
      </w:r>
      <w:r>
        <w:rPr>
          <w:rFonts w:asciiTheme="majorHAnsi" w:hAnsiTheme="majorHAnsi" w:cstheme="majorHAnsi"/>
        </w:rPr>
        <w:t>, le tableur (Calc sous Linux ou EXCEL sous Windows) s’ouvre et</w:t>
      </w:r>
      <w:r w:rsidRPr="00D05DFA">
        <w:rPr>
          <w:rFonts w:asciiTheme="majorHAnsi" w:hAnsiTheme="majorHAnsi" w:cstheme="majorHAnsi"/>
        </w:rPr>
        <w:t xml:space="preserve"> </w:t>
      </w:r>
      <w:r>
        <w:rPr>
          <w:rFonts w:asciiTheme="majorHAnsi" w:hAnsiTheme="majorHAnsi" w:cstheme="majorHAnsi"/>
        </w:rPr>
        <w:t xml:space="preserve">affiche </w:t>
      </w:r>
      <w:r w:rsidRPr="00D05DFA">
        <w:rPr>
          <w:rFonts w:asciiTheme="majorHAnsi" w:hAnsiTheme="majorHAnsi" w:cstheme="majorHAnsi"/>
        </w:rPr>
        <w:t xml:space="preserve">la base de données CSV des âges </w:t>
      </w:r>
      <w:r>
        <w:rPr>
          <w:rFonts w:asciiTheme="majorHAnsi" w:hAnsiTheme="majorHAnsi" w:cstheme="majorHAnsi"/>
        </w:rPr>
        <w:t>au</w:t>
      </w:r>
      <w:r w:rsidRPr="00D05DFA">
        <w:rPr>
          <w:rFonts w:asciiTheme="majorHAnsi" w:hAnsiTheme="majorHAnsi" w:cstheme="majorHAnsi"/>
        </w:rPr>
        <w:t xml:space="preserve"> début de </w:t>
      </w:r>
      <w:r>
        <w:rPr>
          <w:rFonts w:asciiTheme="majorHAnsi" w:hAnsiTheme="majorHAnsi" w:cstheme="majorHAnsi"/>
        </w:rPr>
        <w:t xml:space="preserve">la </w:t>
      </w:r>
      <w:r w:rsidRPr="00D05DFA">
        <w:rPr>
          <w:rFonts w:asciiTheme="majorHAnsi" w:hAnsiTheme="majorHAnsi" w:cstheme="majorHAnsi"/>
        </w:rPr>
        <w:t>période</w:t>
      </w:r>
      <w:r>
        <w:rPr>
          <w:rFonts w:asciiTheme="majorHAnsi" w:hAnsiTheme="majorHAnsi" w:cstheme="majorHAnsi"/>
        </w:rPr>
        <w:t xml:space="preserve"> contrôlée.</w:t>
      </w:r>
      <w:r w:rsidRPr="00D05DFA">
        <w:rPr>
          <w:rFonts w:asciiTheme="majorHAnsi" w:hAnsiTheme="majorHAnsi" w:cstheme="majorHAnsi"/>
        </w:rPr>
        <w:t xml:space="preserve"> </w:t>
      </w:r>
      <w:r>
        <w:rPr>
          <w:rFonts w:asciiTheme="majorHAnsi" w:hAnsiTheme="majorHAnsi" w:cstheme="majorHAnsi"/>
        </w:rPr>
        <w:t xml:space="preserve">Le rapport propose également de consulter les données pour la fin de la période </w:t>
      </w:r>
      <w:r w:rsidR="00E40A45">
        <w:rPr>
          <w:rFonts w:asciiTheme="majorHAnsi" w:hAnsiTheme="majorHAnsi" w:cstheme="majorHAnsi"/>
        </w:rPr>
        <w:t>contrôlée</w:t>
      </w:r>
      <w:r>
        <w:rPr>
          <w:rFonts w:asciiTheme="majorHAnsi" w:hAnsiTheme="majorHAnsi" w:cstheme="majorHAnsi"/>
        </w:rPr>
        <w:t xml:space="preserve"> en cliquant sur</w:t>
      </w:r>
      <w:r w:rsidR="00E40A45">
        <w:rPr>
          <w:rFonts w:asciiTheme="majorHAnsi" w:hAnsiTheme="majorHAnsi" w:cstheme="majorHAnsi"/>
        </w:rPr>
        <w:t xml:space="preserve"> le</w:t>
      </w:r>
      <w:r>
        <w:rPr>
          <w:rFonts w:asciiTheme="majorHAnsi" w:hAnsiTheme="majorHAnsi" w:cstheme="majorHAnsi"/>
        </w:rPr>
        <w:t xml:space="preserve"> </w:t>
      </w:r>
      <w:r w:rsidRPr="00526962">
        <w:rPr>
          <w:rStyle w:val="Lienhypertexte"/>
        </w:rPr>
        <w:t>lien vers la base des âges - fin de période</w:t>
      </w:r>
      <w:r w:rsidRPr="00D05DFA">
        <w:rPr>
          <w:rFonts w:asciiTheme="majorHAnsi" w:hAnsiTheme="majorHAnsi" w:cstheme="majorHAnsi"/>
        </w:rPr>
        <w:t>.</w:t>
      </w:r>
    </w:p>
    <w:p w14:paraId="019CB972" w14:textId="1E258125" w:rsidR="00EA2E42" w:rsidRDefault="0084501A" w:rsidP="00120C2A">
      <w:pPr>
        <w:pStyle w:val="Titretableau"/>
      </w:pPr>
      <w:r>
        <w:lastRenderedPageBreak/>
        <w:t xml:space="preserve">Pyramide des âges du personnel </w:t>
      </w:r>
      <w:r w:rsidR="00CB7CEB">
        <w:t xml:space="preserve">(période contrôlée </w:t>
      </w:r>
      <w:r>
        <w:t>2011-2015</w:t>
      </w:r>
      <w:r w:rsidR="00CB7CEB">
        <w:t>)</w:t>
      </w:r>
    </w:p>
    <w:tbl>
      <w:tblPr>
        <w:tblStyle w:val="Grilledutableau1"/>
        <w:tblW w:w="79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23" w:type="dxa"/>
        </w:tblCellMar>
        <w:tblLook w:val="04A0" w:firstRow="1" w:lastRow="0" w:firstColumn="1" w:lastColumn="0" w:noHBand="0" w:noVBand="1"/>
      </w:tblPr>
      <w:tblGrid>
        <w:gridCol w:w="3955"/>
        <w:gridCol w:w="4081"/>
      </w:tblGrid>
      <w:tr w:rsidR="00E40A45" w:rsidRPr="00FA59C0" w14:paraId="74A04B0F" w14:textId="77777777" w:rsidTr="00EF3FE1">
        <w:trPr>
          <w:trHeight w:val="6507"/>
          <w:jc w:val="center"/>
        </w:trPr>
        <w:tc>
          <w:tcPr>
            <w:tcW w:w="3907" w:type="dxa"/>
            <w:shd w:val="clear" w:color="auto" w:fill="auto"/>
          </w:tcPr>
          <w:p w14:paraId="54D9EF4B" w14:textId="783D2659" w:rsidR="00E40A45" w:rsidRPr="00D05DFA" w:rsidRDefault="00E40A45" w:rsidP="00B60236">
            <w:pPr>
              <w:spacing w:after="0"/>
              <w:rPr>
                <w:rFonts w:asciiTheme="majorHAnsi" w:hAnsiTheme="majorHAnsi" w:cstheme="majorHAnsi"/>
                <w:color w:val="00000A"/>
                <w:sz w:val="22"/>
              </w:rPr>
            </w:pPr>
            <w:r w:rsidRPr="00D05DFA">
              <w:rPr>
                <w:rFonts w:asciiTheme="majorHAnsi" w:hAnsiTheme="majorHAnsi" w:cstheme="majorHAnsi"/>
                <w:b/>
                <w:color w:val="00000A"/>
                <w:sz w:val="22"/>
              </w:rPr>
              <w:t>Base de données des pyramides des âges sous tableur Excel</w:t>
            </w:r>
          </w:p>
          <w:p w14:paraId="5F2B58BC" w14:textId="406F66BD" w:rsidR="00E40A45" w:rsidRPr="00EF3FE1" w:rsidRDefault="00E40A45" w:rsidP="00B60236">
            <w:pPr>
              <w:spacing w:after="0"/>
              <w:rPr>
                <w:rFonts w:asciiTheme="majorHAnsi" w:hAnsiTheme="majorHAnsi" w:cstheme="majorHAnsi"/>
                <w:color w:val="00000A"/>
                <w:sz w:val="22"/>
              </w:rPr>
            </w:pPr>
            <w:r w:rsidRPr="00D05DFA">
              <w:rPr>
                <w:rFonts w:asciiTheme="majorHAnsi" w:hAnsiTheme="majorHAnsi" w:cstheme="majorHAnsi"/>
                <w:noProof/>
                <w:color w:val="00000A"/>
                <w:sz w:val="22"/>
              </w:rPr>
              <w:drawing>
                <wp:anchor distT="0" distB="0" distL="114300" distR="114300" simplePos="0" relativeHeight="251817984" behindDoc="0" locked="0" layoutInCell="1" allowOverlap="1" wp14:anchorId="446C7EBA" wp14:editId="11467E37">
                  <wp:simplePos x="0" y="0"/>
                  <wp:positionH relativeFrom="column">
                    <wp:posOffset>1270</wp:posOffset>
                  </wp:positionH>
                  <wp:positionV relativeFrom="page">
                    <wp:posOffset>506730</wp:posOffset>
                  </wp:positionV>
                  <wp:extent cx="2364740" cy="3545840"/>
                  <wp:effectExtent l="0" t="0" r="0" b="3810"/>
                  <wp:wrapTopAndBottom/>
                  <wp:docPr id="16"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28"/>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364740" cy="3545840"/>
                          </a:xfrm>
                          <a:prstGeom prst="rect">
                            <a:avLst/>
                          </a:prstGeom>
                        </pic:spPr>
                      </pic:pic>
                    </a:graphicData>
                  </a:graphic>
                  <wp14:sizeRelV relativeFrom="margin">
                    <wp14:pctHeight>0</wp14:pctHeight>
                  </wp14:sizeRelV>
                </wp:anchor>
              </w:drawing>
            </w:r>
          </w:p>
        </w:tc>
        <w:tc>
          <w:tcPr>
            <w:tcW w:w="4032" w:type="dxa"/>
            <w:shd w:val="clear" w:color="auto" w:fill="auto"/>
          </w:tcPr>
          <w:p w14:paraId="1CF8173D" w14:textId="476A144C" w:rsidR="00E40A45" w:rsidRPr="00D05DFA" w:rsidRDefault="00E40A45" w:rsidP="00B60236">
            <w:pPr>
              <w:spacing w:after="0"/>
              <w:jc w:val="center"/>
              <w:rPr>
                <w:rFonts w:asciiTheme="majorHAnsi" w:hAnsiTheme="majorHAnsi" w:cstheme="majorHAnsi"/>
                <w:color w:val="00000A"/>
                <w:sz w:val="22"/>
              </w:rPr>
            </w:pPr>
            <w:r w:rsidRPr="00D05DFA">
              <w:rPr>
                <w:rFonts w:asciiTheme="majorHAnsi" w:hAnsiTheme="majorHAnsi" w:cstheme="majorHAnsi"/>
                <w:noProof/>
                <w:color w:val="00000A"/>
                <w:sz w:val="22"/>
              </w:rPr>
              <w:drawing>
                <wp:anchor distT="0" distB="0" distL="114300" distR="114300" simplePos="0" relativeHeight="251816960" behindDoc="0" locked="0" layoutInCell="1" allowOverlap="1" wp14:anchorId="5864B2E2" wp14:editId="2A2F7D11">
                  <wp:simplePos x="0" y="0"/>
                  <wp:positionH relativeFrom="column">
                    <wp:posOffset>62230</wp:posOffset>
                  </wp:positionH>
                  <wp:positionV relativeFrom="paragraph">
                    <wp:posOffset>377825</wp:posOffset>
                  </wp:positionV>
                  <wp:extent cx="2444750" cy="3390900"/>
                  <wp:effectExtent l="0" t="0" r="0" b="0"/>
                  <wp:wrapSquare wrapText="bothSides"/>
                  <wp:docPr id="28"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31"/>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444750" cy="3390900"/>
                          </a:xfrm>
                          <a:prstGeom prst="rect">
                            <a:avLst/>
                          </a:prstGeom>
                        </pic:spPr>
                      </pic:pic>
                    </a:graphicData>
                  </a:graphic>
                  <wp14:sizeRelH relativeFrom="margin">
                    <wp14:pctWidth>0</wp14:pctWidth>
                  </wp14:sizeRelH>
                  <wp14:sizeRelV relativeFrom="margin">
                    <wp14:pctHeight>0</wp14:pctHeight>
                  </wp14:sizeRelV>
                </wp:anchor>
              </w:drawing>
            </w:r>
          </w:p>
        </w:tc>
      </w:tr>
    </w:tbl>
    <w:p w14:paraId="540A220B" w14:textId="1E50901B" w:rsidR="00BA7F09" w:rsidRDefault="00BA7F09" w:rsidP="00120C2A">
      <w:pPr>
        <w:spacing w:before="120"/>
        <w:rPr>
          <w:rFonts w:asciiTheme="majorHAnsi" w:hAnsiTheme="majorHAnsi" w:cstheme="majorHAnsi"/>
        </w:rPr>
      </w:pPr>
      <w:r>
        <w:rPr>
          <w:noProof/>
        </w:rPr>
        <w:drawing>
          <wp:anchor distT="0" distB="0" distL="114300" distR="114300" simplePos="0" relativeHeight="251900928" behindDoc="0" locked="0" layoutInCell="1" allowOverlap="1" wp14:anchorId="22D63E56" wp14:editId="2D9FCC58">
            <wp:simplePos x="0" y="0"/>
            <wp:positionH relativeFrom="column">
              <wp:posOffset>71120</wp:posOffset>
            </wp:positionH>
            <wp:positionV relativeFrom="page">
              <wp:posOffset>5438775</wp:posOffset>
            </wp:positionV>
            <wp:extent cx="603250" cy="548640"/>
            <wp:effectExtent l="0" t="0" r="0" b="3810"/>
            <wp:wrapThrough wrapText="bothSides">
              <wp:wrapPolygon edited="0">
                <wp:start x="8867" y="0"/>
                <wp:lineTo x="5457" y="1500"/>
                <wp:lineTo x="2046" y="6750"/>
                <wp:lineTo x="2728" y="12750"/>
                <wp:lineTo x="7503" y="19500"/>
                <wp:lineTo x="8185" y="21000"/>
                <wp:lineTo x="12960" y="21000"/>
                <wp:lineTo x="13642" y="19500"/>
                <wp:lineTo x="18417" y="12750"/>
                <wp:lineTo x="19781" y="8250"/>
                <wp:lineTo x="15688" y="750"/>
                <wp:lineTo x="12278" y="0"/>
                <wp:lineTo x="8867" y="0"/>
              </wp:wrapPolygon>
            </wp:wrapThrough>
            <wp:docPr id="73737" name="Image 73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3250" cy="548640"/>
                    </a:xfrm>
                    <a:prstGeom prst="rect">
                      <a:avLst/>
                    </a:prstGeom>
                    <a:noFill/>
                    <a:ln>
                      <a:noFill/>
                    </a:ln>
                  </pic:spPr>
                </pic:pic>
              </a:graphicData>
            </a:graphic>
          </wp:anchor>
        </w:drawing>
      </w:r>
    </w:p>
    <w:p w14:paraId="0AE06930" w14:textId="781BE8B1" w:rsidR="00BA7F09" w:rsidRDefault="00676400" w:rsidP="00120C2A">
      <w:pPr>
        <w:spacing w:before="120"/>
        <w:rPr>
          <w:rFonts w:asciiTheme="majorHAnsi" w:hAnsiTheme="majorHAnsi" w:cstheme="majorHAnsi"/>
        </w:rPr>
      </w:pPr>
      <w:r w:rsidRPr="009F47F6">
        <w:rPr>
          <w:rFonts w:asciiTheme="majorHAnsi" w:eastAsia="Calibri" w:hAnsiTheme="majorHAnsi" w:cstheme="majorHAnsi"/>
          <w:noProof/>
          <w:color w:val="D14A95" w:themeColor="accent1"/>
          <w:sz w:val="22"/>
          <w:szCs w:val="22"/>
        </w:rPr>
        <mc:AlternateContent>
          <mc:Choice Requires="wps">
            <w:drawing>
              <wp:anchor distT="0" distB="0" distL="114300" distR="114300" simplePos="0" relativeHeight="251682816" behindDoc="0" locked="0" layoutInCell="1" allowOverlap="1" wp14:anchorId="368435D3" wp14:editId="2C3E89D9">
                <wp:simplePos x="0" y="0"/>
                <wp:positionH relativeFrom="leftMargin">
                  <wp:posOffset>6631167</wp:posOffset>
                </wp:positionH>
                <wp:positionV relativeFrom="margin">
                  <wp:posOffset>-54445</wp:posOffset>
                </wp:positionV>
                <wp:extent cx="509905" cy="8765540"/>
                <wp:effectExtent l="0" t="0" r="4445" b="0"/>
                <wp:wrapThrough wrapText="bothSides">
                  <wp:wrapPolygon edited="0">
                    <wp:start x="0" y="0"/>
                    <wp:lineTo x="0" y="21547"/>
                    <wp:lineTo x="20981" y="21547"/>
                    <wp:lineTo x="20981" y="0"/>
                    <wp:lineTo x="0" y="0"/>
                  </wp:wrapPolygon>
                </wp:wrapThrough>
                <wp:docPr id="24" name="Rectangle 24"/>
                <wp:cNvGraphicFramePr/>
                <a:graphic xmlns:a="http://schemas.openxmlformats.org/drawingml/2006/main">
                  <a:graphicData uri="http://schemas.microsoft.com/office/word/2010/wordprocessingShape">
                    <wps:wsp>
                      <wps:cNvSpPr/>
                      <wps:spPr>
                        <a:xfrm>
                          <a:off x="0" y="0"/>
                          <a:ext cx="509905" cy="8765540"/>
                        </a:xfrm>
                        <a:prstGeom prst="rect">
                          <a:avLst/>
                        </a:prstGeom>
                        <a:solidFill>
                          <a:schemeClr val="accent1"/>
                        </a:solidFill>
                        <a:ln w="9525" cap="flat" cmpd="sng" algn="ctr">
                          <a:noFill/>
                          <a:prstDash val="solid"/>
                        </a:ln>
                        <a:effectLst/>
                      </wps:spPr>
                      <wps:txbx>
                        <w:txbxContent>
                          <w:p w14:paraId="57D1F398" w14:textId="77777777" w:rsidR="00EB106F" w:rsidRPr="002B0FF2" w:rsidRDefault="00EB106F" w:rsidP="00AF196E">
                            <w:pPr>
                              <w:jc w:val="center"/>
                              <w:rPr>
                                <w:caps/>
                                <w:color w:val="7FCDE6"/>
                                <w:sz w:val="36"/>
                                <w:szCs w:val="36"/>
                              </w:rPr>
                            </w:pPr>
                            <w:r w:rsidRPr="00AF196E">
                              <w:rPr>
                                <w:rFonts w:ascii="Arial" w:hAnsi="Arial" w:cs="Arial"/>
                                <w:b/>
                                <w:caps/>
                                <w:color w:val="FFFFFF"/>
                                <w:spacing w:val="30"/>
                                <w:sz w:val="32"/>
                                <w:szCs w:val="32"/>
                              </w:rPr>
                              <w:t>LES STATISTIQUES</w:t>
                            </w:r>
                            <w:r>
                              <w:rPr>
                                <w:rFonts w:ascii="Times New Roman" w:hAnsi="Times New Roman"/>
                                <w:b/>
                                <w:caps/>
                                <w:color w:val="FFFFFF"/>
                                <w:spacing w:val="30"/>
                                <w:sz w:val="32"/>
                                <w:szCs w:val="32"/>
                              </w:rPr>
                              <w:t xml:space="preserve"> </w:t>
                            </w:r>
                            <w:r w:rsidRPr="00AF196E">
                              <w:rPr>
                                <w:rFonts w:ascii="Arial" w:hAnsi="Arial" w:cs="Arial"/>
                                <w:b/>
                                <w:caps/>
                                <w:color w:val="FFFFFF"/>
                                <w:spacing w:val="30"/>
                                <w:sz w:val="32"/>
                                <w:szCs w:val="32"/>
                              </w:rPr>
                              <w:t>DéMOGRAPHIQUES</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8435D3" id="Rectangle 24" o:spid="_x0000_s1029" style="position:absolute;left:0;text-align:left;margin-left:522.15pt;margin-top:-4.3pt;width:40.15pt;height:690.2pt;z-index:251682816;visibility:visible;mso-wrap-style:square;mso-height-percent:0;mso-wrap-distance-left:9pt;mso-wrap-distance-top:0;mso-wrap-distance-right:9pt;mso-wrap-distance-bottom:0;mso-position-horizontal:absolute;mso-position-horizontal-relative:left-margin-area;mso-position-vertical:absolute;mso-position-vertical-relative:margin;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" fillcolor="#d14a95 [3204]" stroked="f">
                <v:textbox style="layout-flow:vertical">
                  <w:txbxContent>
                    <w:p w14:paraId="57D1F398" w14:textId="77777777" w:rsidR="00EB106F" w:rsidRPr="002B0FF2" w:rsidRDefault="00EB106F" w:rsidP="00AF196E">
                      <w:pPr>
                        <w:jc w:val="center"/>
                        <w:rPr>
                          <w:caps/>
                          <w:color w:val="7FCDE6"/>
                          <w:sz w:val="36"/>
                          <w:szCs w:val="36"/>
                        </w:rPr>
                      </w:pPr>
                      <w:r w:rsidRPr="00AF196E">
                        <w:rPr>
                          <w:rFonts w:ascii="Arial" w:hAnsi="Arial" w:cs="Arial"/>
                          <w:b/>
                          <w:caps/>
                          <w:color w:val="FFFFFF"/>
                          <w:spacing w:val="30"/>
                          <w:sz w:val="32"/>
                          <w:szCs w:val="32"/>
                        </w:rPr>
                        <w:t>LES STATISTIQUES</w:t>
                      </w:r>
                      <w:r>
                        <w:rPr>
                          <w:rFonts w:ascii="Times New Roman" w:hAnsi="Times New Roman"/>
                          <w:b/>
                          <w:caps/>
                          <w:color w:val="FFFFFF"/>
                          <w:spacing w:val="30"/>
                          <w:sz w:val="32"/>
                          <w:szCs w:val="32"/>
                        </w:rPr>
                        <w:t xml:space="preserve"> </w:t>
                      </w:r>
                      <w:r w:rsidRPr="00AF196E">
                        <w:rPr>
                          <w:rFonts w:ascii="Arial" w:hAnsi="Arial" w:cs="Arial"/>
                          <w:b/>
                          <w:caps/>
                          <w:color w:val="FFFFFF"/>
                          <w:spacing w:val="30"/>
                          <w:sz w:val="32"/>
                          <w:szCs w:val="32"/>
                        </w:rPr>
                        <w:t>DéMOGRAPHIQUES</w:t>
                      </w:r>
                    </w:p>
                  </w:txbxContent>
                </v:textbox>
                <w10:wrap type="through" anchorx="margin" anchory="margin"/>
              </v:rect>
            </w:pict>
          </mc:Fallback>
        </mc:AlternateContent>
      </w:r>
      <w:r w:rsidR="00BA7F09" w:rsidRPr="009F47F6">
        <w:rPr>
          <w:rFonts w:asciiTheme="majorHAnsi" w:hAnsiTheme="majorHAnsi" w:cstheme="majorHAnsi"/>
          <w:color w:val="D14A95" w:themeColor="accent1"/>
        </w:rPr>
        <w:t>Point d’a</w:t>
      </w:r>
      <w:r w:rsidR="00A72B3E">
        <w:rPr>
          <w:rFonts w:asciiTheme="majorHAnsi" w:hAnsiTheme="majorHAnsi" w:cstheme="majorHAnsi"/>
          <w:color w:val="D14A95" w:themeColor="accent1"/>
        </w:rPr>
        <w:t>ttention</w:t>
      </w:r>
      <w:r w:rsidR="00BA7F09">
        <w:rPr>
          <w:rFonts w:asciiTheme="majorHAnsi" w:hAnsiTheme="majorHAnsi" w:cstheme="majorHAnsi"/>
        </w:rPr>
        <w:t xml:space="preserve"> </w:t>
      </w:r>
    </w:p>
    <w:p w14:paraId="28482C8F" w14:textId="77777777" w:rsidR="00BA7F09" w:rsidRDefault="00BA7F09" w:rsidP="00120C2A">
      <w:pPr>
        <w:spacing w:before="120"/>
        <w:rPr>
          <w:rFonts w:asciiTheme="majorHAnsi" w:hAnsiTheme="majorHAnsi" w:cstheme="majorHAnsi"/>
        </w:rPr>
      </w:pPr>
    </w:p>
    <w:p w14:paraId="0D948633" w14:textId="1B9FBB8A" w:rsidR="00B1365C" w:rsidRPr="00977B48" w:rsidRDefault="00B1365C" w:rsidP="004A2802">
      <w:pPr>
        <w:pStyle w:val="Paragraphedeliste"/>
        <w:numPr>
          <w:ilvl w:val="0"/>
          <w:numId w:val="63"/>
        </w:numPr>
        <w:spacing w:before="120"/>
        <w:rPr>
          <w:rFonts w:asciiTheme="majorHAnsi" w:hAnsiTheme="majorHAnsi" w:cstheme="majorHAnsi"/>
        </w:rPr>
      </w:pPr>
      <w:r w:rsidRPr="00977B48">
        <w:rPr>
          <w:rFonts w:asciiTheme="majorHAnsi" w:hAnsiTheme="majorHAnsi" w:cstheme="majorHAnsi"/>
        </w:rPr>
        <w:t xml:space="preserve">Les effectifs figurant </w:t>
      </w:r>
      <w:r w:rsidR="007A1C3C" w:rsidRPr="00977B48">
        <w:rPr>
          <w:rFonts w:asciiTheme="majorHAnsi" w:hAnsiTheme="majorHAnsi" w:cstheme="majorHAnsi"/>
        </w:rPr>
        <w:t>ci-dessus</w:t>
      </w:r>
      <w:r w:rsidRPr="00977B48">
        <w:rPr>
          <w:rFonts w:asciiTheme="majorHAnsi" w:hAnsiTheme="majorHAnsi" w:cstheme="majorHAnsi"/>
        </w:rPr>
        <w:t>, comme ceux des tableaux</w:t>
      </w:r>
      <w:r w:rsidR="00184B46" w:rsidRPr="00977B48">
        <w:rPr>
          <w:rFonts w:asciiTheme="majorHAnsi" w:hAnsiTheme="majorHAnsi" w:cstheme="majorHAnsi"/>
        </w:rPr>
        <w:t xml:space="preserve"> </w:t>
      </w:r>
      <w:r w:rsidR="00D853D8">
        <w:rPr>
          <w:rFonts w:asciiTheme="majorHAnsi" w:hAnsiTheme="majorHAnsi" w:cstheme="majorHAnsi"/>
        </w:rPr>
        <w:t>produits</w:t>
      </w:r>
      <w:r w:rsidR="00184B46" w:rsidRPr="00977B48">
        <w:rPr>
          <w:rFonts w:asciiTheme="majorHAnsi" w:hAnsiTheme="majorHAnsi" w:cstheme="majorHAnsi"/>
        </w:rPr>
        <w:t xml:space="preserve"> dans le rapport d’analyse</w:t>
      </w:r>
      <w:r w:rsidRPr="00977B48">
        <w:rPr>
          <w:rFonts w:asciiTheme="majorHAnsi" w:hAnsiTheme="majorHAnsi" w:cstheme="majorHAnsi"/>
        </w:rPr>
        <w:t xml:space="preserve">, sont des effectifs de matricules gérés en base de paye et non d’agents en position d’activité. </w:t>
      </w:r>
      <w:r w:rsidR="00184B46">
        <w:rPr>
          <w:rStyle w:val="Appelnotedebasdep"/>
          <w:rFonts w:asciiTheme="majorHAnsi" w:hAnsiTheme="majorHAnsi" w:cstheme="majorHAnsi"/>
        </w:rPr>
        <w:footnoteReference w:id="3"/>
      </w:r>
    </w:p>
    <w:p w14:paraId="7D852B77" w14:textId="10F9A3F9" w:rsidR="00BA7F09" w:rsidRDefault="00BA7F09" w:rsidP="00EF3FE1">
      <w:pPr>
        <w:shd w:val="clear" w:color="auto" w:fill="D14A95" w:themeFill="accent1"/>
        <w:spacing w:before="360"/>
        <w:jc w:val="center"/>
        <w:rPr>
          <w:rFonts w:asciiTheme="majorHAnsi" w:hAnsiTheme="majorHAnsi" w:cstheme="majorHAnsi"/>
          <w:b/>
          <w:sz w:val="40"/>
          <w:szCs w:val="40"/>
        </w:rPr>
      </w:pPr>
      <w:r w:rsidRPr="00762897">
        <w:rPr>
          <w:rFonts w:asciiTheme="majorHAnsi" w:hAnsiTheme="majorHAnsi" w:cstheme="majorHAnsi"/>
          <w:b/>
          <w:sz w:val="40"/>
          <w:szCs w:val="40"/>
        </w:rPr>
        <w:t>Les graphiques produits par le logiciel</w:t>
      </w:r>
    </w:p>
    <w:p w14:paraId="1E39BF7E" w14:textId="77777777" w:rsidR="00BA7F09" w:rsidRPr="009F47F6" w:rsidRDefault="004D2147" w:rsidP="004A2802">
      <w:pPr>
        <w:pStyle w:val="Paragraphedeliste"/>
        <w:numPr>
          <w:ilvl w:val="0"/>
          <w:numId w:val="46"/>
        </w:numPr>
        <w:spacing w:before="240"/>
        <w:ind w:left="714" w:hanging="357"/>
        <w:contextualSpacing w:val="0"/>
        <w:rPr>
          <w:rFonts w:asciiTheme="majorHAnsi" w:hAnsiTheme="majorHAnsi" w:cstheme="majorHAnsi"/>
        </w:rPr>
      </w:pPr>
      <w:r w:rsidRPr="00120C2A">
        <w:rPr>
          <w:rFonts w:ascii="Times New Roman" w:hAnsi="Times New Roman"/>
        </w:rPr>
        <w:t xml:space="preserve">La </w:t>
      </w:r>
      <w:r w:rsidR="00DE6B52" w:rsidRPr="00120C2A">
        <w:rPr>
          <w:rFonts w:ascii="Times New Roman" w:hAnsi="Times New Roman"/>
          <w:b/>
        </w:rPr>
        <w:t xml:space="preserve">pyramide </w:t>
      </w:r>
      <w:r w:rsidR="00B1365C" w:rsidRPr="00120C2A">
        <w:rPr>
          <w:rFonts w:ascii="Times New Roman" w:hAnsi="Times New Roman"/>
          <w:b/>
        </w:rPr>
        <w:t>des âges de l’ensemble des personnels</w:t>
      </w:r>
      <w:r w:rsidR="00B1365C" w:rsidRPr="00120C2A">
        <w:rPr>
          <w:rFonts w:ascii="Times New Roman" w:hAnsi="Times New Roman"/>
        </w:rPr>
        <w:t xml:space="preserve"> </w:t>
      </w:r>
    </w:p>
    <w:p w14:paraId="771F1DE0" w14:textId="7B3BEA0B" w:rsidR="00DE6B52" w:rsidRPr="00BA7F09" w:rsidRDefault="00BA7F09" w:rsidP="009F47F6">
      <w:pPr>
        <w:spacing w:before="120"/>
        <w:rPr>
          <w:rFonts w:asciiTheme="majorHAnsi" w:hAnsiTheme="majorHAnsi" w:cstheme="majorHAnsi"/>
        </w:rPr>
      </w:pPr>
      <w:r>
        <w:rPr>
          <w:rFonts w:ascii="Times New Roman" w:hAnsi="Times New Roman"/>
        </w:rPr>
        <w:t xml:space="preserve">Elle </w:t>
      </w:r>
      <w:r w:rsidR="00DE6B52" w:rsidRPr="009F47F6">
        <w:rPr>
          <w:rFonts w:ascii="Times New Roman" w:hAnsi="Times New Roman"/>
        </w:rPr>
        <w:t xml:space="preserve">compare la situation </w:t>
      </w:r>
      <w:r w:rsidR="00B1365C" w:rsidRPr="009F47F6">
        <w:rPr>
          <w:rFonts w:ascii="Times New Roman" w:hAnsi="Times New Roman"/>
        </w:rPr>
        <w:t xml:space="preserve">au </w:t>
      </w:r>
      <w:r w:rsidR="00DE6B52" w:rsidRPr="009F47F6">
        <w:rPr>
          <w:rFonts w:ascii="Times New Roman" w:hAnsi="Times New Roman"/>
        </w:rPr>
        <w:t xml:space="preserve">début et </w:t>
      </w:r>
      <w:r w:rsidR="00B1365C" w:rsidRPr="009F47F6">
        <w:rPr>
          <w:rFonts w:ascii="Times New Roman" w:hAnsi="Times New Roman"/>
        </w:rPr>
        <w:t xml:space="preserve">à la </w:t>
      </w:r>
      <w:r w:rsidR="00DE6B52" w:rsidRPr="009F47F6">
        <w:rPr>
          <w:rFonts w:ascii="Times New Roman" w:hAnsi="Times New Roman"/>
        </w:rPr>
        <w:t xml:space="preserve">fin de </w:t>
      </w:r>
      <w:r w:rsidR="00B1365C" w:rsidRPr="009F47F6">
        <w:rPr>
          <w:rFonts w:ascii="Times New Roman" w:hAnsi="Times New Roman"/>
        </w:rPr>
        <w:t xml:space="preserve">la </w:t>
      </w:r>
      <w:r w:rsidR="00DE6B52" w:rsidRPr="009F47F6">
        <w:rPr>
          <w:rFonts w:ascii="Times New Roman" w:hAnsi="Times New Roman"/>
        </w:rPr>
        <w:t xml:space="preserve">période </w:t>
      </w:r>
      <w:r w:rsidR="00B1365C" w:rsidRPr="009F47F6">
        <w:rPr>
          <w:rFonts w:ascii="Times New Roman" w:hAnsi="Times New Roman"/>
        </w:rPr>
        <w:t>contrôlée</w:t>
      </w:r>
      <w:r w:rsidR="00213C78" w:rsidRPr="009F47F6">
        <w:rPr>
          <w:rFonts w:ascii="Times New Roman" w:hAnsi="Times New Roman"/>
        </w:rPr>
        <w:t>. Les bâ</w:t>
      </w:r>
      <w:r w:rsidR="00DE6B52" w:rsidRPr="009F47F6">
        <w:rPr>
          <w:rFonts w:ascii="Times New Roman" w:hAnsi="Times New Roman"/>
        </w:rPr>
        <w:t xml:space="preserve">tonnets pleins représentent les effectifs de la première année, les </w:t>
      </w:r>
      <w:proofErr w:type="spellStart"/>
      <w:r w:rsidR="00DE6B52" w:rsidRPr="009F47F6">
        <w:rPr>
          <w:rFonts w:ascii="Times New Roman" w:hAnsi="Times New Roman"/>
        </w:rPr>
        <w:t>batonnets</w:t>
      </w:r>
      <w:proofErr w:type="spellEnd"/>
      <w:r w:rsidR="00DE6B52" w:rsidRPr="009F47F6">
        <w:rPr>
          <w:rFonts w:ascii="Times New Roman" w:hAnsi="Times New Roman"/>
        </w:rPr>
        <w:t xml:space="preserve"> hachurés ceux de la dernière année.</w:t>
      </w:r>
      <w:r w:rsidR="00521842" w:rsidRPr="00BA7F09">
        <w:rPr>
          <w:rFonts w:asciiTheme="majorHAnsi" w:hAnsiTheme="majorHAnsi" w:cstheme="majorHAnsi"/>
        </w:rPr>
        <w:t xml:space="preserve"> La pyramide des âges des effectifs féminins est figurée à gauche</w:t>
      </w:r>
      <w:r w:rsidR="004D2147" w:rsidRPr="00BA7F09">
        <w:rPr>
          <w:rFonts w:asciiTheme="majorHAnsi" w:hAnsiTheme="majorHAnsi" w:cstheme="majorHAnsi"/>
        </w:rPr>
        <w:t xml:space="preserve"> de l’axe central des âges, celle des effectifs masculins à droite. L’abscisse reporte l</w:t>
      </w:r>
      <w:r w:rsidR="00213C78" w:rsidRPr="00BA7F09">
        <w:rPr>
          <w:rFonts w:asciiTheme="majorHAnsi" w:hAnsiTheme="majorHAnsi" w:cstheme="majorHAnsi"/>
        </w:rPr>
        <w:t>e nombre d’agents pour chaque bâ</w:t>
      </w:r>
      <w:r w:rsidR="004D2147" w:rsidRPr="00BA7F09">
        <w:rPr>
          <w:rFonts w:asciiTheme="majorHAnsi" w:hAnsiTheme="majorHAnsi" w:cstheme="majorHAnsi"/>
        </w:rPr>
        <w:t>tonnet.</w:t>
      </w:r>
    </w:p>
    <w:p w14:paraId="122685EE" w14:textId="3632A5E2" w:rsidR="00521842" w:rsidRPr="004D2147" w:rsidRDefault="00676400" w:rsidP="00120C2A">
      <w:pPr>
        <w:pStyle w:val="Titregraphique"/>
        <w:rPr>
          <w:rFonts w:asciiTheme="majorHAnsi" w:hAnsiTheme="majorHAnsi" w:cstheme="majorHAnsi"/>
        </w:rPr>
      </w:pPr>
      <w:r w:rsidRPr="00D05DFA">
        <w:rPr>
          <w:rFonts w:asciiTheme="majorHAnsi" w:eastAsia="Calibri" w:hAnsiTheme="majorHAnsi" w:cstheme="majorHAnsi"/>
          <w:noProof/>
          <w:color w:val="FFFFFF"/>
          <w:sz w:val="22"/>
          <w:szCs w:val="22"/>
          <w:lang w:eastAsia="fr-FR"/>
        </w:rPr>
        <w:lastRenderedPageBreak/>
        <mc:AlternateContent>
          <mc:Choice Requires="wps">
            <w:drawing>
              <wp:anchor distT="0" distB="0" distL="114300" distR="114300" simplePos="0" relativeHeight="251813888" behindDoc="0" locked="0" layoutInCell="1" allowOverlap="1" wp14:anchorId="3CB919C2" wp14:editId="7507ECD1">
                <wp:simplePos x="0" y="0"/>
                <wp:positionH relativeFrom="leftMargin">
                  <wp:posOffset>518878</wp:posOffset>
                </wp:positionH>
                <wp:positionV relativeFrom="margin">
                  <wp:posOffset>-65267</wp:posOffset>
                </wp:positionV>
                <wp:extent cx="509905" cy="8765540"/>
                <wp:effectExtent l="0" t="0" r="4445" b="0"/>
                <wp:wrapThrough wrapText="bothSides">
                  <wp:wrapPolygon edited="0">
                    <wp:start x="0" y="0"/>
                    <wp:lineTo x="0" y="21547"/>
                    <wp:lineTo x="20981" y="21547"/>
                    <wp:lineTo x="20981" y="0"/>
                    <wp:lineTo x="0" y="0"/>
                  </wp:wrapPolygon>
                </wp:wrapThrough>
                <wp:docPr id="3" name="Rectangle 3"/>
                <wp:cNvGraphicFramePr/>
                <a:graphic xmlns:a="http://schemas.openxmlformats.org/drawingml/2006/main">
                  <a:graphicData uri="http://schemas.microsoft.com/office/word/2010/wordprocessingShape">
                    <wps:wsp>
                      <wps:cNvSpPr/>
                      <wps:spPr>
                        <a:xfrm>
                          <a:off x="0" y="0"/>
                          <a:ext cx="509905" cy="8765540"/>
                        </a:xfrm>
                        <a:prstGeom prst="rect">
                          <a:avLst/>
                        </a:prstGeom>
                        <a:solidFill>
                          <a:schemeClr val="accent1"/>
                        </a:solidFill>
                        <a:ln w="9525" cap="flat" cmpd="sng" algn="ctr">
                          <a:noFill/>
                          <a:prstDash val="solid"/>
                        </a:ln>
                        <a:effectLst/>
                      </wps:spPr>
                      <wps:txbx>
                        <w:txbxContent>
                          <w:p w14:paraId="212D2CF2" w14:textId="77777777" w:rsidR="00EB106F" w:rsidRPr="002B0FF2" w:rsidRDefault="00EB106F" w:rsidP="00EA2E42">
                            <w:pPr>
                              <w:jc w:val="center"/>
                              <w:rPr>
                                <w:caps/>
                                <w:color w:val="7FCDE6"/>
                                <w:sz w:val="36"/>
                                <w:szCs w:val="36"/>
                              </w:rPr>
                            </w:pPr>
                            <w:r w:rsidRPr="00AF196E">
                              <w:rPr>
                                <w:rFonts w:ascii="Arial" w:hAnsi="Arial" w:cs="Arial"/>
                                <w:b/>
                                <w:caps/>
                                <w:color w:val="FFFFFF"/>
                                <w:spacing w:val="30"/>
                                <w:sz w:val="32"/>
                                <w:szCs w:val="32"/>
                              </w:rPr>
                              <w:t>LES STATISTIQUES</w:t>
                            </w:r>
                            <w:r>
                              <w:rPr>
                                <w:rFonts w:ascii="Times New Roman" w:hAnsi="Times New Roman"/>
                                <w:b/>
                                <w:caps/>
                                <w:color w:val="FFFFFF"/>
                                <w:spacing w:val="30"/>
                                <w:sz w:val="32"/>
                                <w:szCs w:val="32"/>
                              </w:rPr>
                              <w:t xml:space="preserve"> </w:t>
                            </w:r>
                            <w:r w:rsidRPr="00AF196E">
                              <w:rPr>
                                <w:rFonts w:ascii="Arial" w:hAnsi="Arial" w:cs="Arial"/>
                                <w:b/>
                                <w:caps/>
                                <w:color w:val="FFFFFF"/>
                                <w:spacing w:val="30"/>
                                <w:sz w:val="32"/>
                                <w:szCs w:val="32"/>
                              </w:rPr>
                              <w:t>DéMOGRAPHIQUES</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B919C2" id="Rectangle 3" o:spid="_x0000_s1030" style="position:absolute;left:0;text-align:left;margin-left:40.85pt;margin-top:-5.15pt;width:40.15pt;height:690.2pt;z-index:251813888;visibility:visible;mso-wrap-style:square;mso-height-percent:0;mso-wrap-distance-left:9pt;mso-wrap-distance-top:0;mso-wrap-distance-right:9pt;mso-wrap-distance-bottom:0;mso-position-horizontal:absolute;mso-position-horizontal-relative:left-margin-area;mso-position-vertical:absolute;mso-position-vertical-relative:margin;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" fillcolor="#d14a95 [3204]" stroked="f">
                <v:textbox style="layout-flow:vertical;mso-layout-flow-alt:bottom-to-top">
                  <w:txbxContent>
                    <w:p w14:paraId="212D2CF2" w14:textId="77777777" w:rsidR="00EB106F" w:rsidRPr="002B0FF2" w:rsidRDefault="00EB106F" w:rsidP="00EA2E42">
                      <w:pPr>
                        <w:jc w:val="center"/>
                        <w:rPr>
                          <w:caps/>
                          <w:color w:val="7FCDE6"/>
                          <w:sz w:val="36"/>
                          <w:szCs w:val="36"/>
                        </w:rPr>
                      </w:pPr>
                      <w:r w:rsidRPr="00AF196E">
                        <w:rPr>
                          <w:rFonts w:ascii="Arial" w:hAnsi="Arial" w:cs="Arial"/>
                          <w:b/>
                          <w:caps/>
                          <w:color w:val="FFFFFF"/>
                          <w:spacing w:val="30"/>
                          <w:sz w:val="32"/>
                          <w:szCs w:val="32"/>
                        </w:rPr>
                        <w:t>LES STATISTIQUES</w:t>
                      </w:r>
                      <w:r>
                        <w:rPr>
                          <w:rFonts w:ascii="Times New Roman" w:hAnsi="Times New Roman"/>
                          <w:b/>
                          <w:caps/>
                          <w:color w:val="FFFFFF"/>
                          <w:spacing w:val="30"/>
                          <w:sz w:val="32"/>
                          <w:szCs w:val="32"/>
                        </w:rPr>
                        <w:t xml:space="preserve"> </w:t>
                      </w:r>
                      <w:r w:rsidRPr="00AF196E">
                        <w:rPr>
                          <w:rFonts w:ascii="Arial" w:hAnsi="Arial" w:cs="Arial"/>
                          <w:b/>
                          <w:caps/>
                          <w:color w:val="FFFFFF"/>
                          <w:spacing w:val="30"/>
                          <w:sz w:val="32"/>
                          <w:szCs w:val="32"/>
                        </w:rPr>
                        <w:t>DéMOGRAPHIQUES</w:t>
                      </w:r>
                    </w:p>
                  </w:txbxContent>
                </v:textbox>
                <w10:wrap type="through" anchorx="margin" anchory="margin"/>
              </v:rect>
            </w:pict>
          </mc:Fallback>
        </mc:AlternateContent>
      </w:r>
      <w:r w:rsidR="00521842" w:rsidRPr="004D2147">
        <w:t xml:space="preserve">Pyramide des âges </w:t>
      </w:r>
      <w:r w:rsidR="00521842" w:rsidRPr="00521842">
        <w:rPr>
          <w:rFonts w:asciiTheme="majorHAnsi" w:hAnsiTheme="majorHAnsi" w:cstheme="majorHAnsi"/>
        </w:rPr>
        <w:t>de l’ensemble de</w:t>
      </w:r>
      <w:r w:rsidR="00521842" w:rsidRPr="004D2147">
        <w:rPr>
          <w:rFonts w:asciiTheme="majorHAnsi" w:hAnsiTheme="majorHAnsi" w:cstheme="majorHAnsi"/>
        </w:rPr>
        <w:t>s personnels</w:t>
      </w:r>
    </w:p>
    <w:p w14:paraId="63493C9F" w14:textId="590F0480" w:rsidR="00521842" w:rsidRDefault="00521842">
      <w:pPr>
        <w:rPr>
          <w:rFonts w:asciiTheme="majorHAnsi" w:hAnsiTheme="majorHAnsi" w:cstheme="majorHAnsi"/>
        </w:rPr>
      </w:pPr>
    </w:p>
    <w:p w14:paraId="664C0958" w14:textId="488EE661" w:rsidR="00422AE6" w:rsidRDefault="00954FD3" w:rsidP="009F47F6">
      <w:pPr>
        <w:jc w:val="center"/>
        <w:rPr>
          <w:rFonts w:asciiTheme="majorHAnsi" w:hAnsiTheme="majorHAnsi" w:cstheme="majorHAnsi"/>
        </w:rPr>
      </w:pPr>
      <w:r w:rsidRPr="009F47F6">
        <w:rPr>
          <w:rFonts w:asciiTheme="majorHAnsi" w:hAnsiTheme="majorHAnsi" w:cstheme="majorHAnsi"/>
          <w:noProof/>
        </w:rPr>
        <w:drawing>
          <wp:inline distT="0" distB="0" distL="0" distR="0" wp14:anchorId="7966FD69" wp14:editId="03F42D54">
            <wp:extent cx="3854059" cy="3600199"/>
            <wp:effectExtent l="0" t="0" r="0" b="635"/>
            <wp:docPr id="246" name="Imag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58200" cy="3604067"/>
                    </a:xfrm>
                    <a:prstGeom prst="rect">
                      <a:avLst/>
                    </a:prstGeom>
                    <a:noFill/>
                    <a:ln>
                      <a:noFill/>
                    </a:ln>
                  </pic:spPr>
                </pic:pic>
              </a:graphicData>
            </a:graphic>
          </wp:inline>
        </w:drawing>
      </w:r>
    </w:p>
    <w:p w14:paraId="05A082D4" w14:textId="62DB4BF2" w:rsidR="00422AE6" w:rsidRDefault="00422AE6">
      <w:pPr>
        <w:rPr>
          <w:rFonts w:asciiTheme="majorHAnsi" w:hAnsiTheme="majorHAnsi" w:cstheme="majorHAnsi"/>
        </w:rPr>
      </w:pPr>
      <w:r w:rsidRPr="009F47F6">
        <w:rPr>
          <w:rFonts w:asciiTheme="majorHAnsi" w:hAnsiTheme="majorHAnsi" w:cstheme="majorHAnsi"/>
          <w:b/>
          <w:u w:val="single"/>
        </w:rPr>
        <w:t>Interprétation</w:t>
      </w:r>
      <w:r>
        <w:rPr>
          <w:rFonts w:asciiTheme="majorHAnsi" w:hAnsiTheme="majorHAnsi" w:cstheme="majorHAnsi"/>
        </w:rPr>
        <w:t xml:space="preserve"> : </w:t>
      </w:r>
    </w:p>
    <w:p w14:paraId="3D117974" w14:textId="333FDF51" w:rsidR="00422AE6" w:rsidRDefault="00422AE6">
      <w:pPr>
        <w:rPr>
          <w:rFonts w:asciiTheme="majorHAnsi" w:hAnsiTheme="majorHAnsi" w:cstheme="majorHAnsi"/>
        </w:rPr>
      </w:pPr>
      <w:r>
        <w:rPr>
          <w:rFonts w:asciiTheme="majorHAnsi" w:hAnsiTheme="majorHAnsi" w:cstheme="majorHAnsi"/>
        </w:rPr>
        <w:t>La comparaison des aplats pleins et hachurés de la première pyramide illustre le phénomène de « déformation vers le haut » des pyramides des âges, souvent rencontré dans la fonction publique territoriale. Ce phénomène concerne aussi bien les effectifs féminins que masculins. Dans la collectivité étudiée, il ne concerne toutefois que les effectifs des personnes âgées de 40 ans et plus</w:t>
      </w:r>
      <w:r w:rsidR="000C006B">
        <w:rPr>
          <w:rFonts w:asciiTheme="majorHAnsi" w:hAnsiTheme="majorHAnsi" w:cstheme="majorHAnsi"/>
        </w:rPr>
        <w:t>.</w:t>
      </w:r>
      <w:ins w:id="15" w:author="Nicol, Fabrice" w:date="2017-09-19T15:39:00Z">
        <w:r w:rsidR="008878CF">
          <w:rPr>
            <w:rFonts w:asciiTheme="majorHAnsi" w:hAnsiTheme="majorHAnsi" w:cstheme="majorHAnsi"/>
          </w:rPr>
          <w:t xml:space="preserve"> A l’inverse, le recrutement des agents de moins de 30 ans</w:t>
        </w:r>
      </w:ins>
      <w:ins w:id="16" w:author="Nicol, Fabrice" w:date="2017-09-19T15:40:00Z">
        <w:r w:rsidR="008878CF">
          <w:rPr>
            <w:rFonts w:asciiTheme="majorHAnsi" w:hAnsiTheme="majorHAnsi" w:cstheme="majorHAnsi"/>
          </w:rPr>
          <w:t xml:space="preserve"> est en légère augmentation</w:t>
        </w:r>
      </w:ins>
      <w:ins w:id="17" w:author="Nicol, Fabrice" w:date="2017-09-19T15:39:00Z">
        <w:r w:rsidR="008878CF">
          <w:rPr>
            <w:rFonts w:asciiTheme="majorHAnsi" w:hAnsiTheme="majorHAnsi" w:cstheme="majorHAnsi"/>
          </w:rPr>
          <w:t>.</w:t>
        </w:r>
      </w:ins>
    </w:p>
    <w:p w14:paraId="126791D8" w14:textId="26CF8EE2" w:rsidR="00BA7F09" w:rsidRPr="00EF3FE1" w:rsidRDefault="004D2147" w:rsidP="004A2802">
      <w:pPr>
        <w:pStyle w:val="Paragraphedeliste"/>
        <w:numPr>
          <w:ilvl w:val="0"/>
          <w:numId w:val="46"/>
        </w:numPr>
        <w:spacing w:before="240"/>
        <w:rPr>
          <w:rFonts w:asciiTheme="majorHAnsi" w:hAnsiTheme="majorHAnsi" w:cstheme="majorHAnsi"/>
        </w:rPr>
      </w:pPr>
      <w:r w:rsidRPr="007155DB">
        <w:rPr>
          <w:rFonts w:asciiTheme="majorHAnsi" w:hAnsiTheme="majorHAnsi" w:cstheme="majorHAnsi"/>
          <w:b/>
        </w:rPr>
        <w:t xml:space="preserve">La </w:t>
      </w:r>
      <w:r w:rsidR="00DE6B52" w:rsidRPr="007155DB">
        <w:rPr>
          <w:rFonts w:asciiTheme="majorHAnsi" w:hAnsiTheme="majorHAnsi" w:cstheme="majorHAnsi"/>
          <w:b/>
        </w:rPr>
        <w:t>p</w:t>
      </w:r>
      <w:r w:rsidR="00DE6B52" w:rsidRPr="00EF3FE1">
        <w:rPr>
          <w:rFonts w:asciiTheme="majorHAnsi" w:hAnsiTheme="majorHAnsi" w:cstheme="majorHAnsi"/>
          <w:b/>
        </w:rPr>
        <w:t>yramide</w:t>
      </w:r>
      <w:r w:rsidR="00233349" w:rsidRPr="00EF3FE1">
        <w:rPr>
          <w:rFonts w:asciiTheme="majorHAnsi" w:hAnsiTheme="majorHAnsi" w:cstheme="majorHAnsi"/>
        </w:rPr>
        <w:t xml:space="preserve"> </w:t>
      </w:r>
      <w:r w:rsidR="00E115C8" w:rsidRPr="00EF3FE1">
        <w:rPr>
          <w:rFonts w:asciiTheme="majorHAnsi" w:hAnsiTheme="majorHAnsi" w:cstheme="majorHAnsi"/>
          <w:b/>
        </w:rPr>
        <w:t xml:space="preserve">de comparaison avec les données nationales </w:t>
      </w:r>
      <w:del w:id="18" w:author="Nicol, Fabrice" w:date="2017-09-19T15:33:00Z">
        <w:r w:rsidR="00E115C8" w:rsidRPr="00EF3FE1" w:rsidDel="008878CF">
          <w:rPr>
            <w:rFonts w:asciiTheme="majorHAnsi" w:hAnsiTheme="majorHAnsi" w:cstheme="majorHAnsi"/>
            <w:b/>
          </w:rPr>
          <w:delText xml:space="preserve">au 31 décembre </w:delText>
        </w:r>
        <w:commentRangeStart w:id="19"/>
        <w:commentRangeStart w:id="20"/>
        <w:r w:rsidR="00E115C8" w:rsidRPr="00EF3FE1" w:rsidDel="008878CF">
          <w:rPr>
            <w:rFonts w:asciiTheme="majorHAnsi" w:hAnsiTheme="majorHAnsi" w:cstheme="majorHAnsi"/>
            <w:b/>
          </w:rPr>
          <w:delText>2013</w:delText>
        </w:r>
        <w:commentRangeEnd w:id="19"/>
        <w:r w:rsidR="0084501A" w:rsidDel="008878CF">
          <w:rPr>
            <w:rStyle w:val="Marquedecommentaire"/>
          </w:rPr>
          <w:commentReference w:id="19"/>
        </w:r>
        <w:commentRangeEnd w:id="20"/>
        <w:r w:rsidR="004D371B" w:rsidDel="008878CF">
          <w:rPr>
            <w:rStyle w:val="Marquedecommentaire"/>
          </w:rPr>
          <w:commentReference w:id="20"/>
        </w:r>
        <w:r w:rsidR="00E115C8" w:rsidRPr="00EF3FE1" w:rsidDel="008878CF">
          <w:rPr>
            <w:rFonts w:asciiTheme="majorHAnsi" w:hAnsiTheme="majorHAnsi" w:cstheme="majorHAnsi"/>
          </w:rPr>
          <w:delText xml:space="preserve"> </w:delText>
        </w:r>
      </w:del>
      <w:ins w:id="21" w:author="Nicol, Fabrice" w:date="2017-09-19T15:33:00Z">
        <w:r w:rsidR="008878CF">
          <w:rPr>
            <w:rFonts w:asciiTheme="majorHAnsi" w:hAnsiTheme="majorHAnsi" w:cstheme="majorHAnsi"/>
          </w:rPr>
          <w:t>en fin de période sous revue</w:t>
        </w:r>
      </w:ins>
    </w:p>
    <w:p w14:paraId="46AF0A94" w14:textId="6570FE64" w:rsidR="00CE538B" w:rsidRPr="009F47F6" w:rsidRDefault="00BA7F09" w:rsidP="009F47F6">
      <w:pPr>
        <w:rPr>
          <w:rFonts w:asciiTheme="majorHAnsi" w:hAnsiTheme="majorHAnsi" w:cstheme="majorHAnsi"/>
        </w:rPr>
      </w:pPr>
      <w:r>
        <w:rPr>
          <w:rFonts w:asciiTheme="majorHAnsi" w:hAnsiTheme="majorHAnsi" w:cstheme="majorHAnsi"/>
        </w:rPr>
        <w:t xml:space="preserve">Elle </w:t>
      </w:r>
      <w:r w:rsidR="00452990" w:rsidRPr="009F47F6">
        <w:rPr>
          <w:rFonts w:asciiTheme="majorHAnsi" w:hAnsiTheme="majorHAnsi" w:cstheme="majorHAnsi"/>
        </w:rPr>
        <w:t xml:space="preserve">établit une </w:t>
      </w:r>
      <w:r w:rsidR="00233349" w:rsidRPr="009F47F6">
        <w:rPr>
          <w:rFonts w:asciiTheme="majorHAnsi" w:hAnsiTheme="majorHAnsi" w:cstheme="majorHAnsi"/>
        </w:rPr>
        <w:t>compar</w:t>
      </w:r>
      <w:r w:rsidR="00452990" w:rsidRPr="009F47F6">
        <w:rPr>
          <w:rFonts w:asciiTheme="majorHAnsi" w:hAnsiTheme="majorHAnsi" w:cstheme="majorHAnsi"/>
        </w:rPr>
        <w:t>aison entre</w:t>
      </w:r>
      <w:r w:rsidR="00233349" w:rsidRPr="009F47F6">
        <w:rPr>
          <w:rFonts w:asciiTheme="majorHAnsi" w:hAnsiTheme="majorHAnsi" w:cstheme="majorHAnsi"/>
        </w:rPr>
        <w:t xml:space="preserve"> </w:t>
      </w:r>
      <w:r w:rsidR="00CE538B" w:rsidRPr="009F47F6">
        <w:rPr>
          <w:rFonts w:asciiTheme="majorHAnsi" w:hAnsiTheme="majorHAnsi" w:cstheme="majorHAnsi"/>
        </w:rPr>
        <w:t xml:space="preserve">le dernier exercice disponible </w:t>
      </w:r>
      <w:r w:rsidR="00233349" w:rsidRPr="009F47F6">
        <w:rPr>
          <w:rFonts w:asciiTheme="majorHAnsi" w:hAnsiTheme="majorHAnsi" w:cstheme="majorHAnsi"/>
        </w:rPr>
        <w:t>de l’organisme contrôlé</w:t>
      </w:r>
      <w:r w:rsidR="00A76D31" w:rsidRPr="009F47F6">
        <w:rPr>
          <w:rFonts w:asciiTheme="majorHAnsi" w:hAnsiTheme="majorHAnsi" w:cstheme="majorHAnsi"/>
        </w:rPr>
        <w:t xml:space="preserve"> </w:t>
      </w:r>
      <w:r w:rsidR="00CE538B" w:rsidRPr="009F47F6">
        <w:rPr>
          <w:rFonts w:asciiTheme="majorHAnsi" w:hAnsiTheme="majorHAnsi" w:cstheme="majorHAnsi"/>
        </w:rPr>
        <w:t>et les données nationales</w:t>
      </w:r>
      <w:r w:rsidR="00580B4E" w:rsidRPr="009F47F6">
        <w:rPr>
          <w:rFonts w:asciiTheme="majorHAnsi" w:hAnsiTheme="majorHAnsi" w:cstheme="majorHAnsi"/>
        </w:rPr>
        <w:t xml:space="preserve"> d</w:t>
      </w:r>
      <w:r w:rsidR="004D2147" w:rsidRPr="009F47F6">
        <w:rPr>
          <w:rFonts w:asciiTheme="majorHAnsi" w:hAnsiTheme="majorHAnsi" w:cstheme="majorHAnsi"/>
        </w:rPr>
        <w:t>u versant correspondant de la</w:t>
      </w:r>
      <w:r w:rsidR="00580B4E" w:rsidRPr="009F47F6">
        <w:rPr>
          <w:rFonts w:asciiTheme="majorHAnsi" w:hAnsiTheme="majorHAnsi" w:cstheme="majorHAnsi"/>
        </w:rPr>
        <w:t xml:space="preserve"> fonction publique </w:t>
      </w:r>
      <w:r w:rsidR="004D2147" w:rsidRPr="009F47F6">
        <w:rPr>
          <w:rFonts w:asciiTheme="majorHAnsi" w:hAnsiTheme="majorHAnsi" w:cstheme="majorHAnsi"/>
        </w:rPr>
        <w:t>(</w:t>
      </w:r>
      <w:r w:rsidR="00580B4E" w:rsidRPr="009F47F6">
        <w:rPr>
          <w:rFonts w:asciiTheme="majorHAnsi" w:hAnsiTheme="majorHAnsi" w:cstheme="majorHAnsi"/>
        </w:rPr>
        <w:t>territoriale</w:t>
      </w:r>
      <w:r w:rsidR="00DE6B52" w:rsidRPr="009F47F6">
        <w:rPr>
          <w:rFonts w:asciiTheme="majorHAnsi" w:hAnsiTheme="majorHAnsi" w:cstheme="majorHAnsi"/>
        </w:rPr>
        <w:t xml:space="preserve"> ou hospitalière)</w:t>
      </w:r>
      <w:r w:rsidR="00CE538B" w:rsidRPr="009F47F6">
        <w:rPr>
          <w:rFonts w:asciiTheme="majorHAnsi" w:hAnsiTheme="majorHAnsi" w:cstheme="majorHAnsi"/>
        </w:rPr>
        <w:t>, à la date la plus récente</w:t>
      </w:r>
      <w:r w:rsidR="00BB66ED" w:rsidRPr="009F47F6">
        <w:rPr>
          <w:rFonts w:asciiTheme="majorHAnsi" w:hAnsiTheme="majorHAnsi" w:cstheme="majorHAnsi"/>
        </w:rPr>
        <w:t xml:space="preserve"> disponible</w:t>
      </w:r>
      <w:r w:rsidR="004D2147" w:rsidRPr="009F47F6">
        <w:rPr>
          <w:rFonts w:asciiTheme="majorHAnsi" w:hAnsiTheme="majorHAnsi" w:cstheme="majorHAnsi"/>
        </w:rPr>
        <w:t>. Cette pyramide</w:t>
      </w:r>
      <w:r w:rsidR="00233349" w:rsidRPr="009F47F6">
        <w:rPr>
          <w:rFonts w:asciiTheme="majorHAnsi" w:hAnsiTheme="majorHAnsi" w:cstheme="majorHAnsi"/>
        </w:rPr>
        <w:t xml:space="preserve"> </w:t>
      </w:r>
      <w:r w:rsidR="004D2147" w:rsidRPr="009F47F6">
        <w:rPr>
          <w:rFonts w:asciiTheme="majorHAnsi" w:hAnsiTheme="majorHAnsi" w:cstheme="majorHAnsi"/>
        </w:rPr>
        <w:t xml:space="preserve">nationale est </w:t>
      </w:r>
      <w:r w:rsidR="00233349" w:rsidRPr="009F47F6">
        <w:rPr>
          <w:rFonts w:asciiTheme="majorHAnsi" w:hAnsiTheme="majorHAnsi" w:cstheme="majorHAnsi"/>
        </w:rPr>
        <w:t>représentée par l</w:t>
      </w:r>
      <w:r w:rsidR="00CE538B" w:rsidRPr="009F47F6">
        <w:rPr>
          <w:rFonts w:asciiTheme="majorHAnsi" w:hAnsiTheme="majorHAnsi" w:cstheme="majorHAnsi"/>
        </w:rPr>
        <w:t>es aplats hachurés. L’écart entre les aplats hachurés et les aplats pleins permet de visualiser les spécificités démographiques de l’organisme par rapport à la moyenne nationale.</w:t>
      </w:r>
      <w:r w:rsidR="00233349" w:rsidRPr="009F47F6">
        <w:rPr>
          <w:rFonts w:asciiTheme="majorHAnsi" w:hAnsiTheme="majorHAnsi" w:cstheme="majorHAnsi"/>
        </w:rPr>
        <w:t xml:space="preserve"> </w:t>
      </w:r>
    </w:p>
    <w:p w14:paraId="5931D26B" w14:textId="26FDACC6" w:rsidR="00430A33" w:rsidRPr="004D2147" w:rsidRDefault="00694851" w:rsidP="00120C2A">
      <w:pPr>
        <w:pStyle w:val="Titregraphique"/>
      </w:pPr>
      <w:r w:rsidRPr="00D05DFA">
        <w:rPr>
          <w:rFonts w:asciiTheme="majorHAnsi" w:eastAsia="Calibri" w:hAnsiTheme="majorHAnsi" w:cstheme="majorHAnsi"/>
          <w:noProof/>
          <w:color w:val="FFFFFF"/>
          <w:sz w:val="22"/>
          <w:szCs w:val="22"/>
          <w:lang w:eastAsia="fr-FR"/>
        </w:rPr>
        <w:lastRenderedPageBreak/>
        <mc:AlternateContent>
          <mc:Choice Requires="wps">
            <w:drawing>
              <wp:anchor distT="0" distB="0" distL="114300" distR="114300" simplePos="0" relativeHeight="251831296" behindDoc="0" locked="0" layoutInCell="1" allowOverlap="1" wp14:anchorId="581D9D46" wp14:editId="5100B3F6">
                <wp:simplePos x="0" y="0"/>
                <wp:positionH relativeFrom="leftMargin">
                  <wp:posOffset>6632575</wp:posOffset>
                </wp:positionH>
                <wp:positionV relativeFrom="margin">
                  <wp:posOffset>-36609</wp:posOffset>
                </wp:positionV>
                <wp:extent cx="509905" cy="8765540"/>
                <wp:effectExtent l="0" t="0" r="4445" b="0"/>
                <wp:wrapThrough wrapText="bothSides">
                  <wp:wrapPolygon edited="0">
                    <wp:start x="0" y="0"/>
                    <wp:lineTo x="0" y="21547"/>
                    <wp:lineTo x="20981" y="21547"/>
                    <wp:lineTo x="20981" y="0"/>
                    <wp:lineTo x="0" y="0"/>
                  </wp:wrapPolygon>
                </wp:wrapThrough>
                <wp:docPr id="234" name="Rectangle 234"/>
                <wp:cNvGraphicFramePr/>
                <a:graphic xmlns:a="http://schemas.openxmlformats.org/drawingml/2006/main">
                  <a:graphicData uri="http://schemas.microsoft.com/office/word/2010/wordprocessingShape">
                    <wps:wsp>
                      <wps:cNvSpPr/>
                      <wps:spPr>
                        <a:xfrm>
                          <a:off x="0" y="0"/>
                          <a:ext cx="509905" cy="8765540"/>
                        </a:xfrm>
                        <a:prstGeom prst="rect">
                          <a:avLst/>
                        </a:prstGeom>
                        <a:solidFill>
                          <a:schemeClr val="accent1"/>
                        </a:solidFill>
                        <a:ln w="9525" cap="flat" cmpd="sng" algn="ctr">
                          <a:noFill/>
                          <a:prstDash val="solid"/>
                        </a:ln>
                        <a:effectLst/>
                      </wps:spPr>
                      <wps:txbx>
                        <w:txbxContent>
                          <w:p w14:paraId="4C242E47" w14:textId="77777777" w:rsidR="00EB106F" w:rsidRPr="002B0FF2" w:rsidRDefault="00EB106F" w:rsidP="00676400">
                            <w:pPr>
                              <w:jc w:val="center"/>
                              <w:rPr>
                                <w:caps/>
                                <w:color w:val="7FCDE6"/>
                                <w:sz w:val="36"/>
                                <w:szCs w:val="36"/>
                              </w:rPr>
                            </w:pPr>
                            <w:r w:rsidRPr="00AF196E">
                              <w:rPr>
                                <w:rFonts w:ascii="Arial" w:hAnsi="Arial" w:cs="Arial"/>
                                <w:b/>
                                <w:caps/>
                                <w:color w:val="FFFFFF"/>
                                <w:spacing w:val="30"/>
                                <w:sz w:val="32"/>
                                <w:szCs w:val="32"/>
                              </w:rPr>
                              <w:t>LES STATISTIQUES</w:t>
                            </w:r>
                            <w:r>
                              <w:rPr>
                                <w:rFonts w:ascii="Times New Roman" w:hAnsi="Times New Roman"/>
                                <w:b/>
                                <w:caps/>
                                <w:color w:val="FFFFFF"/>
                                <w:spacing w:val="30"/>
                                <w:sz w:val="32"/>
                                <w:szCs w:val="32"/>
                              </w:rPr>
                              <w:t xml:space="preserve"> </w:t>
                            </w:r>
                            <w:r w:rsidRPr="00AF196E">
                              <w:rPr>
                                <w:rFonts w:ascii="Arial" w:hAnsi="Arial" w:cs="Arial"/>
                                <w:b/>
                                <w:caps/>
                                <w:color w:val="FFFFFF"/>
                                <w:spacing w:val="30"/>
                                <w:sz w:val="32"/>
                                <w:szCs w:val="32"/>
                              </w:rPr>
                              <w:t>DéMOGRAPHIQUES</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1D9D46" id="Rectangle 234" o:spid="_x0000_s1031" style="position:absolute;left:0;text-align:left;margin-left:522.25pt;margin-top:-2.9pt;width:40.15pt;height:690.2pt;z-index:251831296;visibility:visible;mso-wrap-style:square;mso-height-percent:0;mso-wrap-distance-left:9pt;mso-wrap-distance-top:0;mso-wrap-distance-right:9pt;mso-wrap-distance-bottom:0;mso-position-horizontal:absolute;mso-position-horizontal-relative:left-margin-area;mso-position-vertical:absolute;mso-position-vertical-relative:margin;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" fillcolor="#d14a95 [3204]" stroked="f">
                <v:textbox style="layout-flow:vertical">
                  <w:txbxContent>
                    <w:p w14:paraId="4C242E47" w14:textId="77777777" w:rsidR="00EB106F" w:rsidRPr="002B0FF2" w:rsidRDefault="00EB106F" w:rsidP="00676400">
                      <w:pPr>
                        <w:jc w:val="center"/>
                        <w:rPr>
                          <w:caps/>
                          <w:color w:val="7FCDE6"/>
                          <w:sz w:val="36"/>
                          <w:szCs w:val="36"/>
                        </w:rPr>
                      </w:pPr>
                      <w:r w:rsidRPr="00AF196E">
                        <w:rPr>
                          <w:rFonts w:ascii="Arial" w:hAnsi="Arial" w:cs="Arial"/>
                          <w:b/>
                          <w:caps/>
                          <w:color w:val="FFFFFF"/>
                          <w:spacing w:val="30"/>
                          <w:sz w:val="32"/>
                          <w:szCs w:val="32"/>
                        </w:rPr>
                        <w:t>LES STATISTIQUES</w:t>
                      </w:r>
                      <w:r>
                        <w:rPr>
                          <w:rFonts w:ascii="Times New Roman" w:hAnsi="Times New Roman"/>
                          <w:b/>
                          <w:caps/>
                          <w:color w:val="FFFFFF"/>
                          <w:spacing w:val="30"/>
                          <w:sz w:val="32"/>
                          <w:szCs w:val="32"/>
                        </w:rPr>
                        <w:t xml:space="preserve"> </w:t>
                      </w:r>
                      <w:r w:rsidRPr="00AF196E">
                        <w:rPr>
                          <w:rFonts w:ascii="Arial" w:hAnsi="Arial" w:cs="Arial"/>
                          <w:b/>
                          <w:caps/>
                          <w:color w:val="FFFFFF"/>
                          <w:spacing w:val="30"/>
                          <w:sz w:val="32"/>
                          <w:szCs w:val="32"/>
                        </w:rPr>
                        <w:t>DéMOGRAPHIQUES</w:t>
                      </w:r>
                    </w:p>
                  </w:txbxContent>
                </v:textbox>
                <w10:wrap type="through" anchorx="margin" anchory="margin"/>
              </v:rect>
            </w:pict>
          </mc:Fallback>
        </mc:AlternateContent>
      </w:r>
      <w:r w:rsidR="004D2147" w:rsidRPr="004D2147">
        <w:t xml:space="preserve">Comparaison avec les données nationales </w:t>
      </w:r>
      <w:del w:id="22" w:author="Nicol, Fabrice" w:date="2017-09-19T15:34:00Z">
        <w:r w:rsidR="004D2147" w:rsidRPr="004D2147" w:rsidDel="008878CF">
          <w:delText>au 31 décembre 2013</w:delText>
        </w:r>
      </w:del>
      <w:ins w:id="23" w:author="Nicol, Fabrice" w:date="2017-09-19T15:34:00Z">
        <w:r w:rsidR="008878CF">
          <w:t>en fin de période sous revue</w:t>
        </w:r>
      </w:ins>
    </w:p>
    <w:p w14:paraId="6F0A71E3" w14:textId="2DCEAEAF" w:rsidR="00AD1B6E" w:rsidRPr="004D2147" w:rsidRDefault="00762897">
      <w:pPr>
        <w:rPr>
          <w:rFonts w:asciiTheme="majorHAnsi" w:hAnsiTheme="majorHAnsi" w:cstheme="majorHAnsi"/>
        </w:rPr>
      </w:pPr>
      <w:commentRangeStart w:id="24"/>
      <w:commentRangeStart w:id="25"/>
      <w:r w:rsidRPr="009F47F6">
        <w:rPr>
          <w:rFonts w:asciiTheme="majorHAnsi" w:hAnsiTheme="majorHAnsi" w:cstheme="majorHAnsi"/>
          <w:noProof/>
        </w:rPr>
        <w:drawing>
          <wp:anchor distT="0" distB="0" distL="114300" distR="114300" simplePos="0" relativeHeight="251859968" behindDoc="1" locked="0" layoutInCell="1" allowOverlap="1" wp14:anchorId="3A8C27F5" wp14:editId="21342358">
            <wp:simplePos x="0" y="0"/>
            <wp:positionH relativeFrom="margin">
              <wp:posOffset>1031875</wp:posOffset>
            </wp:positionH>
            <wp:positionV relativeFrom="margin">
              <wp:posOffset>462915</wp:posOffset>
            </wp:positionV>
            <wp:extent cx="3434080" cy="2692400"/>
            <wp:effectExtent l="19050" t="19050" r="13970" b="12700"/>
            <wp:wrapTight wrapText="bothSides">
              <wp:wrapPolygon edited="0">
                <wp:start x="-120" y="-153"/>
                <wp:lineTo x="-120" y="21549"/>
                <wp:lineTo x="21568" y="21549"/>
                <wp:lineTo x="21568" y="-153"/>
                <wp:lineTo x="-120" y="-153"/>
              </wp:wrapPolygon>
            </wp:wrapTight>
            <wp:docPr id="20"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25"/>
                    <pic:cNvPicPr>
                      <a:picLocks noChangeAspect="1" noChangeArrowheads="1"/>
                    </pic:cNvPicPr>
                  </pic:nvPicPr>
                  <pic:blipFill rotWithShape="1">
                    <a:blip r:embed="rId25">
                      <a:extLst>
                        <a:ext uri="{28A0092B-C50C-407E-A947-70E740481C1C}">
                          <a14:useLocalDpi xmlns:a14="http://schemas.microsoft.com/office/drawing/2010/main" val="0"/>
                        </a:ext>
                      </a:extLst>
                    </a:blip>
                    <a:srcRect l="8630" t="15561" r="6779"/>
                    <a:stretch/>
                  </pic:blipFill>
                  <pic:spPr bwMode="auto">
                    <a:xfrm>
                      <a:off x="0" y="0"/>
                      <a:ext cx="3434080" cy="2692400"/>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commentRangeEnd w:id="24"/>
      <w:commentRangeEnd w:id="25"/>
    </w:p>
    <w:p w14:paraId="5B04D874" w14:textId="28E543A0" w:rsidR="00213C78" w:rsidRDefault="0084501A" w:rsidP="00E54E64">
      <w:pPr>
        <w:rPr>
          <w:rFonts w:asciiTheme="majorHAnsi" w:hAnsiTheme="majorHAnsi" w:cstheme="majorHAnsi"/>
        </w:rPr>
      </w:pPr>
      <w:r>
        <w:rPr>
          <w:rStyle w:val="Marquedecommentaire"/>
        </w:rPr>
        <w:commentReference w:id="24"/>
      </w:r>
      <w:r w:rsidR="004D371B">
        <w:rPr>
          <w:rStyle w:val="Marquedecommentaire"/>
        </w:rPr>
        <w:commentReference w:id="25"/>
      </w:r>
    </w:p>
    <w:p w14:paraId="7A2A48CF" w14:textId="4B3FA853" w:rsidR="00ED4882" w:rsidRDefault="00ED4882">
      <w:pPr>
        <w:rPr>
          <w:rFonts w:asciiTheme="majorHAnsi" w:hAnsiTheme="majorHAnsi" w:cstheme="majorHAnsi"/>
        </w:rPr>
      </w:pPr>
    </w:p>
    <w:p w14:paraId="2F00FC6F" w14:textId="3CDE685D" w:rsidR="00ED4882" w:rsidRDefault="00ED4882">
      <w:pPr>
        <w:rPr>
          <w:rFonts w:asciiTheme="majorHAnsi" w:hAnsiTheme="majorHAnsi" w:cstheme="majorHAnsi"/>
        </w:rPr>
      </w:pPr>
    </w:p>
    <w:p w14:paraId="6D473AFE" w14:textId="06F23803" w:rsidR="00ED4882" w:rsidRDefault="00ED4882">
      <w:pPr>
        <w:rPr>
          <w:rFonts w:asciiTheme="majorHAnsi" w:hAnsiTheme="majorHAnsi" w:cstheme="majorHAnsi"/>
        </w:rPr>
      </w:pPr>
    </w:p>
    <w:p w14:paraId="3C64E7CC" w14:textId="0B5FE073" w:rsidR="00ED4882" w:rsidRDefault="00ED4882">
      <w:pPr>
        <w:rPr>
          <w:rFonts w:asciiTheme="majorHAnsi" w:hAnsiTheme="majorHAnsi" w:cstheme="majorHAnsi"/>
        </w:rPr>
      </w:pPr>
    </w:p>
    <w:p w14:paraId="78325C4A" w14:textId="2EDD905F" w:rsidR="00ED4882" w:rsidRDefault="00ED4882">
      <w:pPr>
        <w:rPr>
          <w:rFonts w:asciiTheme="majorHAnsi" w:hAnsiTheme="majorHAnsi" w:cstheme="majorHAnsi"/>
        </w:rPr>
      </w:pPr>
    </w:p>
    <w:p w14:paraId="4533957A" w14:textId="507363C6" w:rsidR="00ED4882" w:rsidRDefault="00ED4882">
      <w:pPr>
        <w:rPr>
          <w:rFonts w:asciiTheme="majorHAnsi" w:hAnsiTheme="majorHAnsi" w:cstheme="majorHAnsi"/>
        </w:rPr>
      </w:pPr>
    </w:p>
    <w:p w14:paraId="14B5BB4B" w14:textId="5C8C9D3C" w:rsidR="00ED4882" w:rsidRDefault="00ED4882">
      <w:pPr>
        <w:rPr>
          <w:rFonts w:asciiTheme="majorHAnsi" w:hAnsiTheme="majorHAnsi" w:cstheme="majorHAnsi"/>
        </w:rPr>
      </w:pPr>
    </w:p>
    <w:p w14:paraId="1978EE33" w14:textId="205A0656" w:rsidR="00DA5A8C" w:rsidRDefault="00DA5A8C">
      <w:pPr>
        <w:rPr>
          <w:rFonts w:asciiTheme="majorHAnsi" w:hAnsiTheme="majorHAnsi" w:cstheme="majorHAnsi"/>
        </w:rPr>
      </w:pPr>
    </w:p>
    <w:p w14:paraId="38B1CF0F" w14:textId="0805EF4E" w:rsidR="00762897" w:rsidRDefault="00762897">
      <w:pPr>
        <w:rPr>
          <w:rFonts w:asciiTheme="majorHAnsi" w:hAnsiTheme="majorHAnsi" w:cstheme="majorHAnsi"/>
        </w:rPr>
      </w:pPr>
    </w:p>
    <w:p w14:paraId="66BA3B0B" w14:textId="1CC62BC3" w:rsidR="00762897" w:rsidRDefault="00762897">
      <w:pPr>
        <w:rPr>
          <w:ins w:id="26" w:author="Nicol, Fabrice" w:date="2017-09-19T15:34:00Z"/>
          <w:rFonts w:asciiTheme="majorHAnsi" w:hAnsiTheme="majorHAnsi" w:cstheme="majorHAnsi"/>
        </w:rPr>
      </w:pPr>
    </w:p>
    <w:p w14:paraId="7989986D" w14:textId="52743F92" w:rsidR="008878CF" w:rsidDel="008878CF" w:rsidRDefault="008878CF">
      <w:pPr>
        <w:rPr>
          <w:del w:id="27" w:author="Nicol, Fabrice" w:date="2017-09-19T15:35:00Z"/>
          <w:rFonts w:asciiTheme="majorHAnsi" w:hAnsiTheme="majorHAnsi" w:cstheme="majorHAnsi"/>
        </w:rPr>
      </w:pPr>
    </w:p>
    <w:p w14:paraId="0D319675" w14:textId="07BADC0B" w:rsidR="00ED4882" w:rsidRDefault="00ED4882">
      <w:pPr>
        <w:rPr>
          <w:rFonts w:asciiTheme="majorHAnsi" w:hAnsiTheme="majorHAnsi" w:cstheme="majorHAnsi"/>
        </w:rPr>
      </w:pPr>
      <w:r w:rsidRPr="009F47F6">
        <w:rPr>
          <w:rFonts w:asciiTheme="majorHAnsi" w:hAnsiTheme="majorHAnsi" w:cstheme="majorHAnsi"/>
          <w:b/>
          <w:u w:val="single"/>
        </w:rPr>
        <w:t>Interprétation</w:t>
      </w:r>
      <w:r w:rsidR="00704399" w:rsidRPr="00704399">
        <w:rPr>
          <w:rFonts w:asciiTheme="majorHAnsi" w:hAnsiTheme="majorHAnsi" w:cstheme="majorHAnsi"/>
          <w:b/>
        </w:rPr>
        <w:t> :</w:t>
      </w:r>
    </w:p>
    <w:p w14:paraId="4F9F6F8F" w14:textId="7A7CEE32" w:rsidR="00CC4FE3" w:rsidRPr="00120C2A" w:rsidRDefault="004D2642" w:rsidP="00120C2A">
      <w:pPr>
        <w:rPr>
          <w:rFonts w:asciiTheme="majorHAnsi" w:hAnsiTheme="majorHAnsi" w:cstheme="majorHAnsi"/>
        </w:rPr>
      </w:pPr>
      <w:ins w:id="28" w:author="Nicol, Fabrice" w:date="2017-09-19T15:49:00Z">
        <w:r>
          <w:rPr>
            <w:rFonts w:asciiTheme="majorHAnsi" w:hAnsiTheme="majorHAnsi" w:cstheme="majorHAnsi"/>
          </w:rPr>
          <w:t>La collectivité ici étudiée est très différente de la précédente, notamment au regard de la répartition des effectifs par genre. L</w:t>
        </w:r>
        <w:r w:rsidRPr="00120C2A">
          <w:rPr>
            <w:rFonts w:asciiTheme="majorHAnsi" w:hAnsiTheme="majorHAnsi" w:cstheme="majorHAnsi"/>
          </w:rPr>
          <w:t xml:space="preserve">es effectifs de l’organisme contrôlé sont </w:t>
        </w:r>
        <w:r>
          <w:rPr>
            <w:rFonts w:asciiTheme="majorHAnsi" w:hAnsiTheme="majorHAnsi" w:cstheme="majorHAnsi"/>
          </w:rPr>
          <w:t xml:space="preserve">ici </w:t>
        </w:r>
        <w:r w:rsidRPr="00120C2A">
          <w:rPr>
            <w:rFonts w:asciiTheme="majorHAnsi" w:hAnsiTheme="majorHAnsi" w:cstheme="majorHAnsi"/>
          </w:rPr>
          <w:t xml:space="preserve">plus féminisés que la moyenne de la fonction publique territoriale. </w:t>
        </w:r>
      </w:ins>
      <w:del w:id="29" w:author="Nicol, Fabrice" w:date="2017-09-19T15:42:00Z">
        <w:r w:rsidR="00CC4FE3" w:rsidDel="004D2642">
          <w:rPr>
            <w:rFonts w:asciiTheme="majorHAnsi" w:hAnsiTheme="majorHAnsi" w:cstheme="majorHAnsi"/>
          </w:rPr>
          <w:delText>L</w:delText>
        </w:r>
      </w:del>
      <w:del w:id="30" w:author="Nicol, Fabrice" w:date="2017-09-19T15:49:00Z">
        <w:r w:rsidR="00CC4FE3" w:rsidRPr="00120C2A" w:rsidDel="004D2642">
          <w:rPr>
            <w:rFonts w:asciiTheme="majorHAnsi" w:hAnsiTheme="majorHAnsi" w:cstheme="majorHAnsi"/>
          </w:rPr>
          <w:delText xml:space="preserve">es effectifs de l’organisme contrôlé sont plus féminisés que la moyenne de la fonction publique territoriale. </w:delText>
        </w:r>
      </w:del>
      <w:r w:rsidR="00CC4FE3" w:rsidRPr="00120C2A">
        <w:rPr>
          <w:rFonts w:asciiTheme="majorHAnsi" w:hAnsiTheme="majorHAnsi" w:cstheme="majorHAnsi"/>
        </w:rPr>
        <w:t>Les tranches d’âge de plus de 45 ans sont surreprésentées et le recrutement de jeunes agents paraît relativement peu dynamique en comparaison de la moyenne nationale.</w:t>
      </w:r>
    </w:p>
    <w:p w14:paraId="1D6F90E6" w14:textId="3C450D5F" w:rsidR="00BA7F09" w:rsidRPr="007155DB" w:rsidRDefault="00BA7F09" w:rsidP="004A2802">
      <w:pPr>
        <w:pStyle w:val="Paragraphedeliste"/>
        <w:numPr>
          <w:ilvl w:val="0"/>
          <w:numId w:val="46"/>
        </w:numPr>
        <w:spacing w:before="240"/>
        <w:ind w:left="714" w:hanging="357"/>
        <w:contextualSpacing w:val="0"/>
        <w:rPr>
          <w:rFonts w:asciiTheme="majorHAnsi" w:hAnsiTheme="majorHAnsi" w:cstheme="majorHAnsi"/>
          <w:b/>
        </w:rPr>
      </w:pPr>
      <w:r w:rsidRPr="007155DB">
        <w:rPr>
          <w:rFonts w:asciiTheme="majorHAnsi" w:hAnsiTheme="majorHAnsi" w:cstheme="majorHAnsi"/>
          <w:b/>
        </w:rPr>
        <w:t>L’évolution des effectifs par tranche d’âge</w:t>
      </w:r>
    </w:p>
    <w:p w14:paraId="4B9DF485" w14:textId="5786C647" w:rsidR="004D2147" w:rsidRDefault="004D2147" w:rsidP="009F47F6">
      <w:pPr>
        <w:rPr>
          <w:ins w:id="31" w:author="Nicol, Fabrice" w:date="2017-09-19T15:49:00Z"/>
          <w:rFonts w:asciiTheme="majorHAnsi" w:hAnsiTheme="majorHAnsi" w:cstheme="majorHAnsi"/>
        </w:rPr>
      </w:pPr>
      <w:r w:rsidRPr="009F47F6">
        <w:rPr>
          <w:rFonts w:asciiTheme="majorHAnsi" w:hAnsiTheme="majorHAnsi" w:cstheme="majorHAnsi"/>
        </w:rPr>
        <w:t xml:space="preserve">Enfin, </w:t>
      </w:r>
      <w:r w:rsidR="00CC4FE3" w:rsidRPr="007155DB">
        <w:rPr>
          <w:rFonts w:asciiTheme="majorHAnsi" w:hAnsiTheme="majorHAnsi" w:cstheme="majorHAnsi"/>
        </w:rPr>
        <w:t>l’évolution des effectifs par tranche d’âge</w:t>
      </w:r>
      <w:r w:rsidR="00CC4FE3" w:rsidRPr="009F47F6">
        <w:rPr>
          <w:rFonts w:asciiTheme="majorHAnsi" w:hAnsiTheme="majorHAnsi" w:cstheme="majorHAnsi"/>
        </w:rPr>
        <w:t>, sous la forme d’</w:t>
      </w:r>
      <w:r w:rsidRPr="009F47F6">
        <w:rPr>
          <w:rFonts w:asciiTheme="majorHAnsi" w:hAnsiTheme="majorHAnsi" w:cstheme="majorHAnsi"/>
        </w:rPr>
        <w:t>un graphique horizontal en bâtons</w:t>
      </w:r>
      <w:r w:rsidR="00CC4FE3" w:rsidRPr="009F47F6">
        <w:rPr>
          <w:rFonts w:asciiTheme="majorHAnsi" w:hAnsiTheme="majorHAnsi" w:cstheme="majorHAnsi"/>
        </w:rPr>
        <w:t>,</w:t>
      </w:r>
      <w:r w:rsidRPr="009F47F6">
        <w:rPr>
          <w:rFonts w:asciiTheme="majorHAnsi" w:hAnsiTheme="majorHAnsi" w:cstheme="majorHAnsi"/>
        </w:rPr>
        <w:t xml:space="preserve"> permet de </w:t>
      </w:r>
      <w:proofErr w:type="spellStart"/>
      <w:r w:rsidRPr="009F47F6">
        <w:rPr>
          <w:rFonts w:asciiTheme="majorHAnsi" w:hAnsiTheme="majorHAnsi" w:cstheme="majorHAnsi"/>
        </w:rPr>
        <w:t>visaliser</w:t>
      </w:r>
      <w:proofErr w:type="spellEnd"/>
      <w:r w:rsidRPr="009F47F6">
        <w:rPr>
          <w:rFonts w:asciiTheme="majorHAnsi" w:hAnsiTheme="majorHAnsi" w:cstheme="majorHAnsi"/>
        </w:rPr>
        <w:t xml:space="preserve"> les évolutions par tranche d’âge de cinq ans, entre le début et la fin de la période </w:t>
      </w:r>
      <w:r w:rsidR="00CC4FE3" w:rsidRPr="009F47F6">
        <w:rPr>
          <w:rFonts w:asciiTheme="majorHAnsi" w:hAnsiTheme="majorHAnsi" w:cstheme="majorHAnsi"/>
        </w:rPr>
        <w:t>contrôlée</w:t>
      </w:r>
      <w:r w:rsidRPr="009F47F6">
        <w:rPr>
          <w:rFonts w:asciiTheme="majorHAnsi" w:hAnsiTheme="majorHAnsi" w:cstheme="majorHAnsi"/>
        </w:rPr>
        <w:t xml:space="preserve">. </w:t>
      </w:r>
      <w:r w:rsidR="00E77672" w:rsidRPr="009F47F6">
        <w:rPr>
          <w:rFonts w:asciiTheme="majorHAnsi" w:hAnsiTheme="majorHAnsi" w:cstheme="majorHAnsi"/>
        </w:rPr>
        <w:t xml:space="preserve">Les variations de chaque tranche d’âge sont représentées par des bâtons en aplats verts. </w:t>
      </w:r>
      <w:r w:rsidRPr="009F47F6">
        <w:rPr>
          <w:rFonts w:asciiTheme="majorHAnsi" w:hAnsiTheme="majorHAnsi" w:cstheme="majorHAnsi"/>
        </w:rPr>
        <w:t>Les variations positives sont représentées à droite de l’axe vertical</w:t>
      </w:r>
      <w:r w:rsidR="00E77672" w:rsidRPr="009F47F6">
        <w:rPr>
          <w:rFonts w:asciiTheme="majorHAnsi" w:hAnsiTheme="majorHAnsi" w:cstheme="majorHAnsi"/>
        </w:rPr>
        <w:t xml:space="preserve"> des âges</w:t>
      </w:r>
      <w:r w:rsidRPr="009F47F6">
        <w:rPr>
          <w:rFonts w:asciiTheme="majorHAnsi" w:hAnsiTheme="majorHAnsi" w:cstheme="majorHAnsi"/>
        </w:rPr>
        <w:t>. Les variations négatives sont représentées à gauche</w:t>
      </w:r>
      <w:r w:rsidR="00E77672" w:rsidRPr="009F47F6">
        <w:rPr>
          <w:rFonts w:asciiTheme="majorHAnsi" w:hAnsiTheme="majorHAnsi" w:cstheme="majorHAnsi"/>
        </w:rPr>
        <w:t xml:space="preserve"> de l’axe vertical</w:t>
      </w:r>
      <w:r w:rsidRPr="009F47F6">
        <w:rPr>
          <w:rFonts w:asciiTheme="majorHAnsi" w:hAnsiTheme="majorHAnsi" w:cstheme="majorHAnsi"/>
        </w:rPr>
        <w:t>, l’axe des abscisses représentant la variation des effe</w:t>
      </w:r>
      <w:r w:rsidR="00E77672" w:rsidRPr="009F47F6">
        <w:rPr>
          <w:rFonts w:asciiTheme="majorHAnsi" w:hAnsiTheme="majorHAnsi" w:cstheme="majorHAnsi"/>
        </w:rPr>
        <w:t xml:space="preserve">ctifs par tranche d’âge. La variation des effectifs féminins est représentée en hachuré. </w:t>
      </w:r>
      <w:r w:rsidR="00E54E64" w:rsidRPr="009F47F6">
        <w:rPr>
          <w:rFonts w:asciiTheme="majorHAnsi" w:hAnsiTheme="majorHAnsi" w:cstheme="majorHAnsi"/>
        </w:rPr>
        <w:t>La différence entre les deux permet d’apprécier la variation des effectifs masculins.</w:t>
      </w:r>
    </w:p>
    <w:p w14:paraId="68716962" w14:textId="6DD4CDA2" w:rsidR="004D2642" w:rsidRDefault="004D2642" w:rsidP="009F47F6">
      <w:pPr>
        <w:rPr>
          <w:ins w:id="32" w:author="Nicol, Fabrice" w:date="2017-09-19T15:49:00Z"/>
          <w:rFonts w:asciiTheme="majorHAnsi" w:hAnsiTheme="majorHAnsi" w:cstheme="majorHAnsi"/>
        </w:rPr>
      </w:pPr>
    </w:p>
    <w:p w14:paraId="17E1B5F1" w14:textId="2BFBC199" w:rsidR="004D2642" w:rsidRDefault="004D2642" w:rsidP="009F47F6">
      <w:pPr>
        <w:rPr>
          <w:ins w:id="33" w:author="Nicol, Fabrice" w:date="2017-09-19T15:49:00Z"/>
          <w:rFonts w:asciiTheme="majorHAnsi" w:hAnsiTheme="majorHAnsi" w:cstheme="majorHAnsi"/>
        </w:rPr>
      </w:pPr>
    </w:p>
    <w:p w14:paraId="743ED4C2" w14:textId="408C6DBF" w:rsidR="004D2642" w:rsidRDefault="004D2642" w:rsidP="009F47F6">
      <w:pPr>
        <w:rPr>
          <w:ins w:id="34" w:author="Nicol, Fabrice" w:date="2017-09-19T15:49:00Z"/>
          <w:rFonts w:asciiTheme="majorHAnsi" w:hAnsiTheme="majorHAnsi" w:cstheme="majorHAnsi"/>
        </w:rPr>
      </w:pPr>
    </w:p>
    <w:p w14:paraId="665B0DE1" w14:textId="374F4434" w:rsidR="004D2642" w:rsidRDefault="004D2642" w:rsidP="009F47F6">
      <w:pPr>
        <w:rPr>
          <w:ins w:id="35" w:author="Nicol, Fabrice" w:date="2017-09-19T15:49:00Z"/>
          <w:rFonts w:asciiTheme="majorHAnsi" w:hAnsiTheme="majorHAnsi" w:cstheme="majorHAnsi"/>
        </w:rPr>
      </w:pPr>
    </w:p>
    <w:p w14:paraId="76F846D2" w14:textId="1863076F" w:rsidR="004D2642" w:rsidRDefault="004D2642" w:rsidP="009F47F6">
      <w:pPr>
        <w:rPr>
          <w:ins w:id="36" w:author="Nicol, Fabrice" w:date="2017-09-19T15:49:00Z"/>
          <w:rFonts w:asciiTheme="majorHAnsi" w:hAnsiTheme="majorHAnsi" w:cstheme="majorHAnsi"/>
        </w:rPr>
      </w:pPr>
    </w:p>
    <w:p w14:paraId="2A20F721" w14:textId="224280E9" w:rsidR="004D2642" w:rsidRDefault="004D2642" w:rsidP="009F47F6">
      <w:pPr>
        <w:rPr>
          <w:ins w:id="37" w:author="Nicol, Fabrice" w:date="2017-09-19T15:49:00Z"/>
          <w:rFonts w:asciiTheme="majorHAnsi" w:hAnsiTheme="majorHAnsi" w:cstheme="majorHAnsi"/>
        </w:rPr>
      </w:pPr>
    </w:p>
    <w:p w14:paraId="6C583A4A" w14:textId="15EB8C8C" w:rsidR="004D2642" w:rsidRDefault="004D2642" w:rsidP="009F47F6">
      <w:pPr>
        <w:rPr>
          <w:ins w:id="38" w:author="Nicol, Fabrice" w:date="2017-09-19T15:49:00Z"/>
          <w:rFonts w:asciiTheme="majorHAnsi" w:hAnsiTheme="majorHAnsi" w:cstheme="majorHAnsi"/>
        </w:rPr>
      </w:pPr>
    </w:p>
    <w:p w14:paraId="087B9E0C" w14:textId="6785BC31" w:rsidR="004D2642" w:rsidRDefault="004D2642" w:rsidP="009F47F6">
      <w:pPr>
        <w:rPr>
          <w:ins w:id="39" w:author="Nicol, Fabrice" w:date="2017-09-19T15:49:00Z"/>
          <w:rFonts w:asciiTheme="majorHAnsi" w:hAnsiTheme="majorHAnsi" w:cstheme="majorHAnsi"/>
        </w:rPr>
      </w:pPr>
    </w:p>
    <w:p w14:paraId="10917F5E" w14:textId="5260B7E7" w:rsidR="004D2642" w:rsidRDefault="004D2642" w:rsidP="009F47F6">
      <w:pPr>
        <w:rPr>
          <w:ins w:id="40" w:author="Nicol, Fabrice" w:date="2017-09-19T15:49:00Z"/>
          <w:rFonts w:asciiTheme="majorHAnsi" w:hAnsiTheme="majorHAnsi" w:cstheme="majorHAnsi"/>
        </w:rPr>
      </w:pPr>
    </w:p>
    <w:p w14:paraId="637C0D0E" w14:textId="77777777" w:rsidR="004D2642" w:rsidRPr="009F47F6" w:rsidRDefault="004D2642" w:rsidP="009F47F6">
      <w:pPr>
        <w:rPr>
          <w:rFonts w:asciiTheme="majorHAnsi" w:hAnsiTheme="majorHAnsi" w:cstheme="majorHAnsi"/>
        </w:rPr>
      </w:pPr>
    </w:p>
    <w:p w14:paraId="20B675CE" w14:textId="4E216001" w:rsidR="004D2147" w:rsidRPr="00E77672" w:rsidRDefault="00F72C09" w:rsidP="00120C2A">
      <w:pPr>
        <w:pStyle w:val="Titregraphique"/>
      </w:pPr>
      <w:r>
        <w:lastRenderedPageBreak/>
        <w:t>É</w:t>
      </w:r>
      <w:r w:rsidRPr="00E77672">
        <w:t xml:space="preserve">volution </w:t>
      </w:r>
      <w:r w:rsidR="00E77672" w:rsidRPr="00E77672">
        <w:t>des effectifs par tranche d’âge</w:t>
      </w:r>
    </w:p>
    <w:p w14:paraId="404E923F" w14:textId="492DF248" w:rsidR="004D2147" w:rsidRDefault="004D2147">
      <w:pPr>
        <w:rPr>
          <w:rFonts w:asciiTheme="majorHAnsi" w:hAnsiTheme="majorHAnsi" w:cstheme="majorHAnsi"/>
        </w:rPr>
      </w:pPr>
    </w:p>
    <w:p w14:paraId="618D4AA3" w14:textId="0D8D9203" w:rsidR="004D2147" w:rsidRDefault="00340855">
      <w:pPr>
        <w:rPr>
          <w:rFonts w:asciiTheme="majorHAnsi" w:hAnsiTheme="majorHAnsi" w:cstheme="majorHAnsi"/>
        </w:rPr>
      </w:pPr>
      <w:ins w:id="41" w:author="Nicol, Fabrice" w:date="2017-09-04T19:24:00Z">
        <w:r w:rsidRPr="00694851">
          <w:rPr>
            <w:rFonts w:asciiTheme="majorHAnsi" w:hAnsiTheme="majorHAnsi" w:cstheme="majorHAnsi"/>
            <w:noProof/>
            <w:color w:val="00000A"/>
            <w:sz w:val="22"/>
          </w:rPr>
          <w:drawing>
            <wp:anchor distT="0" distB="0" distL="114300" distR="114300" simplePos="0" relativeHeight="251935744" behindDoc="1" locked="1" layoutInCell="1" allowOverlap="1" wp14:anchorId="0B2728C7" wp14:editId="3B094B67">
              <wp:simplePos x="0" y="0"/>
              <wp:positionH relativeFrom="margin">
                <wp:align>center</wp:align>
              </wp:positionH>
              <wp:positionV relativeFrom="page">
                <wp:posOffset>1163955</wp:posOffset>
              </wp:positionV>
              <wp:extent cx="2767965" cy="2131060"/>
              <wp:effectExtent l="19050" t="19050" r="13335" b="21590"/>
              <wp:wrapThrough wrapText="bothSides">
                <wp:wrapPolygon edited="0">
                  <wp:start x="-149" y="-193"/>
                  <wp:lineTo x="-149" y="21626"/>
                  <wp:lineTo x="21555" y="21626"/>
                  <wp:lineTo x="21555" y="-193"/>
                  <wp:lineTo x="-149" y="-193"/>
                </wp:wrapPolygon>
              </wp:wrapThrough>
              <wp:docPr id="248"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12"/>
                      <pic:cNvPicPr>
                        <a:picLocks noChangeAspect="1" noChangeArrowheads="1"/>
                      </pic:cNvPicPr>
                    </pic:nvPicPr>
                    <pic:blipFill rotWithShape="1">
                      <a:blip r:embed="rId26">
                        <a:extLst>
                          <a:ext uri="{28A0092B-C50C-407E-A947-70E740481C1C}">
                            <a14:useLocalDpi xmlns:a14="http://schemas.microsoft.com/office/drawing/2010/main" val="0"/>
                          </a:ext>
                        </a:extLst>
                      </a:blip>
                      <a:srcRect t="6445"/>
                      <a:stretch/>
                    </pic:blipFill>
                    <pic:spPr bwMode="auto">
                      <a:xfrm>
                        <a:off x="0" y="0"/>
                        <a:ext cx="2767965" cy="2131060"/>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p>
    <w:p w14:paraId="4718E525" w14:textId="00F704EA" w:rsidR="004D2147" w:rsidRDefault="004D2147">
      <w:pPr>
        <w:rPr>
          <w:rFonts w:asciiTheme="majorHAnsi" w:hAnsiTheme="majorHAnsi" w:cstheme="majorHAnsi"/>
        </w:rPr>
      </w:pPr>
    </w:p>
    <w:p w14:paraId="06FF86ED" w14:textId="05D36E8F" w:rsidR="004D2147" w:rsidRDefault="004D2147">
      <w:pPr>
        <w:rPr>
          <w:rFonts w:asciiTheme="majorHAnsi" w:hAnsiTheme="majorHAnsi" w:cstheme="majorHAnsi"/>
        </w:rPr>
      </w:pPr>
    </w:p>
    <w:p w14:paraId="77353A43" w14:textId="4340CA34" w:rsidR="004D2147" w:rsidRDefault="004D2147">
      <w:pPr>
        <w:rPr>
          <w:rFonts w:asciiTheme="majorHAnsi" w:hAnsiTheme="majorHAnsi" w:cstheme="majorHAnsi"/>
        </w:rPr>
      </w:pPr>
    </w:p>
    <w:p w14:paraId="2B783BA3" w14:textId="086C0ADC" w:rsidR="00E77672" w:rsidRDefault="00E77672">
      <w:pPr>
        <w:rPr>
          <w:rFonts w:asciiTheme="majorHAnsi" w:hAnsiTheme="majorHAnsi" w:cstheme="majorHAnsi"/>
        </w:rPr>
      </w:pPr>
    </w:p>
    <w:p w14:paraId="6C04DAC3" w14:textId="05068B94" w:rsidR="00CC4FE3" w:rsidRDefault="00CC4FE3">
      <w:pPr>
        <w:rPr>
          <w:rFonts w:asciiTheme="majorHAnsi" w:hAnsiTheme="majorHAnsi" w:cstheme="majorHAnsi"/>
        </w:rPr>
      </w:pPr>
    </w:p>
    <w:p w14:paraId="756CC6DA" w14:textId="6A62ED55" w:rsidR="008878CF" w:rsidRDefault="008878CF">
      <w:pPr>
        <w:rPr>
          <w:ins w:id="42" w:author="Nicol, Fabrice" w:date="2017-09-19T15:37:00Z"/>
          <w:rFonts w:asciiTheme="majorHAnsi" w:hAnsiTheme="majorHAnsi" w:cstheme="majorHAnsi"/>
          <w:b/>
          <w:u w:val="single"/>
        </w:rPr>
      </w:pPr>
    </w:p>
    <w:p w14:paraId="50FFBE67" w14:textId="7037C60B" w:rsidR="004D2642" w:rsidRDefault="004D2642">
      <w:pPr>
        <w:rPr>
          <w:ins w:id="43" w:author="Nicol, Fabrice" w:date="2017-09-19T15:49:00Z"/>
          <w:rFonts w:asciiTheme="majorHAnsi" w:hAnsiTheme="majorHAnsi" w:cstheme="majorHAnsi"/>
          <w:b/>
          <w:u w:val="single"/>
        </w:rPr>
      </w:pPr>
      <w:r w:rsidRPr="009F47F6">
        <w:rPr>
          <w:rFonts w:asciiTheme="majorHAnsi" w:hAnsiTheme="majorHAnsi" w:cstheme="majorHAnsi"/>
          <w:noProof/>
          <w:color w:val="D14A95" w:themeColor="accent1"/>
        </w:rPr>
        <w:drawing>
          <wp:anchor distT="0" distB="0" distL="114300" distR="114300" simplePos="0" relativeHeight="251864064" behindDoc="0" locked="0" layoutInCell="1" allowOverlap="1" wp14:anchorId="43381EFF" wp14:editId="72032894">
            <wp:simplePos x="0" y="0"/>
            <wp:positionH relativeFrom="margin">
              <wp:posOffset>-164465</wp:posOffset>
            </wp:positionH>
            <wp:positionV relativeFrom="page">
              <wp:posOffset>3395345</wp:posOffset>
            </wp:positionV>
            <wp:extent cx="600710" cy="546735"/>
            <wp:effectExtent l="0" t="0" r="0" b="5715"/>
            <wp:wrapSquare wrapText="bothSides"/>
            <wp:docPr id="250" name="Image 250" descr="D:\OUTILS\AmpouleJau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UTILS\AmpouleJaune.png"/>
                    <pic:cNvPicPr>
                      <a:picLocks noChangeAspect="1" noChangeArrowheads="1"/>
                    </pic:cNvPicPr>
                  </pic:nvPicPr>
                  <pic:blipFill>
                    <a:blip r:embed="rId27" cstate="print">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600710" cy="5467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2D8542" w14:textId="77777777" w:rsidR="004D2642" w:rsidRDefault="004D2642">
      <w:pPr>
        <w:rPr>
          <w:ins w:id="44" w:author="Nicol, Fabrice" w:date="2017-09-19T15:50:00Z"/>
          <w:rFonts w:asciiTheme="majorHAnsi" w:hAnsiTheme="majorHAnsi" w:cstheme="majorHAnsi"/>
          <w:b/>
          <w:u w:val="single"/>
        </w:rPr>
      </w:pPr>
    </w:p>
    <w:p w14:paraId="4D8D8D14" w14:textId="4FE31F1D" w:rsidR="00E77672" w:rsidRPr="00120C2A" w:rsidRDefault="00694851">
      <w:pPr>
        <w:rPr>
          <w:rFonts w:asciiTheme="majorHAnsi" w:hAnsiTheme="majorHAnsi" w:cstheme="majorHAnsi"/>
          <w:b/>
        </w:rPr>
      </w:pPr>
      <w:r w:rsidRPr="000E5902">
        <w:rPr>
          <w:rFonts w:eastAsia="Calibri"/>
          <w:noProof/>
          <w:color w:val="FFFFFF"/>
          <w:sz w:val="22"/>
          <w:szCs w:val="22"/>
          <w:shd w:val="clear" w:color="auto" w:fill="D14A95" w:themeFill="accent1"/>
        </w:rPr>
        <mc:AlternateContent>
          <mc:Choice Requires="wps">
            <w:drawing>
              <wp:anchor distT="0" distB="0" distL="114300" distR="114300" simplePos="0" relativeHeight="251902976" behindDoc="0" locked="0" layoutInCell="1" allowOverlap="1" wp14:anchorId="08A52F7A" wp14:editId="1C6D5073">
                <wp:simplePos x="0" y="0"/>
                <wp:positionH relativeFrom="leftMargin">
                  <wp:posOffset>290195</wp:posOffset>
                </wp:positionH>
                <wp:positionV relativeFrom="margin">
                  <wp:posOffset>-301046</wp:posOffset>
                </wp:positionV>
                <wp:extent cx="509905" cy="8765540"/>
                <wp:effectExtent l="0" t="0" r="4445" b="0"/>
                <wp:wrapThrough wrapText="bothSides">
                  <wp:wrapPolygon edited="0">
                    <wp:start x="0" y="0"/>
                    <wp:lineTo x="0" y="21547"/>
                    <wp:lineTo x="20981" y="21547"/>
                    <wp:lineTo x="20981" y="0"/>
                    <wp:lineTo x="0" y="0"/>
                  </wp:wrapPolygon>
                </wp:wrapThrough>
                <wp:docPr id="253" name="Rectangle 253"/>
                <wp:cNvGraphicFramePr/>
                <a:graphic xmlns:a="http://schemas.openxmlformats.org/drawingml/2006/main">
                  <a:graphicData uri="http://schemas.microsoft.com/office/word/2010/wordprocessingShape">
                    <wps:wsp>
                      <wps:cNvSpPr/>
                      <wps:spPr>
                        <a:xfrm>
                          <a:off x="0" y="0"/>
                          <a:ext cx="509905" cy="8765540"/>
                        </a:xfrm>
                        <a:prstGeom prst="rect">
                          <a:avLst/>
                        </a:prstGeom>
                        <a:solidFill>
                          <a:srgbClr val="D14A95"/>
                        </a:solidFill>
                        <a:ln w="9525" cap="flat" cmpd="sng" algn="ctr">
                          <a:noFill/>
                          <a:prstDash val="solid"/>
                        </a:ln>
                        <a:effectLst/>
                      </wps:spPr>
                      <wps:txbx>
                        <w:txbxContent>
                          <w:p w14:paraId="7A0DBACF" w14:textId="77777777" w:rsidR="00EB106F" w:rsidRPr="002B0FF2" w:rsidRDefault="00EB106F" w:rsidP="00BA7F09">
                            <w:pPr>
                              <w:jc w:val="center"/>
                              <w:rPr>
                                <w:caps/>
                                <w:color w:val="7FCDE6"/>
                                <w:sz w:val="36"/>
                                <w:szCs w:val="36"/>
                              </w:rPr>
                            </w:pPr>
                            <w:r w:rsidRPr="00AF196E">
                              <w:rPr>
                                <w:rFonts w:ascii="Arial" w:hAnsi="Arial" w:cs="Arial"/>
                                <w:b/>
                                <w:caps/>
                                <w:color w:val="FFFFFF"/>
                                <w:spacing w:val="30"/>
                                <w:sz w:val="32"/>
                                <w:szCs w:val="32"/>
                              </w:rPr>
                              <w:t>LES STATISTIQUES</w:t>
                            </w:r>
                            <w:r>
                              <w:rPr>
                                <w:rFonts w:ascii="Times New Roman" w:hAnsi="Times New Roman"/>
                                <w:b/>
                                <w:caps/>
                                <w:color w:val="FFFFFF"/>
                                <w:spacing w:val="30"/>
                                <w:sz w:val="32"/>
                                <w:szCs w:val="32"/>
                              </w:rPr>
                              <w:t xml:space="preserve"> </w:t>
                            </w:r>
                            <w:r w:rsidRPr="00AF196E">
                              <w:rPr>
                                <w:rFonts w:ascii="Arial" w:hAnsi="Arial" w:cs="Arial"/>
                                <w:b/>
                                <w:caps/>
                                <w:color w:val="FFFFFF"/>
                                <w:spacing w:val="30"/>
                                <w:sz w:val="32"/>
                                <w:szCs w:val="32"/>
                              </w:rPr>
                              <w:t>DéMOGRAPHIQUES</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8A52F7A" id="Rectangle 253" o:spid="_x0000_s1032" style="position:absolute;left:0;text-align:left;margin-left:22.85pt;margin-top:-23.7pt;width:40.15pt;height:690.2pt;z-index:251902976;visibility:visible;mso-wrap-style:square;mso-height-percent:0;mso-wrap-distance-left:9pt;mso-wrap-distance-top:0;mso-wrap-distance-right:9pt;mso-wrap-distance-bottom:0;mso-position-horizontal:absolute;mso-position-horizontal-relative:left-margin-area;mso-position-vertical:absolute;mso-position-vertical-relative:margin;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" fillcolor="#d14a95" stroked="f">
                <v:textbox style="layout-flow:vertical;mso-layout-flow-alt:bottom-to-top">
                  <w:txbxContent>
                    <w:p w14:paraId="7A0DBACF" w14:textId="77777777" w:rsidR="00EB106F" w:rsidRPr="002B0FF2" w:rsidRDefault="00EB106F" w:rsidP="00BA7F09">
                      <w:pPr>
                        <w:jc w:val="center"/>
                        <w:rPr>
                          <w:caps/>
                          <w:color w:val="7FCDE6"/>
                          <w:sz w:val="36"/>
                          <w:szCs w:val="36"/>
                        </w:rPr>
                      </w:pPr>
                      <w:r w:rsidRPr="00AF196E">
                        <w:rPr>
                          <w:rFonts w:ascii="Arial" w:hAnsi="Arial" w:cs="Arial"/>
                          <w:b/>
                          <w:caps/>
                          <w:color w:val="FFFFFF"/>
                          <w:spacing w:val="30"/>
                          <w:sz w:val="32"/>
                          <w:szCs w:val="32"/>
                        </w:rPr>
                        <w:t>LES STATISTIQUES</w:t>
                      </w:r>
                      <w:r>
                        <w:rPr>
                          <w:rFonts w:ascii="Times New Roman" w:hAnsi="Times New Roman"/>
                          <w:b/>
                          <w:caps/>
                          <w:color w:val="FFFFFF"/>
                          <w:spacing w:val="30"/>
                          <w:sz w:val="32"/>
                          <w:szCs w:val="32"/>
                        </w:rPr>
                        <w:t xml:space="preserve"> </w:t>
                      </w:r>
                      <w:r w:rsidRPr="00AF196E">
                        <w:rPr>
                          <w:rFonts w:ascii="Arial" w:hAnsi="Arial" w:cs="Arial"/>
                          <w:b/>
                          <w:caps/>
                          <w:color w:val="FFFFFF"/>
                          <w:spacing w:val="30"/>
                          <w:sz w:val="32"/>
                          <w:szCs w:val="32"/>
                        </w:rPr>
                        <w:t>DéMOGRAPHIQUES</w:t>
                      </w:r>
                    </w:p>
                  </w:txbxContent>
                </v:textbox>
                <w10:wrap type="through" anchorx="margin" anchory="margin"/>
              </v:rect>
            </w:pict>
          </mc:Fallback>
        </mc:AlternateContent>
      </w:r>
      <w:r w:rsidR="00CC4FE3" w:rsidRPr="009F47F6">
        <w:rPr>
          <w:rFonts w:asciiTheme="majorHAnsi" w:hAnsiTheme="majorHAnsi" w:cstheme="majorHAnsi"/>
          <w:b/>
          <w:u w:val="single"/>
        </w:rPr>
        <w:t>Interprétation</w:t>
      </w:r>
      <w:r w:rsidR="00704399" w:rsidRPr="00704399">
        <w:rPr>
          <w:rFonts w:asciiTheme="majorHAnsi" w:hAnsiTheme="majorHAnsi" w:cstheme="majorHAnsi"/>
          <w:b/>
        </w:rPr>
        <w:t> </w:t>
      </w:r>
      <w:r w:rsidR="00704399" w:rsidRPr="00704399">
        <w:rPr>
          <w:rFonts w:asciiTheme="majorHAnsi" w:hAnsiTheme="majorHAnsi" w:cstheme="majorHAnsi"/>
        </w:rPr>
        <w:t>:</w:t>
      </w:r>
    </w:p>
    <w:p w14:paraId="18FD5E7E" w14:textId="5E761E65" w:rsidR="00CC4FE3" w:rsidRDefault="00CC4FE3" w:rsidP="00CC4FE3">
      <w:pPr>
        <w:rPr>
          <w:rFonts w:asciiTheme="majorHAnsi" w:hAnsiTheme="majorHAnsi" w:cstheme="majorHAnsi"/>
        </w:rPr>
      </w:pPr>
      <w:r>
        <w:rPr>
          <w:rFonts w:asciiTheme="majorHAnsi" w:hAnsiTheme="majorHAnsi" w:cstheme="majorHAnsi"/>
        </w:rPr>
        <w:t>L</w:t>
      </w:r>
      <w:r w:rsidRPr="00E54E64">
        <w:rPr>
          <w:rFonts w:asciiTheme="majorHAnsi" w:hAnsiTheme="majorHAnsi" w:cstheme="majorHAnsi"/>
        </w:rPr>
        <w:t xml:space="preserve">e graphique en bâtons confirme </w:t>
      </w:r>
      <w:r w:rsidR="00160213">
        <w:rPr>
          <w:rFonts w:asciiTheme="majorHAnsi" w:hAnsiTheme="majorHAnsi" w:cstheme="majorHAnsi"/>
        </w:rPr>
        <w:t>l’</w:t>
      </w:r>
      <w:r w:rsidRPr="00E54E64">
        <w:rPr>
          <w:rFonts w:asciiTheme="majorHAnsi" w:hAnsiTheme="majorHAnsi" w:cstheme="majorHAnsi"/>
        </w:rPr>
        <w:t xml:space="preserve">analyse </w:t>
      </w:r>
      <w:r w:rsidR="00160213">
        <w:rPr>
          <w:rFonts w:asciiTheme="majorHAnsi" w:hAnsiTheme="majorHAnsi" w:cstheme="majorHAnsi"/>
        </w:rPr>
        <w:t xml:space="preserve">établie à partir du graphique n° 1 </w:t>
      </w:r>
      <w:r w:rsidRPr="00E54E64">
        <w:rPr>
          <w:rFonts w:asciiTheme="majorHAnsi" w:hAnsiTheme="majorHAnsi" w:cstheme="majorHAnsi"/>
        </w:rPr>
        <w:t>et permet de relever qu</w:t>
      </w:r>
      <w:r>
        <w:rPr>
          <w:rFonts w:asciiTheme="majorHAnsi" w:hAnsiTheme="majorHAnsi" w:cstheme="majorHAnsi"/>
        </w:rPr>
        <w:t>e le phénomène de déformation par le haut</w:t>
      </w:r>
      <w:r w:rsidRPr="00E54E64">
        <w:rPr>
          <w:rFonts w:asciiTheme="majorHAnsi" w:hAnsiTheme="majorHAnsi" w:cstheme="majorHAnsi"/>
        </w:rPr>
        <w:t xml:space="preserve"> est plus marqué chez les femmes de 60 à 65 ans ; </w:t>
      </w:r>
      <w:commentRangeStart w:id="45"/>
      <w:commentRangeStart w:id="46"/>
      <w:r w:rsidRPr="00E54E64">
        <w:rPr>
          <w:rFonts w:asciiTheme="majorHAnsi" w:hAnsiTheme="majorHAnsi" w:cstheme="majorHAnsi"/>
        </w:rPr>
        <w:t xml:space="preserve">il confirme également la reprise des recrutements de jeunes </w:t>
      </w:r>
      <w:r>
        <w:rPr>
          <w:rFonts w:asciiTheme="majorHAnsi" w:hAnsiTheme="majorHAnsi" w:cstheme="majorHAnsi"/>
        </w:rPr>
        <w:t>a</w:t>
      </w:r>
      <w:r w:rsidRPr="00E54E64">
        <w:rPr>
          <w:rFonts w:asciiTheme="majorHAnsi" w:hAnsiTheme="majorHAnsi" w:cstheme="majorHAnsi"/>
        </w:rPr>
        <w:t>gents de 20 à 30 ans</w:t>
      </w:r>
      <w:commentRangeEnd w:id="45"/>
      <w:ins w:id="47" w:author="Nicol, Fabrice" w:date="2017-09-19T15:50:00Z">
        <w:r w:rsidR="004D2642">
          <w:rPr>
            <w:rFonts w:asciiTheme="majorHAnsi" w:hAnsiTheme="majorHAnsi" w:cstheme="majorHAnsi"/>
          </w:rPr>
          <w:t>, de manière plus précise que sur la pyramide</w:t>
        </w:r>
      </w:ins>
      <w:r w:rsidR="0003537B">
        <w:rPr>
          <w:rStyle w:val="Marquedecommentaire"/>
        </w:rPr>
        <w:commentReference w:id="45"/>
      </w:r>
      <w:commentRangeEnd w:id="46"/>
      <w:r w:rsidR="004D2642">
        <w:rPr>
          <w:rStyle w:val="Marquedecommentaire"/>
        </w:rPr>
        <w:commentReference w:id="46"/>
      </w:r>
      <w:r w:rsidR="0003537B">
        <w:rPr>
          <w:rFonts w:asciiTheme="majorHAnsi" w:hAnsiTheme="majorHAnsi" w:cstheme="majorHAnsi"/>
        </w:rPr>
        <w:t>.</w:t>
      </w:r>
    </w:p>
    <w:p w14:paraId="4B1ED7AF" w14:textId="634D0738" w:rsidR="00CC4FE3" w:rsidRDefault="004D2642" w:rsidP="00CC4FE3">
      <w:pPr>
        <w:rPr>
          <w:rFonts w:asciiTheme="majorHAnsi" w:hAnsiTheme="majorHAnsi" w:cstheme="majorHAnsi"/>
        </w:rPr>
      </w:pPr>
      <w:r w:rsidRPr="008A02C0">
        <w:rPr>
          <w:b/>
          <w:noProof/>
          <w:u w:val="single"/>
        </w:rPr>
        <w:drawing>
          <wp:anchor distT="0" distB="0" distL="114300" distR="114300" simplePos="0" relativeHeight="251907072" behindDoc="0" locked="0" layoutInCell="1" allowOverlap="1" wp14:anchorId="1C2025AB" wp14:editId="74D877C4">
            <wp:simplePos x="0" y="0"/>
            <wp:positionH relativeFrom="page">
              <wp:posOffset>821690</wp:posOffset>
            </wp:positionH>
            <wp:positionV relativeFrom="page">
              <wp:posOffset>4900930</wp:posOffset>
            </wp:positionV>
            <wp:extent cx="536400" cy="421200"/>
            <wp:effectExtent l="0" t="0" r="0" b="0"/>
            <wp:wrapThrough wrapText="bothSides">
              <wp:wrapPolygon edited="0">
                <wp:start x="0" y="0"/>
                <wp:lineTo x="0" y="20525"/>
                <wp:lineTo x="20730" y="20525"/>
                <wp:lineTo x="20730" y="0"/>
                <wp:lineTo x="0" y="0"/>
              </wp:wrapPolygon>
            </wp:wrapThrough>
            <wp:docPr id="237" name="Image 237" descr="E:\OUTILS\Images-guides-contrôle\Fleche r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OUTILS\Images-guides-contrôle\Fleche ros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6400" cy="421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335EA8" w14:textId="58EB8FAA" w:rsidR="00B450F9" w:rsidRDefault="00B450F9" w:rsidP="00B450F9">
      <w:pPr>
        <w:spacing w:before="120"/>
        <w:rPr>
          <w:rFonts w:asciiTheme="majorHAnsi" w:hAnsiTheme="majorHAnsi" w:cstheme="majorHAnsi"/>
        </w:rPr>
      </w:pPr>
      <w:r w:rsidRPr="00120C2A">
        <w:rPr>
          <w:rFonts w:asciiTheme="majorHAnsi" w:hAnsiTheme="majorHAnsi" w:cstheme="majorHAnsi"/>
          <w:b/>
          <w:color w:val="D14A95" w:themeColor="accent1"/>
        </w:rPr>
        <w:t>Point</w:t>
      </w:r>
      <w:r w:rsidR="00762897">
        <w:rPr>
          <w:rFonts w:asciiTheme="majorHAnsi" w:hAnsiTheme="majorHAnsi" w:cstheme="majorHAnsi"/>
          <w:b/>
          <w:color w:val="D14A95" w:themeColor="accent1"/>
        </w:rPr>
        <w:t>s</w:t>
      </w:r>
      <w:r w:rsidRPr="00120C2A">
        <w:rPr>
          <w:rFonts w:asciiTheme="majorHAnsi" w:hAnsiTheme="majorHAnsi" w:cstheme="majorHAnsi"/>
          <w:b/>
          <w:color w:val="D14A95" w:themeColor="accent1"/>
        </w:rPr>
        <w:t xml:space="preserve"> d’attention</w:t>
      </w:r>
    </w:p>
    <w:p w14:paraId="2E5B7062" w14:textId="3D27BF7D" w:rsidR="00762897" w:rsidRPr="00D05DFA" w:rsidRDefault="00762897" w:rsidP="00B450F9">
      <w:pPr>
        <w:spacing w:before="120"/>
        <w:rPr>
          <w:rFonts w:asciiTheme="majorHAnsi" w:hAnsiTheme="majorHAnsi" w:cstheme="majorHAnsi"/>
        </w:rPr>
      </w:pPr>
    </w:p>
    <w:p w14:paraId="79B63E77" w14:textId="5D95844F" w:rsidR="00B450F9" w:rsidRDefault="00762897" w:rsidP="004A2802">
      <w:pPr>
        <w:pStyle w:val="Paragraphedeliste"/>
        <w:numPr>
          <w:ilvl w:val="0"/>
          <w:numId w:val="62"/>
        </w:numPr>
        <w:spacing w:before="120"/>
        <w:rPr>
          <w:rFonts w:asciiTheme="majorHAnsi" w:hAnsiTheme="majorHAnsi" w:cstheme="majorHAnsi"/>
        </w:rPr>
      </w:pPr>
      <w:r>
        <w:rPr>
          <w:rFonts w:asciiTheme="majorHAnsi" w:hAnsiTheme="majorHAnsi" w:cstheme="majorHAnsi"/>
        </w:rPr>
        <w:t xml:space="preserve">Les pyramides des âges de la fonction publique territoriale tendent le plus souvent à se déformer vers le haut. Cette évolution traduit le vieillissement global des </w:t>
      </w:r>
      <w:proofErr w:type="spellStart"/>
      <w:r>
        <w:rPr>
          <w:rFonts w:asciiTheme="majorHAnsi" w:hAnsiTheme="majorHAnsi" w:cstheme="majorHAnsi"/>
        </w:rPr>
        <w:t>effcectifs</w:t>
      </w:r>
      <w:proofErr w:type="spellEnd"/>
      <w:r>
        <w:rPr>
          <w:rFonts w:asciiTheme="majorHAnsi" w:hAnsiTheme="majorHAnsi" w:cstheme="majorHAnsi"/>
        </w:rPr>
        <w:t xml:space="preserve">. </w:t>
      </w:r>
    </w:p>
    <w:p w14:paraId="6AE2F336" w14:textId="385E18B2" w:rsidR="00762897" w:rsidRPr="00762897" w:rsidRDefault="00762897" w:rsidP="004A2802">
      <w:pPr>
        <w:pStyle w:val="Paragraphedeliste"/>
        <w:numPr>
          <w:ilvl w:val="0"/>
          <w:numId w:val="62"/>
        </w:numPr>
        <w:spacing w:before="120"/>
        <w:rPr>
          <w:rFonts w:asciiTheme="majorHAnsi" w:hAnsiTheme="majorHAnsi" w:cstheme="majorHAnsi"/>
        </w:rPr>
      </w:pPr>
      <w:r>
        <w:rPr>
          <w:rFonts w:asciiTheme="majorHAnsi" w:hAnsiTheme="majorHAnsi" w:cstheme="majorHAnsi"/>
        </w:rPr>
        <w:t xml:space="preserve">La </w:t>
      </w:r>
      <w:ins w:id="48" w:author="Nicol, Fabrice" w:date="2017-09-19T15:50:00Z">
        <w:r w:rsidR="004D2642">
          <w:rPr>
            <w:rFonts w:asciiTheme="majorHAnsi" w:hAnsiTheme="majorHAnsi" w:cstheme="majorHAnsi"/>
          </w:rPr>
          <w:t>c</w:t>
        </w:r>
      </w:ins>
      <w:r>
        <w:rPr>
          <w:rFonts w:asciiTheme="majorHAnsi" w:hAnsiTheme="majorHAnsi" w:cstheme="majorHAnsi"/>
        </w:rPr>
        <w:t xml:space="preserve">omparaison avec les pyramides nationales permet d’apprécier les marges de </w:t>
      </w:r>
      <w:proofErr w:type="spellStart"/>
      <w:r>
        <w:rPr>
          <w:rFonts w:asciiTheme="majorHAnsi" w:hAnsiTheme="majorHAnsi" w:cstheme="majorHAnsi"/>
        </w:rPr>
        <w:t>maneouvre</w:t>
      </w:r>
      <w:proofErr w:type="spellEnd"/>
      <w:r>
        <w:rPr>
          <w:rFonts w:asciiTheme="majorHAnsi" w:hAnsiTheme="majorHAnsi" w:cstheme="majorHAnsi"/>
        </w:rPr>
        <w:t xml:space="preserve"> ou les difficultés spécifiques de l’organisme étudié.</w:t>
      </w:r>
    </w:p>
    <w:p w14:paraId="2F6A19C1" w14:textId="463FB0B3" w:rsidR="00FB709B" w:rsidRDefault="00B450F9" w:rsidP="004A2802">
      <w:pPr>
        <w:pStyle w:val="Paragraphedeliste"/>
        <w:numPr>
          <w:ilvl w:val="0"/>
          <w:numId w:val="43"/>
        </w:numPr>
        <w:spacing w:before="120"/>
        <w:rPr>
          <w:rFonts w:asciiTheme="majorHAnsi" w:hAnsiTheme="majorHAnsi" w:cstheme="majorHAnsi"/>
        </w:rPr>
      </w:pPr>
      <w:r w:rsidRPr="00120C2A">
        <w:rPr>
          <w:rFonts w:asciiTheme="majorHAnsi" w:hAnsiTheme="majorHAnsi" w:cstheme="majorHAnsi"/>
        </w:rPr>
        <w:t xml:space="preserve">Lorsque les effectifs sont faibles, il convient d’être particulièrement prudent </w:t>
      </w:r>
      <w:r w:rsidR="000C006B">
        <w:rPr>
          <w:rFonts w:asciiTheme="majorHAnsi" w:hAnsiTheme="majorHAnsi" w:cstheme="majorHAnsi"/>
        </w:rPr>
        <w:t>sur</w:t>
      </w:r>
      <w:r w:rsidRPr="00120C2A">
        <w:rPr>
          <w:rFonts w:asciiTheme="majorHAnsi" w:hAnsiTheme="majorHAnsi" w:cstheme="majorHAnsi"/>
        </w:rPr>
        <w:t xml:space="preserve"> l’analyse des statistiques produites.</w:t>
      </w:r>
    </w:p>
    <w:p w14:paraId="4D2C95AD" w14:textId="32EDAE86" w:rsidR="00FB709B" w:rsidRDefault="00FB709B" w:rsidP="00FB709B">
      <w:pPr>
        <w:pStyle w:val="Paragraphedeliste"/>
        <w:spacing w:before="120"/>
        <w:ind w:left="0"/>
        <w:rPr>
          <w:rFonts w:asciiTheme="majorHAnsi" w:hAnsiTheme="majorHAnsi" w:cstheme="majorHAnsi"/>
        </w:rPr>
      </w:pPr>
    </w:p>
    <w:p w14:paraId="6BA6A147" w14:textId="073FC868" w:rsidR="00FB48DB" w:rsidRDefault="00160213" w:rsidP="00FB48DB">
      <w:pPr>
        <w:rPr>
          <w:rFonts w:asciiTheme="majorHAnsi" w:hAnsiTheme="majorHAnsi" w:cstheme="majorHAnsi"/>
        </w:rPr>
      </w:pPr>
      <w:r w:rsidRPr="00160213">
        <w:rPr>
          <w:rFonts w:asciiTheme="majorHAnsi" w:hAnsiTheme="majorHAnsi" w:cstheme="majorHAnsi"/>
          <w:b/>
          <w:color w:val="D14A95" w:themeColor="accent1"/>
        </w:rPr>
        <w:t xml:space="preserve">Pour aller vers </w:t>
      </w:r>
      <w:r w:rsidRPr="00C83932">
        <w:rPr>
          <w:rFonts w:asciiTheme="majorHAnsi" w:hAnsiTheme="majorHAnsi" w:cstheme="majorHAnsi"/>
          <w:b/>
          <w:color w:val="D14A95" w:themeColor="accent1"/>
        </w:rPr>
        <w:t>l’observation</w:t>
      </w:r>
      <w:r w:rsidRPr="00C83932">
        <w:rPr>
          <w:rFonts w:asciiTheme="majorHAnsi" w:hAnsiTheme="majorHAnsi" w:cstheme="majorHAnsi"/>
          <w:color w:val="D14A95" w:themeColor="accent1"/>
        </w:rPr>
        <w:t> :</w:t>
      </w:r>
    </w:p>
    <w:p w14:paraId="04483074" w14:textId="2FE39CA6" w:rsidR="00977B48" w:rsidRDefault="00977B48" w:rsidP="00762897">
      <w:pPr>
        <w:pStyle w:val="Paragraphedeliste"/>
        <w:ind w:left="0"/>
        <w:rPr>
          <w:rFonts w:asciiTheme="majorHAnsi" w:hAnsiTheme="majorHAnsi" w:cstheme="majorHAnsi"/>
        </w:rPr>
      </w:pPr>
    </w:p>
    <w:p w14:paraId="7BC485A4" w14:textId="755CE3C8" w:rsidR="00BA7F09" w:rsidRDefault="00FB48DB" w:rsidP="004A2802">
      <w:pPr>
        <w:pStyle w:val="Paragraphedeliste"/>
        <w:numPr>
          <w:ilvl w:val="0"/>
          <w:numId w:val="68"/>
        </w:numPr>
        <w:rPr>
          <w:rFonts w:asciiTheme="majorHAnsi" w:hAnsiTheme="majorHAnsi" w:cstheme="majorHAnsi"/>
        </w:rPr>
      </w:pPr>
      <w:r w:rsidRPr="00FB709B">
        <w:rPr>
          <w:rFonts w:asciiTheme="majorHAnsi" w:hAnsiTheme="majorHAnsi" w:cstheme="majorHAnsi"/>
        </w:rPr>
        <w:t>La structure et l’évolution des effectifs permettent de relever un risque de progression à court terme de l’absentéisme des agents. L’importance des effectifs des classes d’âge 45-50 ans et 50-55 ans ne permet pas d’espérer une diminution significative, à court terme, de la masse salariale, l’effet de noria étant plus que compensé par le GVT</w:t>
      </w:r>
      <w:r>
        <w:rPr>
          <w:rStyle w:val="Appelnotedebasdep"/>
          <w:rFonts w:asciiTheme="majorHAnsi" w:hAnsiTheme="majorHAnsi" w:cstheme="majorHAnsi"/>
        </w:rPr>
        <w:footnoteReference w:id="4"/>
      </w:r>
      <w:r w:rsidRPr="00FB709B">
        <w:rPr>
          <w:rFonts w:asciiTheme="majorHAnsi" w:hAnsiTheme="majorHAnsi" w:cstheme="majorHAnsi"/>
        </w:rPr>
        <w:t xml:space="preserve">. </w:t>
      </w:r>
    </w:p>
    <w:p w14:paraId="302D3926" w14:textId="58546F95" w:rsidR="00160213" w:rsidRDefault="00160213" w:rsidP="00762897">
      <w:pPr>
        <w:pStyle w:val="Paragraphedeliste"/>
        <w:ind w:left="0"/>
        <w:rPr>
          <w:rFonts w:asciiTheme="majorHAnsi" w:hAnsiTheme="majorHAnsi" w:cstheme="majorHAnsi"/>
        </w:rPr>
      </w:pPr>
    </w:p>
    <w:p w14:paraId="2D9E431A" w14:textId="7622A5E6" w:rsidR="00160213" w:rsidRPr="00FB709B" w:rsidRDefault="00160213" w:rsidP="00550637">
      <w:pPr>
        <w:pStyle w:val="Paragraphedeliste"/>
        <w:spacing w:before="120"/>
        <w:ind w:left="0"/>
        <w:contextualSpacing w:val="0"/>
        <w:rPr>
          <w:rFonts w:asciiTheme="majorHAnsi" w:hAnsiTheme="majorHAnsi" w:cstheme="majorHAnsi"/>
        </w:rPr>
      </w:pPr>
      <w:r w:rsidRPr="00FB709B">
        <w:rPr>
          <w:rFonts w:asciiTheme="majorHAnsi" w:hAnsiTheme="majorHAnsi" w:cstheme="majorHAnsi"/>
          <w:b/>
          <w:shd w:val="clear" w:color="auto" w:fill="D14A95" w:themeFill="accent1"/>
        </w:rPr>
        <w:t>Pour aller plus loin</w:t>
      </w:r>
      <w:r w:rsidRPr="00FB709B">
        <w:rPr>
          <w:rFonts w:asciiTheme="majorHAnsi" w:hAnsiTheme="majorHAnsi" w:cstheme="majorHAnsi"/>
          <w:b/>
        </w:rPr>
        <w:t> </w:t>
      </w:r>
    </w:p>
    <w:p w14:paraId="3D47DAE4" w14:textId="3C4C5A99" w:rsidR="00BA7F09" w:rsidRPr="00120C2A" w:rsidRDefault="00BA7F09" w:rsidP="004A2802">
      <w:pPr>
        <w:pStyle w:val="Paragraphedeliste"/>
        <w:numPr>
          <w:ilvl w:val="0"/>
          <w:numId w:val="41"/>
        </w:numPr>
        <w:spacing w:before="120"/>
        <w:ind w:left="714" w:hanging="357"/>
        <w:contextualSpacing w:val="0"/>
        <w:rPr>
          <w:rFonts w:asciiTheme="majorHAnsi" w:hAnsiTheme="majorHAnsi" w:cstheme="majorHAnsi"/>
        </w:rPr>
      </w:pPr>
      <w:r w:rsidRPr="00120C2A">
        <w:rPr>
          <w:rFonts w:asciiTheme="majorHAnsi" w:hAnsiTheme="majorHAnsi" w:cstheme="majorHAnsi"/>
        </w:rPr>
        <w:t xml:space="preserve">Pour chaque pyramide des âges, un tableau de distribution des âges par quartile est produit. </w:t>
      </w:r>
      <w:del w:id="49" w:author="Nicol, Fabrice" w:date="2017-09-19T16:41:00Z">
        <w:r w:rsidRPr="00120C2A" w:rsidDel="00697BCB">
          <w:rPr>
            <w:rFonts w:asciiTheme="majorHAnsi" w:hAnsiTheme="majorHAnsi" w:cstheme="majorHAnsi"/>
          </w:rPr>
          <w:delText>Par ex</w:delText>
        </w:r>
        <w:r w:rsidDel="00697BCB">
          <w:rPr>
            <w:rFonts w:asciiTheme="majorHAnsi" w:hAnsiTheme="majorHAnsi" w:cstheme="majorHAnsi"/>
          </w:rPr>
          <w:delText>.</w:delText>
        </w:r>
        <w:r w:rsidRPr="00120C2A" w:rsidDel="00697BCB">
          <w:rPr>
            <w:rFonts w:asciiTheme="majorHAnsi" w:hAnsiTheme="majorHAnsi" w:cstheme="majorHAnsi"/>
          </w:rPr>
          <w:delText>, l</w:delText>
        </w:r>
      </w:del>
      <w:ins w:id="50" w:author="Nicol, Fabrice" w:date="2017-09-19T16:41:00Z">
        <w:r w:rsidR="00697BCB">
          <w:rPr>
            <w:rFonts w:asciiTheme="majorHAnsi" w:hAnsiTheme="majorHAnsi" w:cstheme="majorHAnsi"/>
          </w:rPr>
          <w:t>L</w:t>
        </w:r>
      </w:ins>
      <w:r w:rsidRPr="00120C2A">
        <w:rPr>
          <w:rFonts w:asciiTheme="majorHAnsi" w:hAnsiTheme="majorHAnsi" w:cstheme="majorHAnsi"/>
        </w:rPr>
        <w:t>e tableau suivant indique la distribution des âges par quartile, maxima, minima, médiane et moyenne, au début et à la fin de la période contrôlée</w:t>
      </w:r>
      <w:ins w:id="51" w:author="Nicol, Fabrice" w:date="2017-09-19T16:42:00Z">
        <w:r w:rsidR="00697BCB">
          <w:rPr>
            <w:rFonts w:asciiTheme="majorHAnsi" w:hAnsiTheme="majorHAnsi" w:cstheme="majorHAnsi"/>
          </w:rPr>
          <w:t xml:space="preserve"> pour un </w:t>
        </w:r>
        <w:r w:rsidR="00697BCB">
          <w:rPr>
            <w:rFonts w:asciiTheme="majorHAnsi" w:hAnsiTheme="majorHAnsi" w:cstheme="majorHAnsi"/>
          </w:rPr>
          <w:lastRenderedPageBreak/>
          <w:t>exemple de collectivité</w:t>
        </w:r>
      </w:ins>
      <w:r w:rsidRPr="00120C2A">
        <w:rPr>
          <w:rFonts w:asciiTheme="majorHAnsi" w:hAnsiTheme="majorHAnsi" w:cstheme="majorHAnsi"/>
        </w:rPr>
        <w:t xml:space="preserve">. Les effectifs indiqués rapportent le nombre de matricules, hors élus, gérés en base de paye, quelle que soit la position statutaire des agents. Les effectifs physiques en position d’activité ont diminué entre 2011 et 2015. La pyramide des âges n'en est toutefois pas significativement modifiée. </w:t>
      </w:r>
    </w:p>
    <w:p w14:paraId="7DD55ABA" w14:textId="77777777" w:rsidR="00BA7F09" w:rsidRPr="00B340A9" w:rsidRDefault="00BA7F09" w:rsidP="00D853D8">
      <w:pPr>
        <w:pStyle w:val="Titretableau"/>
      </w:pPr>
      <w:r w:rsidRPr="00B340A9">
        <w:t>Distribu</w:t>
      </w:r>
      <w:r>
        <w:t>t</w:t>
      </w:r>
      <w:r w:rsidRPr="00B340A9">
        <w:t>ion des âges par quartile</w:t>
      </w:r>
    </w:p>
    <w:p w14:paraId="7D067CA4" w14:textId="77777777" w:rsidR="00BA7F09" w:rsidRPr="000C22E0" w:rsidRDefault="00BA7F09" w:rsidP="00BA7F09">
      <w:pPr>
        <w:rPr>
          <w:rFonts w:asciiTheme="majorHAnsi" w:hAnsiTheme="majorHAnsi" w:cstheme="majorHAnsi"/>
        </w:rPr>
      </w:pPr>
      <w:r w:rsidRPr="00A310E5">
        <w:rPr>
          <w:rFonts w:asciiTheme="majorHAnsi" w:hAnsiTheme="majorHAnsi" w:cstheme="majorHAnsi"/>
          <w:noProof/>
          <w:color w:val="FF0000"/>
          <w:sz w:val="22"/>
        </w:rPr>
        <w:drawing>
          <wp:anchor distT="0" distB="0" distL="114300" distR="114300" simplePos="0" relativeHeight="251905024" behindDoc="0" locked="0" layoutInCell="1" allowOverlap="1" wp14:anchorId="7AF71FA6" wp14:editId="758618FA">
            <wp:simplePos x="0" y="0"/>
            <wp:positionH relativeFrom="margin">
              <wp:posOffset>414655</wp:posOffset>
            </wp:positionH>
            <wp:positionV relativeFrom="paragraph">
              <wp:posOffset>6985</wp:posOffset>
            </wp:positionV>
            <wp:extent cx="5108575" cy="1561465"/>
            <wp:effectExtent l="0" t="0" r="0" b="635"/>
            <wp:wrapThrough wrapText="bothSides">
              <wp:wrapPolygon edited="0">
                <wp:start x="0" y="0"/>
                <wp:lineTo x="0" y="21345"/>
                <wp:lineTo x="21425" y="21345"/>
                <wp:lineTo x="21425" y="0"/>
                <wp:lineTo x="0" y="0"/>
              </wp:wrapPolygon>
            </wp:wrapThrough>
            <wp:docPr id="254"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9"/>
                    <pic:cNvPicPr>
                      <a:picLocks noChangeAspect="1" noChangeArrowheads="1"/>
                    </pic:cNvPicPr>
                  </pic:nvPicPr>
                  <pic:blipFill rotWithShape="1">
                    <a:blip r:embed="rId29">
                      <a:extLst>
                        <a:ext uri="{28A0092B-C50C-407E-A947-70E740481C1C}">
                          <a14:useLocalDpi xmlns:a14="http://schemas.microsoft.com/office/drawing/2010/main" val="0"/>
                        </a:ext>
                      </a:extLst>
                    </a:blip>
                    <a:srcRect r="-1137"/>
                    <a:stretch/>
                  </pic:blipFill>
                  <pic:spPr bwMode="auto">
                    <a:xfrm>
                      <a:off x="0" y="0"/>
                      <a:ext cx="5108575" cy="1561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E88F25" w14:textId="77777777" w:rsidR="00BA7F09" w:rsidRPr="000C22E0" w:rsidRDefault="00BA7F09" w:rsidP="00BA7F09">
      <w:pPr>
        <w:rPr>
          <w:rFonts w:asciiTheme="majorHAnsi" w:hAnsiTheme="majorHAnsi" w:cstheme="majorHAnsi"/>
        </w:rPr>
      </w:pPr>
    </w:p>
    <w:p w14:paraId="00C86A1E" w14:textId="77777777" w:rsidR="00BA7F09" w:rsidRPr="000C22E0" w:rsidRDefault="00BA7F09" w:rsidP="00BA7F09">
      <w:pPr>
        <w:rPr>
          <w:rFonts w:asciiTheme="majorHAnsi" w:hAnsiTheme="majorHAnsi" w:cstheme="majorHAnsi"/>
        </w:rPr>
      </w:pPr>
    </w:p>
    <w:p w14:paraId="239BB520" w14:textId="00D0A1AE" w:rsidR="00BA7F09" w:rsidRPr="000C22E0" w:rsidRDefault="00BA7F09" w:rsidP="000C22E0">
      <w:pPr>
        <w:rPr>
          <w:rFonts w:asciiTheme="majorHAnsi" w:hAnsiTheme="majorHAnsi" w:cstheme="majorHAnsi"/>
        </w:rPr>
      </w:pPr>
    </w:p>
    <w:p w14:paraId="5ED7476E" w14:textId="1796F162" w:rsidR="000C22E0" w:rsidRPr="000C22E0" w:rsidRDefault="000C22E0" w:rsidP="000C22E0">
      <w:pPr>
        <w:rPr>
          <w:rFonts w:asciiTheme="majorHAnsi" w:hAnsiTheme="majorHAnsi" w:cstheme="majorHAnsi"/>
        </w:rPr>
      </w:pPr>
    </w:p>
    <w:p w14:paraId="14B70390" w14:textId="5F28F333" w:rsidR="000C22E0" w:rsidRDefault="000C22E0" w:rsidP="000C22E0">
      <w:pPr>
        <w:rPr>
          <w:rFonts w:asciiTheme="majorHAnsi" w:hAnsiTheme="majorHAnsi" w:cstheme="majorHAnsi"/>
        </w:rPr>
      </w:pPr>
    </w:p>
    <w:p w14:paraId="4106C85D" w14:textId="77777777" w:rsidR="007155DB" w:rsidRPr="000C22E0" w:rsidRDefault="007155DB" w:rsidP="000C22E0">
      <w:pPr>
        <w:rPr>
          <w:rFonts w:asciiTheme="majorHAnsi" w:hAnsiTheme="majorHAnsi" w:cstheme="majorHAnsi"/>
        </w:rPr>
      </w:pPr>
    </w:p>
    <w:p w14:paraId="01A03AA9" w14:textId="771A196C" w:rsidR="00BA7F09" w:rsidRDefault="00EF3FE1" w:rsidP="004A2802">
      <w:pPr>
        <w:pStyle w:val="Paragraphedeliste"/>
        <w:numPr>
          <w:ilvl w:val="0"/>
          <w:numId w:val="41"/>
        </w:numPr>
        <w:rPr>
          <w:rFonts w:asciiTheme="majorHAnsi" w:hAnsiTheme="majorHAnsi" w:cstheme="majorHAnsi"/>
        </w:rPr>
      </w:pPr>
      <w:r w:rsidRPr="004D2147">
        <w:rPr>
          <w:rFonts w:asciiTheme="majorHAnsi" w:eastAsia="Calibri" w:hAnsiTheme="majorHAnsi" w:cstheme="majorHAnsi"/>
          <w:noProof/>
          <w:color w:val="FFFFFF"/>
          <w:sz w:val="22"/>
          <w:szCs w:val="22"/>
        </w:rPr>
        <mc:AlternateContent>
          <mc:Choice Requires="wps">
            <w:drawing>
              <wp:anchor distT="0" distB="0" distL="114300" distR="114300" simplePos="0" relativeHeight="251829248" behindDoc="0" locked="0" layoutInCell="1" allowOverlap="1" wp14:anchorId="61AB99AC" wp14:editId="5BE84919">
                <wp:simplePos x="0" y="0"/>
                <wp:positionH relativeFrom="leftMargin">
                  <wp:posOffset>6843146</wp:posOffset>
                </wp:positionH>
                <wp:positionV relativeFrom="margin">
                  <wp:posOffset>-34925</wp:posOffset>
                </wp:positionV>
                <wp:extent cx="509905" cy="8765540"/>
                <wp:effectExtent l="0" t="0" r="4445" b="0"/>
                <wp:wrapThrough wrapText="bothSides">
                  <wp:wrapPolygon edited="0">
                    <wp:start x="0" y="0"/>
                    <wp:lineTo x="0" y="21547"/>
                    <wp:lineTo x="20981" y="21547"/>
                    <wp:lineTo x="20981" y="0"/>
                    <wp:lineTo x="0" y="0"/>
                  </wp:wrapPolygon>
                </wp:wrapThrough>
                <wp:docPr id="11" name="Rectangle 11"/>
                <wp:cNvGraphicFramePr/>
                <a:graphic xmlns:a="http://schemas.openxmlformats.org/drawingml/2006/main">
                  <a:graphicData uri="http://schemas.microsoft.com/office/word/2010/wordprocessingShape">
                    <wps:wsp>
                      <wps:cNvSpPr/>
                      <wps:spPr>
                        <a:xfrm>
                          <a:off x="0" y="0"/>
                          <a:ext cx="509905" cy="8765540"/>
                        </a:xfrm>
                        <a:prstGeom prst="rect">
                          <a:avLst/>
                        </a:prstGeom>
                        <a:solidFill>
                          <a:schemeClr val="accent1"/>
                        </a:solidFill>
                        <a:ln w="9525" cap="flat" cmpd="sng" algn="ctr">
                          <a:noFill/>
                          <a:prstDash val="solid"/>
                        </a:ln>
                        <a:effectLst/>
                      </wps:spPr>
                      <wps:txbx>
                        <w:txbxContent>
                          <w:p w14:paraId="5051C7F3" w14:textId="77777777" w:rsidR="00EB106F" w:rsidRPr="002B0FF2" w:rsidRDefault="00EB106F" w:rsidP="00676400">
                            <w:pPr>
                              <w:jc w:val="center"/>
                              <w:rPr>
                                <w:caps/>
                                <w:color w:val="7FCDE6"/>
                                <w:sz w:val="36"/>
                                <w:szCs w:val="36"/>
                              </w:rPr>
                            </w:pPr>
                            <w:r w:rsidRPr="00AF196E">
                              <w:rPr>
                                <w:rFonts w:ascii="Arial" w:hAnsi="Arial" w:cs="Arial"/>
                                <w:b/>
                                <w:caps/>
                                <w:color w:val="FFFFFF"/>
                                <w:spacing w:val="30"/>
                                <w:sz w:val="32"/>
                                <w:szCs w:val="32"/>
                              </w:rPr>
                              <w:t>LES STATISTIQUES</w:t>
                            </w:r>
                            <w:r>
                              <w:rPr>
                                <w:rFonts w:ascii="Times New Roman" w:hAnsi="Times New Roman"/>
                                <w:b/>
                                <w:caps/>
                                <w:color w:val="FFFFFF"/>
                                <w:spacing w:val="30"/>
                                <w:sz w:val="32"/>
                                <w:szCs w:val="32"/>
                              </w:rPr>
                              <w:t xml:space="preserve"> </w:t>
                            </w:r>
                            <w:r w:rsidRPr="00AF196E">
                              <w:rPr>
                                <w:rFonts w:ascii="Arial" w:hAnsi="Arial" w:cs="Arial"/>
                                <w:b/>
                                <w:caps/>
                                <w:color w:val="FFFFFF"/>
                                <w:spacing w:val="30"/>
                                <w:sz w:val="32"/>
                                <w:szCs w:val="32"/>
                              </w:rPr>
                              <w:t>DéMOGRAPHIQUES</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AB99AC" id="Rectangle 11" o:spid="_x0000_s1033" style="position:absolute;left:0;text-align:left;margin-left:538.85pt;margin-top:-2.75pt;width:40.15pt;height:690.2pt;z-index:251829248;visibility:visible;mso-wrap-style:square;mso-height-percent:0;mso-wrap-distance-left:9pt;mso-wrap-distance-top:0;mso-wrap-distance-right:9pt;mso-wrap-distance-bottom:0;mso-position-horizontal:absolute;mso-position-horizontal-relative:left-margin-area;mso-position-vertical:absolute;mso-position-vertical-relative:margin;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" fillcolor="#d14a95 [3204]" stroked="f">
                <v:textbox style="layout-flow:vertical">
                  <w:txbxContent>
                    <w:p w14:paraId="5051C7F3" w14:textId="77777777" w:rsidR="00EB106F" w:rsidRPr="002B0FF2" w:rsidRDefault="00EB106F" w:rsidP="00676400">
                      <w:pPr>
                        <w:jc w:val="center"/>
                        <w:rPr>
                          <w:caps/>
                          <w:color w:val="7FCDE6"/>
                          <w:sz w:val="36"/>
                          <w:szCs w:val="36"/>
                        </w:rPr>
                      </w:pPr>
                      <w:r w:rsidRPr="00AF196E">
                        <w:rPr>
                          <w:rFonts w:ascii="Arial" w:hAnsi="Arial" w:cs="Arial"/>
                          <w:b/>
                          <w:caps/>
                          <w:color w:val="FFFFFF"/>
                          <w:spacing w:val="30"/>
                          <w:sz w:val="32"/>
                          <w:szCs w:val="32"/>
                        </w:rPr>
                        <w:t>LES STATISTIQUES</w:t>
                      </w:r>
                      <w:r>
                        <w:rPr>
                          <w:rFonts w:ascii="Times New Roman" w:hAnsi="Times New Roman"/>
                          <w:b/>
                          <w:caps/>
                          <w:color w:val="FFFFFF"/>
                          <w:spacing w:val="30"/>
                          <w:sz w:val="32"/>
                          <w:szCs w:val="32"/>
                        </w:rPr>
                        <w:t xml:space="preserve"> </w:t>
                      </w:r>
                      <w:r w:rsidRPr="00AF196E">
                        <w:rPr>
                          <w:rFonts w:ascii="Arial" w:hAnsi="Arial" w:cs="Arial"/>
                          <w:b/>
                          <w:caps/>
                          <w:color w:val="FFFFFF"/>
                          <w:spacing w:val="30"/>
                          <w:sz w:val="32"/>
                          <w:szCs w:val="32"/>
                        </w:rPr>
                        <w:t>DéMOGRAPHIQUES</w:t>
                      </w:r>
                    </w:p>
                  </w:txbxContent>
                </v:textbox>
                <w10:wrap type="through" anchorx="margin" anchory="margin"/>
              </v:rect>
            </w:pict>
          </mc:Fallback>
        </mc:AlternateContent>
      </w:r>
      <w:r w:rsidR="00BA7F09" w:rsidRPr="00120C2A">
        <w:rPr>
          <w:rFonts w:asciiTheme="majorHAnsi" w:hAnsiTheme="majorHAnsi" w:cstheme="majorHAnsi"/>
        </w:rPr>
        <w:t>L’examen des graphiques pour les fonctionnaires, les non-titulaires et les autres statuts permet de compléter ces constats.</w:t>
      </w:r>
      <w:r w:rsidR="00BA7F09">
        <w:rPr>
          <w:rStyle w:val="Appelnotedebasdep"/>
          <w:rFonts w:asciiTheme="majorHAnsi" w:hAnsiTheme="majorHAnsi" w:cstheme="majorHAnsi"/>
        </w:rPr>
        <w:footnoteReference w:id="5"/>
      </w:r>
      <w:r w:rsidR="00BA7F09" w:rsidRPr="00120C2A">
        <w:rPr>
          <w:rFonts w:asciiTheme="majorHAnsi" w:hAnsiTheme="majorHAnsi" w:cstheme="majorHAnsi"/>
        </w:rPr>
        <w:t xml:space="preserve"> Les pyramides des âges des non-titulaires montrent ainsi que les non-titulaires sont nettement plus jeunes que les fonctionnaires et que les jeunes recrutés entre 20 </w:t>
      </w:r>
      <w:ins w:id="52" w:author="Nicol, Fabrice" w:date="2017-09-19T16:42:00Z">
        <w:r w:rsidR="00697BCB">
          <w:rPr>
            <w:rFonts w:asciiTheme="majorHAnsi" w:hAnsiTheme="majorHAnsi" w:cstheme="majorHAnsi"/>
          </w:rPr>
          <w:t xml:space="preserve">ans </w:t>
        </w:r>
      </w:ins>
      <w:r w:rsidR="00BA7F09" w:rsidRPr="00120C2A">
        <w:rPr>
          <w:rFonts w:asciiTheme="majorHAnsi" w:hAnsiTheme="majorHAnsi" w:cstheme="majorHAnsi"/>
        </w:rPr>
        <w:t>et 30 ans sont, pour une part significative, des emplois aidés ou des apprentis.</w:t>
      </w:r>
    </w:p>
    <w:p w14:paraId="6BF6545C" w14:textId="0AEB0E7D" w:rsidR="00BA7F09" w:rsidRPr="00BA7F09" w:rsidRDefault="00BA7F09" w:rsidP="004A2802">
      <w:pPr>
        <w:pStyle w:val="Paragraphedeliste"/>
        <w:numPr>
          <w:ilvl w:val="0"/>
          <w:numId w:val="41"/>
        </w:numPr>
        <w:spacing w:before="120"/>
        <w:rPr>
          <w:rFonts w:asciiTheme="majorHAnsi" w:hAnsiTheme="majorHAnsi" w:cstheme="majorHAnsi"/>
        </w:rPr>
      </w:pPr>
      <w:r w:rsidRPr="00BA7F09">
        <w:rPr>
          <w:rFonts w:asciiTheme="majorHAnsi" w:hAnsiTheme="majorHAnsi" w:cstheme="majorHAnsi"/>
        </w:rPr>
        <w:t xml:space="preserve">Les pyramides des âges de la fonction publique territoriale tendent le plus souvent à se déformer vers le haut. Cette évolution traduit le vieillissement global des effectifs. </w:t>
      </w:r>
      <w:ins w:id="53" w:author="Nicol, Fabrice" w:date="2017-09-19T16:43:00Z">
        <w:r w:rsidR="00697BCB">
          <w:rPr>
            <w:rFonts w:asciiTheme="majorHAnsi" w:hAnsiTheme="majorHAnsi" w:cstheme="majorHAnsi"/>
          </w:rPr>
          <w:t xml:space="preserve">Les pyramides des âges de la </w:t>
        </w:r>
        <w:proofErr w:type="spellStart"/>
        <w:r w:rsidR="00697BCB">
          <w:rPr>
            <w:rFonts w:asciiTheme="majorHAnsi" w:hAnsiTheme="majorHAnsi" w:cstheme="majorHAnsi"/>
          </w:rPr>
          <w:t>fonctin</w:t>
        </w:r>
        <w:proofErr w:type="spellEnd"/>
        <w:r w:rsidR="00697BCB">
          <w:rPr>
            <w:rFonts w:asciiTheme="majorHAnsi" w:hAnsiTheme="majorHAnsi" w:cstheme="majorHAnsi"/>
          </w:rPr>
          <w:t xml:space="preserve"> publique hospitalière sont en général plus équilibrées.</w:t>
        </w:r>
      </w:ins>
    </w:p>
    <w:p w14:paraId="640F3FD6" w14:textId="77777777" w:rsidR="00BA7F09" w:rsidRPr="00BA7F09" w:rsidRDefault="00BA7F09" w:rsidP="004A2802">
      <w:pPr>
        <w:pStyle w:val="Paragraphedeliste"/>
        <w:numPr>
          <w:ilvl w:val="0"/>
          <w:numId w:val="41"/>
        </w:numPr>
        <w:spacing w:before="120"/>
        <w:rPr>
          <w:rFonts w:asciiTheme="majorHAnsi" w:hAnsiTheme="majorHAnsi" w:cstheme="majorHAnsi"/>
        </w:rPr>
      </w:pPr>
      <w:r w:rsidRPr="00BA7F09">
        <w:rPr>
          <w:rFonts w:asciiTheme="majorHAnsi" w:hAnsiTheme="majorHAnsi" w:cstheme="majorHAnsi"/>
        </w:rPr>
        <w:t>La comparaison avec les pyramides nationales permet d’apprécier les marges de manœuvre, ou les difficultés spécifiques, de l’organisme étudié.</w:t>
      </w:r>
    </w:p>
    <w:p w14:paraId="62A868FE" w14:textId="77777777" w:rsidR="005D73F6" w:rsidRPr="00213C78" w:rsidRDefault="005D73F6" w:rsidP="000C22E0">
      <w:pPr>
        <w:rPr>
          <w:rFonts w:asciiTheme="majorHAnsi" w:hAnsiTheme="majorHAnsi" w:cstheme="majorHAnsi"/>
        </w:rPr>
      </w:pPr>
    </w:p>
    <w:p w14:paraId="4703F450" w14:textId="50F6D8C3" w:rsidR="00694851" w:rsidRDefault="00694851">
      <w:pPr>
        <w:spacing w:after="200" w:line="276" w:lineRule="auto"/>
        <w:jc w:val="left"/>
        <w:rPr>
          <w:rFonts w:asciiTheme="majorHAnsi" w:hAnsiTheme="majorHAnsi" w:cstheme="majorHAnsi"/>
        </w:rPr>
      </w:pPr>
      <w:r>
        <w:rPr>
          <w:rFonts w:asciiTheme="majorHAnsi" w:hAnsiTheme="majorHAnsi" w:cstheme="majorHAnsi"/>
        </w:rPr>
        <w:br w:type="page"/>
      </w:r>
    </w:p>
    <w:p w14:paraId="71D0B555" w14:textId="5630C3E4" w:rsidR="005D73F6" w:rsidRPr="00213C78" w:rsidRDefault="00694851" w:rsidP="000C22E0">
      <w:pPr>
        <w:rPr>
          <w:rFonts w:asciiTheme="majorHAnsi" w:hAnsiTheme="majorHAnsi" w:cstheme="majorHAnsi"/>
        </w:rPr>
      </w:pPr>
      <w:r w:rsidRPr="00213C78">
        <w:rPr>
          <w:rFonts w:asciiTheme="majorHAnsi" w:eastAsia="Calibri" w:hAnsiTheme="majorHAnsi" w:cstheme="majorHAnsi"/>
          <w:noProof/>
          <w:color w:val="FFFFFF" w:themeColor="background1"/>
          <w:sz w:val="22"/>
          <w:szCs w:val="22"/>
          <w:shd w:val="clear" w:color="auto" w:fill="D14A95" w:themeFill="accent1"/>
        </w:rPr>
        <w:lastRenderedPageBreak/>
        <mc:AlternateContent>
          <mc:Choice Requires="wps">
            <w:drawing>
              <wp:anchor distT="0" distB="0" distL="114300" distR="114300" simplePos="0" relativeHeight="251692032" behindDoc="0" locked="0" layoutInCell="1" allowOverlap="1" wp14:anchorId="7D70EE38" wp14:editId="5B0BFB7B">
                <wp:simplePos x="0" y="0"/>
                <wp:positionH relativeFrom="leftMargin">
                  <wp:posOffset>296987</wp:posOffset>
                </wp:positionH>
                <wp:positionV relativeFrom="margin">
                  <wp:posOffset>68553</wp:posOffset>
                </wp:positionV>
                <wp:extent cx="509905" cy="8414385"/>
                <wp:effectExtent l="0" t="0" r="4445" b="5715"/>
                <wp:wrapThrough wrapText="bothSides">
                  <wp:wrapPolygon edited="0">
                    <wp:start x="0" y="0"/>
                    <wp:lineTo x="0" y="21566"/>
                    <wp:lineTo x="20981" y="21566"/>
                    <wp:lineTo x="20981" y="0"/>
                    <wp:lineTo x="0" y="0"/>
                  </wp:wrapPolygon>
                </wp:wrapThrough>
                <wp:docPr id="31" name="Rectangle 31"/>
                <wp:cNvGraphicFramePr/>
                <a:graphic xmlns:a="http://schemas.openxmlformats.org/drawingml/2006/main">
                  <a:graphicData uri="http://schemas.microsoft.com/office/word/2010/wordprocessingShape">
                    <wps:wsp>
                      <wps:cNvSpPr/>
                      <wps:spPr>
                        <a:xfrm>
                          <a:off x="0" y="0"/>
                          <a:ext cx="509905" cy="8414385"/>
                        </a:xfrm>
                        <a:prstGeom prst="rect">
                          <a:avLst/>
                        </a:prstGeom>
                        <a:solidFill>
                          <a:schemeClr val="accent1"/>
                        </a:solidFill>
                        <a:ln w="9525" cap="flat" cmpd="sng" algn="ctr">
                          <a:noFill/>
                          <a:prstDash val="solid"/>
                        </a:ln>
                        <a:effectLst/>
                      </wps:spPr>
                      <wps:txbx>
                        <w:txbxContent>
                          <w:p w14:paraId="7D4ECAC0" w14:textId="77777777" w:rsidR="00EB106F" w:rsidRPr="002B0FF2" w:rsidRDefault="00EB106F" w:rsidP="00B92E6A">
                            <w:pPr>
                              <w:jc w:val="center"/>
                              <w:rPr>
                                <w:caps/>
                                <w:color w:val="7FCDE6"/>
                                <w:sz w:val="36"/>
                                <w:szCs w:val="36"/>
                              </w:rPr>
                            </w:pPr>
                            <w:r w:rsidRPr="00AF196E">
                              <w:rPr>
                                <w:rFonts w:ascii="Arial" w:hAnsi="Arial" w:cs="Arial"/>
                                <w:b/>
                                <w:caps/>
                                <w:color w:val="FFFFFF"/>
                                <w:spacing w:val="30"/>
                                <w:sz w:val="32"/>
                                <w:szCs w:val="32"/>
                              </w:rPr>
                              <w:t xml:space="preserve">LES </w:t>
                            </w:r>
                            <w:r>
                              <w:rPr>
                                <w:rFonts w:ascii="Arial" w:hAnsi="Arial" w:cs="Arial"/>
                                <w:b/>
                                <w:caps/>
                                <w:color w:val="FFFFFF"/>
                                <w:spacing w:val="30"/>
                                <w:sz w:val="32"/>
                                <w:szCs w:val="32"/>
                              </w:rPr>
                              <w:t>TESTS RéGLEMENTAIRES</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70EE38" id="Rectangle 31" o:spid="_x0000_s1034" style="position:absolute;left:0;text-align:left;margin-left:23.4pt;margin-top:5.4pt;width:40.15pt;height:662.55pt;z-index:251692032;visibility:visible;mso-wrap-style:square;mso-height-percent:0;mso-wrap-distance-left:9pt;mso-wrap-distance-top:0;mso-wrap-distance-right:9pt;mso-wrap-distance-bottom:0;mso-position-horizontal:absolute;mso-position-horizontal-relative:left-margin-area;mso-position-vertical:absolute;mso-position-vertical-relative:margin;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" fillcolor="#d14a95 [3204]" stroked="f">
                <v:textbox style="layout-flow:vertical;mso-layout-flow-alt:bottom-to-top">
                  <w:txbxContent>
                    <w:p w14:paraId="7D4ECAC0" w14:textId="77777777" w:rsidR="00EB106F" w:rsidRPr="002B0FF2" w:rsidRDefault="00EB106F" w:rsidP="00B92E6A">
                      <w:pPr>
                        <w:jc w:val="center"/>
                        <w:rPr>
                          <w:caps/>
                          <w:color w:val="7FCDE6"/>
                          <w:sz w:val="36"/>
                          <w:szCs w:val="36"/>
                        </w:rPr>
                      </w:pPr>
                      <w:r w:rsidRPr="00AF196E">
                        <w:rPr>
                          <w:rFonts w:ascii="Arial" w:hAnsi="Arial" w:cs="Arial"/>
                          <w:b/>
                          <w:caps/>
                          <w:color w:val="FFFFFF"/>
                          <w:spacing w:val="30"/>
                          <w:sz w:val="32"/>
                          <w:szCs w:val="32"/>
                        </w:rPr>
                        <w:t xml:space="preserve">LES </w:t>
                      </w:r>
                      <w:r>
                        <w:rPr>
                          <w:rFonts w:ascii="Arial" w:hAnsi="Arial" w:cs="Arial"/>
                          <w:b/>
                          <w:caps/>
                          <w:color w:val="FFFFFF"/>
                          <w:spacing w:val="30"/>
                          <w:sz w:val="32"/>
                          <w:szCs w:val="32"/>
                        </w:rPr>
                        <w:t>TESTS RéGLEMENTAIRES</w:t>
                      </w:r>
                    </w:p>
                  </w:txbxContent>
                </v:textbox>
                <w10:wrap type="through" anchorx="margin" anchory="margin"/>
              </v:rect>
            </w:pict>
          </mc:Fallback>
        </mc:AlternateContent>
      </w:r>
    </w:p>
    <w:p w14:paraId="6EC96EA5" w14:textId="77777777" w:rsidR="005D73F6" w:rsidRPr="00213C78" w:rsidRDefault="005D73F6">
      <w:pPr>
        <w:jc w:val="center"/>
        <w:rPr>
          <w:rFonts w:asciiTheme="majorHAnsi" w:hAnsiTheme="majorHAnsi" w:cstheme="majorHAnsi"/>
        </w:rPr>
      </w:pPr>
    </w:p>
    <w:p w14:paraId="40A69804" w14:textId="77777777" w:rsidR="005D73F6" w:rsidRPr="00213C78" w:rsidRDefault="005D73F6">
      <w:pPr>
        <w:jc w:val="center"/>
        <w:rPr>
          <w:rFonts w:asciiTheme="majorHAnsi" w:hAnsiTheme="majorHAnsi" w:cstheme="majorHAnsi"/>
        </w:rPr>
      </w:pPr>
    </w:p>
    <w:p w14:paraId="5222B6D5" w14:textId="77777777" w:rsidR="005D73F6" w:rsidRPr="00213C78" w:rsidRDefault="005D73F6">
      <w:pPr>
        <w:jc w:val="center"/>
        <w:rPr>
          <w:rFonts w:asciiTheme="majorHAnsi" w:hAnsiTheme="majorHAnsi" w:cstheme="majorHAnsi"/>
        </w:rPr>
      </w:pPr>
    </w:p>
    <w:p w14:paraId="18CCDA01" w14:textId="6ECD5487" w:rsidR="005D73F6" w:rsidRPr="00213C78" w:rsidRDefault="005D73F6">
      <w:pPr>
        <w:jc w:val="center"/>
        <w:rPr>
          <w:rFonts w:asciiTheme="majorHAnsi" w:hAnsiTheme="majorHAnsi" w:cstheme="majorHAnsi"/>
        </w:rPr>
      </w:pPr>
    </w:p>
    <w:p w14:paraId="05D41CED" w14:textId="77777777" w:rsidR="004F4AF7" w:rsidRPr="00213C78" w:rsidRDefault="004F4AF7">
      <w:pPr>
        <w:jc w:val="center"/>
        <w:rPr>
          <w:rFonts w:asciiTheme="majorHAnsi" w:hAnsiTheme="majorHAnsi" w:cstheme="majorHAnsi"/>
        </w:rPr>
      </w:pPr>
    </w:p>
    <w:p w14:paraId="35666B4B" w14:textId="6B4C8277" w:rsidR="004F4AF7" w:rsidRPr="00213C78" w:rsidRDefault="004F4AF7">
      <w:pPr>
        <w:jc w:val="center"/>
        <w:rPr>
          <w:rFonts w:asciiTheme="majorHAnsi" w:hAnsiTheme="majorHAnsi" w:cstheme="majorHAnsi"/>
        </w:rPr>
      </w:pPr>
    </w:p>
    <w:p w14:paraId="352EE2C1" w14:textId="71BCF4EF" w:rsidR="00ED362C" w:rsidRPr="00213C78" w:rsidRDefault="000D742C">
      <w:pPr>
        <w:pStyle w:val="TITRENONNUMROT"/>
        <w:shd w:val="clear" w:color="auto" w:fill="D14A95" w:themeFill="accent1"/>
        <w:rPr>
          <w:rFonts w:cstheme="majorHAnsi"/>
          <w:color w:val="FFFFFF" w:themeColor="background1"/>
        </w:rPr>
      </w:pPr>
      <w:bookmarkStart w:id="54" w:name="_Toc493088725"/>
      <w:r w:rsidRPr="00213C78">
        <w:rPr>
          <w:rFonts w:cstheme="majorHAnsi"/>
          <w:color w:val="FFFFFF" w:themeColor="background1"/>
        </w:rPr>
        <w:t xml:space="preserve">LES </w:t>
      </w:r>
      <w:r w:rsidR="00033E03" w:rsidRPr="00213C78">
        <w:rPr>
          <w:rFonts w:cstheme="majorHAnsi"/>
          <w:color w:val="FFFFFF" w:themeColor="background1"/>
        </w:rPr>
        <w:t>TESTS RÉGLEMENTAIRES</w:t>
      </w:r>
      <w:bookmarkEnd w:id="54"/>
    </w:p>
    <w:p w14:paraId="28D54A5C" w14:textId="16F0FB78" w:rsidR="000A699D" w:rsidRPr="00213C78" w:rsidRDefault="000A699D" w:rsidP="00126F22">
      <w:pPr>
        <w:spacing w:after="200"/>
        <w:jc w:val="left"/>
        <w:rPr>
          <w:rFonts w:asciiTheme="majorHAnsi" w:hAnsiTheme="majorHAnsi" w:cstheme="majorHAnsi"/>
        </w:rPr>
      </w:pPr>
      <w:r w:rsidRPr="00213C78">
        <w:rPr>
          <w:rFonts w:asciiTheme="majorHAnsi" w:hAnsiTheme="majorHAnsi" w:cstheme="majorHAnsi"/>
        </w:rPr>
        <w:br w:type="page"/>
      </w:r>
    </w:p>
    <w:p w14:paraId="5AF18D19" w14:textId="7E877E50" w:rsidR="003C0E28" w:rsidRDefault="00E2667D" w:rsidP="00FA59C0">
      <w:pPr>
        <w:pStyle w:val="Titre1"/>
        <w:shd w:val="clear" w:color="auto" w:fill="D14A95" w:themeFill="accent1"/>
        <w:rPr>
          <w:rFonts w:cstheme="majorHAnsi"/>
          <w:color w:val="FFFFFF" w:themeColor="background1"/>
        </w:rPr>
      </w:pPr>
      <w:bookmarkStart w:id="55" w:name="_Toc493088726"/>
      <w:r w:rsidRPr="00C922FD">
        <w:rPr>
          <w:rFonts w:eastAsia="Calibri" w:cstheme="majorHAnsi"/>
          <w:noProof/>
          <w:color w:val="FFFFFF" w:themeColor="background1"/>
          <w:sz w:val="22"/>
          <w:szCs w:val="22"/>
          <w:shd w:val="clear" w:color="auto" w:fill="D14A95" w:themeFill="accent1"/>
        </w:rPr>
        <w:lastRenderedPageBreak/>
        <mc:AlternateContent>
          <mc:Choice Requires="wps">
            <w:drawing>
              <wp:anchor distT="0" distB="0" distL="114300" distR="114300" simplePos="0" relativeHeight="251696128" behindDoc="0" locked="0" layoutInCell="1" allowOverlap="1" wp14:anchorId="7D5C65A2" wp14:editId="32D8DD77">
                <wp:simplePos x="0" y="0"/>
                <wp:positionH relativeFrom="leftMargin">
                  <wp:posOffset>6900738</wp:posOffset>
                </wp:positionH>
                <wp:positionV relativeFrom="margin">
                  <wp:posOffset>259356</wp:posOffset>
                </wp:positionV>
                <wp:extent cx="509905" cy="8610600"/>
                <wp:effectExtent l="0" t="0" r="4445" b="0"/>
                <wp:wrapThrough wrapText="bothSides">
                  <wp:wrapPolygon edited="0">
                    <wp:start x="0" y="0"/>
                    <wp:lineTo x="0" y="21552"/>
                    <wp:lineTo x="20981" y="21552"/>
                    <wp:lineTo x="20981" y="0"/>
                    <wp:lineTo x="0" y="0"/>
                  </wp:wrapPolygon>
                </wp:wrapThrough>
                <wp:docPr id="226" name="Rectangle 226"/>
                <wp:cNvGraphicFramePr/>
                <a:graphic xmlns:a="http://schemas.openxmlformats.org/drawingml/2006/main">
                  <a:graphicData uri="http://schemas.microsoft.com/office/word/2010/wordprocessingShape">
                    <wps:wsp>
                      <wps:cNvSpPr/>
                      <wps:spPr>
                        <a:xfrm>
                          <a:off x="0" y="0"/>
                          <a:ext cx="509905" cy="8610600"/>
                        </a:xfrm>
                        <a:prstGeom prst="rect">
                          <a:avLst/>
                        </a:prstGeom>
                        <a:solidFill>
                          <a:schemeClr val="accent1"/>
                        </a:solidFill>
                        <a:ln w="9525" cap="flat" cmpd="sng" algn="ctr">
                          <a:noFill/>
                          <a:prstDash val="solid"/>
                        </a:ln>
                        <a:effectLst/>
                      </wps:spPr>
                      <wps:txbx>
                        <w:txbxContent>
                          <w:p w14:paraId="2965CCD0" w14:textId="77777777" w:rsidR="00EB106F" w:rsidRPr="002B0FF2" w:rsidRDefault="00EB106F" w:rsidP="009E46C7">
                            <w:pPr>
                              <w:jc w:val="center"/>
                              <w:rPr>
                                <w:caps/>
                                <w:color w:val="7FCDE6"/>
                                <w:sz w:val="36"/>
                                <w:szCs w:val="36"/>
                              </w:rPr>
                            </w:pPr>
                            <w:r w:rsidRPr="00AF196E">
                              <w:rPr>
                                <w:rFonts w:ascii="Arial" w:hAnsi="Arial" w:cs="Arial"/>
                                <w:b/>
                                <w:caps/>
                                <w:color w:val="FFFFFF"/>
                                <w:spacing w:val="30"/>
                                <w:sz w:val="32"/>
                                <w:szCs w:val="32"/>
                              </w:rPr>
                              <w:t xml:space="preserve">LES </w:t>
                            </w:r>
                            <w:r>
                              <w:rPr>
                                <w:rFonts w:ascii="Arial" w:hAnsi="Arial" w:cs="Arial"/>
                                <w:b/>
                                <w:caps/>
                                <w:color w:val="FFFFFF"/>
                                <w:spacing w:val="30"/>
                                <w:sz w:val="32"/>
                                <w:szCs w:val="32"/>
                              </w:rPr>
                              <w:t>TESTS RéGLEMENTAIRES</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5C65A2" id="Rectangle 226" o:spid="_x0000_s1035" style="position:absolute;margin-left:543.35pt;margin-top:20.4pt;width:40.15pt;height:678pt;z-index:25169612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" fillcolor="#d14a95 [3204]" stroked="f">
                <v:textbox style="layout-flow:vertical">
                  <w:txbxContent>
                    <w:p w14:paraId="2965CCD0" w14:textId="77777777" w:rsidR="00EB106F" w:rsidRPr="002B0FF2" w:rsidRDefault="00EB106F" w:rsidP="009E46C7">
                      <w:pPr>
                        <w:jc w:val="center"/>
                        <w:rPr>
                          <w:caps/>
                          <w:color w:val="7FCDE6"/>
                          <w:sz w:val="36"/>
                          <w:szCs w:val="36"/>
                        </w:rPr>
                      </w:pPr>
                      <w:r w:rsidRPr="00AF196E">
                        <w:rPr>
                          <w:rFonts w:ascii="Arial" w:hAnsi="Arial" w:cs="Arial"/>
                          <w:b/>
                          <w:caps/>
                          <w:color w:val="FFFFFF"/>
                          <w:spacing w:val="30"/>
                          <w:sz w:val="32"/>
                          <w:szCs w:val="32"/>
                        </w:rPr>
                        <w:t xml:space="preserve">LES </w:t>
                      </w:r>
                      <w:r>
                        <w:rPr>
                          <w:rFonts w:ascii="Arial" w:hAnsi="Arial" w:cs="Arial"/>
                          <w:b/>
                          <w:caps/>
                          <w:color w:val="FFFFFF"/>
                          <w:spacing w:val="30"/>
                          <w:sz w:val="32"/>
                          <w:szCs w:val="32"/>
                        </w:rPr>
                        <w:t>TESTS RéGLEMENTAIRES</w:t>
                      </w:r>
                    </w:p>
                  </w:txbxContent>
                </v:textbox>
                <w10:wrap type="through" anchorx="margin" anchory="margin"/>
              </v:rect>
            </w:pict>
          </mc:Fallback>
        </mc:AlternateContent>
      </w:r>
      <w:r w:rsidR="005C5CC9">
        <w:rPr>
          <w:rFonts w:cstheme="majorHAnsi"/>
          <w:color w:val="FFFFFF" w:themeColor="background1"/>
        </w:rPr>
        <w:t xml:space="preserve">FICHE N° 2 - </w:t>
      </w:r>
      <w:r w:rsidR="002717E9" w:rsidRPr="00521842">
        <w:rPr>
          <w:rFonts w:cstheme="majorHAnsi"/>
          <w:color w:val="FFFFFF" w:themeColor="background1"/>
        </w:rPr>
        <w:t>V</w:t>
      </w:r>
      <w:r w:rsidR="002717E9">
        <w:rPr>
          <w:rFonts w:cstheme="majorHAnsi"/>
          <w:color w:val="FFFFFF" w:themeColor="background1"/>
        </w:rPr>
        <w:t>É</w:t>
      </w:r>
      <w:r w:rsidR="002717E9" w:rsidRPr="00521842">
        <w:rPr>
          <w:rFonts w:cstheme="majorHAnsi"/>
          <w:color w:val="FFFFFF" w:themeColor="background1"/>
        </w:rPr>
        <w:t>RIFICATION</w:t>
      </w:r>
      <w:r w:rsidR="002717E9">
        <w:rPr>
          <w:rFonts w:cstheme="majorHAnsi"/>
          <w:color w:val="FFFFFF" w:themeColor="background1"/>
        </w:rPr>
        <w:t>s</w:t>
      </w:r>
      <w:r w:rsidR="002717E9" w:rsidRPr="00521842">
        <w:rPr>
          <w:rFonts w:cstheme="majorHAnsi"/>
          <w:color w:val="FFFFFF" w:themeColor="background1"/>
        </w:rPr>
        <w:t xml:space="preserve"> PR</w:t>
      </w:r>
      <w:r w:rsidR="002717E9">
        <w:rPr>
          <w:rFonts w:cstheme="majorHAnsi"/>
          <w:color w:val="FFFFFF" w:themeColor="background1"/>
        </w:rPr>
        <w:t>É</w:t>
      </w:r>
      <w:r w:rsidR="002717E9" w:rsidRPr="00521842">
        <w:rPr>
          <w:rFonts w:cstheme="majorHAnsi"/>
          <w:color w:val="FFFFFF" w:themeColor="background1"/>
        </w:rPr>
        <w:t>ALABLE</w:t>
      </w:r>
      <w:r w:rsidR="002717E9">
        <w:rPr>
          <w:rFonts w:cstheme="majorHAnsi"/>
          <w:color w:val="FFFFFF" w:themeColor="background1"/>
        </w:rPr>
        <w:t>s</w:t>
      </w:r>
      <w:r w:rsidR="002717E9" w:rsidRPr="00521842">
        <w:rPr>
          <w:rFonts w:cstheme="majorHAnsi"/>
          <w:color w:val="FFFFFF" w:themeColor="background1"/>
        </w:rPr>
        <w:t xml:space="preserve"> </w:t>
      </w:r>
      <w:ins w:id="56" w:author="Nicol, Fabrice" w:date="2017-09-19T17:03:00Z">
        <w:r w:rsidR="00C945D4">
          <w:rPr>
            <w:rFonts w:cstheme="majorHAnsi"/>
            <w:color w:val="FFFFFF" w:themeColor="background1"/>
          </w:rPr>
          <w:t>à</w:t>
        </w:r>
      </w:ins>
      <w:del w:id="57" w:author="Nicol, Fabrice" w:date="2017-09-19T17:01:00Z">
        <w:r w:rsidR="00C922FD" w:rsidDel="00847F7B">
          <w:rPr>
            <w:rFonts w:cstheme="majorHAnsi"/>
            <w:color w:val="FFFFFF" w:themeColor="background1"/>
          </w:rPr>
          <w:delText>à</w:delText>
        </w:r>
      </w:del>
      <w:r w:rsidR="00826553" w:rsidRPr="00521842">
        <w:rPr>
          <w:rFonts w:cstheme="majorHAnsi"/>
          <w:color w:val="FFFFFF" w:themeColor="background1"/>
        </w:rPr>
        <w:t xml:space="preserve"> LA MISE EN œuvre </w:t>
      </w:r>
      <w:proofErr w:type="gramStart"/>
      <w:r w:rsidR="00826553" w:rsidRPr="00521842">
        <w:rPr>
          <w:rFonts w:cstheme="majorHAnsi"/>
          <w:color w:val="FFFFFF" w:themeColor="background1"/>
        </w:rPr>
        <w:t>DES  TESTS</w:t>
      </w:r>
      <w:proofErr w:type="gramEnd"/>
      <w:r w:rsidR="00826553" w:rsidRPr="00521842">
        <w:rPr>
          <w:rFonts w:cstheme="majorHAnsi"/>
          <w:color w:val="FFFFFF" w:themeColor="background1"/>
        </w:rPr>
        <w:t xml:space="preserve"> </w:t>
      </w:r>
      <w:r w:rsidR="002717E9" w:rsidRPr="00521842">
        <w:rPr>
          <w:rFonts w:cstheme="majorHAnsi"/>
          <w:color w:val="FFFFFF" w:themeColor="background1"/>
        </w:rPr>
        <w:t>R</w:t>
      </w:r>
      <w:r w:rsidR="002717E9">
        <w:rPr>
          <w:rFonts w:cstheme="majorHAnsi"/>
          <w:color w:val="FFFFFF" w:themeColor="background1"/>
        </w:rPr>
        <w:t>É</w:t>
      </w:r>
      <w:r w:rsidR="002717E9" w:rsidRPr="00521842">
        <w:rPr>
          <w:rFonts w:cstheme="majorHAnsi"/>
          <w:color w:val="FFFFFF" w:themeColor="background1"/>
        </w:rPr>
        <w:t>GLEMENTAIRES</w:t>
      </w:r>
      <w:bookmarkEnd w:id="55"/>
      <w:r w:rsidR="002717E9" w:rsidRPr="00521842">
        <w:rPr>
          <w:rFonts w:cstheme="majorHAnsi"/>
          <w:color w:val="FFFFFF" w:themeColor="background1"/>
        </w:rPr>
        <w:t xml:space="preserve"> </w:t>
      </w:r>
    </w:p>
    <w:p w14:paraId="5215F61C" w14:textId="66DF0544" w:rsidR="00430A92" w:rsidRPr="00977B48" w:rsidRDefault="00496478" w:rsidP="00430A92">
      <w:pPr>
        <w:spacing w:before="120"/>
        <w:rPr>
          <w:rFonts w:asciiTheme="majorHAnsi" w:hAnsiTheme="majorHAnsi" w:cstheme="majorHAnsi"/>
          <w:b/>
          <w:u w:val="single"/>
        </w:rPr>
      </w:pPr>
      <w:r>
        <w:rPr>
          <w:rFonts w:asciiTheme="majorHAnsi" w:hAnsiTheme="majorHAnsi" w:cstheme="majorHAnsi"/>
          <w:b/>
          <w:u w:val="single"/>
        </w:rPr>
        <w:t>Objectif</w:t>
      </w:r>
      <w:r w:rsidR="008A7088" w:rsidRPr="00120C2A">
        <w:rPr>
          <w:rFonts w:asciiTheme="majorHAnsi" w:hAnsiTheme="majorHAnsi" w:cstheme="majorHAnsi"/>
          <w:b/>
        </w:rPr>
        <w:t> :</w:t>
      </w:r>
    </w:p>
    <w:p w14:paraId="49806B66" w14:textId="70BCB713" w:rsidR="00496478" w:rsidRDefault="00496478" w:rsidP="004A2802">
      <w:pPr>
        <w:pStyle w:val="Paragraphedeliste"/>
        <w:numPr>
          <w:ilvl w:val="0"/>
          <w:numId w:val="41"/>
        </w:numPr>
        <w:rPr>
          <w:rFonts w:asciiTheme="majorHAnsi" w:hAnsiTheme="majorHAnsi" w:cstheme="majorHAnsi"/>
        </w:rPr>
      </w:pPr>
      <w:r w:rsidRPr="00496478">
        <w:rPr>
          <w:rFonts w:asciiTheme="majorHAnsi" w:hAnsiTheme="majorHAnsi" w:cstheme="majorHAnsi"/>
        </w:rPr>
        <w:t>Identifier les primes grâce</w:t>
      </w:r>
      <w:ins w:id="58" w:author="Le Boudec  Vitalia" w:date="2017-09-16T16:19:00Z">
        <w:r w:rsidR="00D9319D">
          <w:rPr>
            <w:rFonts w:asciiTheme="majorHAnsi" w:hAnsiTheme="majorHAnsi" w:cstheme="majorHAnsi"/>
          </w:rPr>
          <w:t xml:space="preserve"> au document</w:t>
        </w:r>
      </w:ins>
      <w:ins w:id="59" w:author="Le Boudec  Vitalia" w:date="2017-09-16T16:20:00Z">
        <w:r w:rsidR="00D9319D">
          <w:rPr>
            <w:rFonts w:asciiTheme="majorHAnsi" w:hAnsiTheme="majorHAnsi" w:cstheme="majorHAnsi"/>
          </w:rPr>
          <w:t xml:space="preserve"> </w:t>
        </w:r>
        <w:proofErr w:type="spellStart"/>
        <w:r w:rsidR="00D9319D">
          <w:rPr>
            <w:rFonts w:asciiTheme="majorHAnsi" w:hAnsiTheme="majorHAnsi" w:cstheme="majorHAnsi"/>
          </w:rPr>
          <w:t>en</w:t>
        </w:r>
      </w:ins>
      <w:del w:id="60" w:author="Le Boudec  Vitalia" w:date="2017-09-16T16:20:00Z">
        <w:r w:rsidRPr="00496478" w:rsidDel="00D9319D">
          <w:rPr>
            <w:rFonts w:asciiTheme="majorHAnsi" w:hAnsiTheme="majorHAnsi" w:cstheme="majorHAnsi"/>
          </w:rPr>
          <w:delText xml:space="preserve"> à </w:delText>
        </w:r>
        <w:commentRangeStart w:id="61"/>
        <w:commentRangeStart w:id="62"/>
        <w:r w:rsidRPr="00496478" w:rsidDel="00D9319D">
          <w:rPr>
            <w:rFonts w:asciiTheme="majorHAnsi" w:hAnsiTheme="majorHAnsi" w:cstheme="majorHAnsi"/>
          </w:rPr>
          <w:delText>l’</w:delText>
        </w:r>
      </w:del>
      <w:r w:rsidRPr="00496478">
        <w:rPr>
          <w:rFonts w:asciiTheme="majorHAnsi" w:hAnsiTheme="majorHAnsi" w:cstheme="majorHAnsi"/>
        </w:rPr>
        <w:t>annexe</w:t>
      </w:r>
      <w:commentRangeEnd w:id="61"/>
      <w:proofErr w:type="spellEnd"/>
      <w:r w:rsidR="00292020">
        <w:rPr>
          <w:rStyle w:val="Marquedecommentaire"/>
        </w:rPr>
        <w:commentReference w:id="61"/>
      </w:r>
      <w:commentRangeEnd w:id="62"/>
      <w:r w:rsidR="00697BCB">
        <w:rPr>
          <w:rStyle w:val="Marquedecommentaire"/>
        </w:rPr>
        <w:commentReference w:id="62"/>
      </w:r>
      <w:r w:rsidRPr="00496478">
        <w:rPr>
          <w:rFonts w:asciiTheme="majorHAnsi" w:hAnsiTheme="majorHAnsi" w:cstheme="majorHAnsi"/>
        </w:rPr>
        <w:t xml:space="preserve"> du rapport d’analyse</w:t>
      </w:r>
      <w:ins w:id="63" w:author="Nicol, Fabrice" w:date="2017-09-19T16:45:00Z">
        <w:r w:rsidR="00697BCB">
          <w:rPr>
            <w:rStyle w:val="Appelnotedebasdep"/>
            <w:rFonts w:asciiTheme="majorHAnsi" w:hAnsiTheme="majorHAnsi" w:cstheme="majorHAnsi"/>
          </w:rPr>
          <w:footnoteReference w:id="6"/>
        </w:r>
      </w:ins>
      <w:ins w:id="66" w:author="Le Boudec  Vitalia" w:date="2017-09-16T16:20:00Z">
        <w:r w:rsidR="00D9319D">
          <w:rPr>
            <w:rFonts w:asciiTheme="majorHAnsi" w:hAnsiTheme="majorHAnsi" w:cstheme="majorHAnsi"/>
          </w:rPr>
          <w:t>,</w:t>
        </w:r>
      </w:ins>
      <w:r w:rsidRPr="00496478">
        <w:rPr>
          <w:rFonts w:asciiTheme="majorHAnsi" w:hAnsiTheme="majorHAnsi" w:cstheme="majorHAnsi"/>
        </w:rPr>
        <w:t xml:space="preserve"> produit par le logiciel, lorsqu</w:t>
      </w:r>
      <w:r w:rsidRPr="00852C18">
        <w:rPr>
          <w:rFonts w:asciiTheme="majorHAnsi" w:hAnsiTheme="majorHAnsi" w:cstheme="majorHAnsi"/>
        </w:rPr>
        <w:t>e les résultats des tests indemnitaires font apparaître une détection insatisfaisante des libellés de primes (par ex</w:t>
      </w:r>
      <w:r w:rsidR="00C059F9">
        <w:rPr>
          <w:rFonts w:asciiTheme="majorHAnsi" w:hAnsiTheme="majorHAnsi" w:cstheme="majorHAnsi"/>
        </w:rPr>
        <w:t>.</w:t>
      </w:r>
      <w:r w:rsidRPr="00C059F9">
        <w:rPr>
          <w:rFonts w:asciiTheme="majorHAnsi" w:hAnsiTheme="majorHAnsi" w:cstheme="majorHAnsi"/>
        </w:rPr>
        <w:t xml:space="preserve">, des confusions entre libellés) ou lorsque les libellés paraissent non conformes </w:t>
      </w:r>
      <w:r w:rsidRPr="00496478">
        <w:rPr>
          <w:rFonts w:asciiTheme="majorHAnsi" w:hAnsiTheme="majorHAnsi" w:cstheme="majorHAnsi"/>
        </w:rPr>
        <w:t xml:space="preserve">à la réglementation. </w:t>
      </w:r>
    </w:p>
    <w:p w14:paraId="066B8DE5" w14:textId="37EA7E40" w:rsidR="008628F1" w:rsidRDefault="008628F1" w:rsidP="009F47F6">
      <w:pPr>
        <w:rPr>
          <w:rFonts w:asciiTheme="majorHAnsi" w:hAnsiTheme="majorHAnsi" w:cstheme="majorHAnsi"/>
        </w:rPr>
      </w:pPr>
      <w:r w:rsidRPr="009F47F6">
        <w:rPr>
          <w:rFonts w:asciiTheme="majorHAnsi" w:hAnsiTheme="majorHAnsi" w:cstheme="majorHAnsi"/>
          <w:noProof/>
          <w:color w:val="D14A95" w:themeColor="accent1"/>
        </w:rPr>
        <w:drawing>
          <wp:anchor distT="0" distB="0" distL="114300" distR="114300" simplePos="0" relativeHeight="251909120" behindDoc="0" locked="0" layoutInCell="1" allowOverlap="1" wp14:anchorId="301CB7BA" wp14:editId="57D295B9">
            <wp:simplePos x="0" y="0"/>
            <wp:positionH relativeFrom="margin">
              <wp:posOffset>0</wp:posOffset>
            </wp:positionH>
            <wp:positionV relativeFrom="page">
              <wp:posOffset>2781300</wp:posOffset>
            </wp:positionV>
            <wp:extent cx="600710" cy="546735"/>
            <wp:effectExtent l="0" t="0" r="0" b="5715"/>
            <wp:wrapSquare wrapText="bothSides"/>
            <wp:docPr id="73728" name="Image 73728" descr="D:\OUTILS\AmpouleJau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UTILS\AmpouleJaune.png"/>
                    <pic:cNvPicPr>
                      <a:picLocks noChangeAspect="1" noChangeArrowheads="1"/>
                    </pic:cNvPicPr>
                  </pic:nvPicPr>
                  <pic:blipFill>
                    <a:blip r:embed="rId27" cstate="print">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600710" cy="5467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93301B" w14:textId="35DD1CEA" w:rsidR="008628F1" w:rsidRDefault="008628F1" w:rsidP="009F47F6">
      <w:pPr>
        <w:rPr>
          <w:rFonts w:asciiTheme="majorHAnsi" w:hAnsiTheme="majorHAnsi" w:cstheme="majorHAnsi"/>
        </w:rPr>
      </w:pPr>
      <w:r w:rsidRPr="009F47F6">
        <w:rPr>
          <w:rFonts w:asciiTheme="majorHAnsi" w:hAnsiTheme="majorHAnsi" w:cstheme="majorHAnsi"/>
          <w:b/>
          <w:color w:val="D14A95" w:themeColor="accent1"/>
        </w:rPr>
        <w:t>Points d’attention</w:t>
      </w:r>
    </w:p>
    <w:p w14:paraId="0BC94CD9" w14:textId="77777777" w:rsidR="008628F1" w:rsidRPr="009F47F6" w:rsidRDefault="008628F1" w:rsidP="009F47F6">
      <w:pPr>
        <w:rPr>
          <w:rFonts w:asciiTheme="majorHAnsi" w:hAnsiTheme="majorHAnsi" w:cstheme="majorHAnsi"/>
        </w:rPr>
      </w:pPr>
    </w:p>
    <w:p w14:paraId="7C43747B" w14:textId="008C8194" w:rsidR="00496478" w:rsidRPr="00977B48" w:rsidRDefault="00496478" w:rsidP="004A2802">
      <w:pPr>
        <w:pStyle w:val="Paragraphedeliste"/>
        <w:numPr>
          <w:ilvl w:val="0"/>
          <w:numId w:val="64"/>
        </w:numPr>
        <w:spacing w:before="120"/>
        <w:rPr>
          <w:rFonts w:asciiTheme="majorHAnsi" w:hAnsiTheme="majorHAnsi" w:cstheme="majorHAnsi"/>
        </w:rPr>
      </w:pPr>
      <w:r w:rsidRPr="00977B48">
        <w:rPr>
          <w:rFonts w:asciiTheme="majorHAnsi" w:hAnsiTheme="majorHAnsi" w:cstheme="majorHAnsi"/>
        </w:rPr>
        <w:t>Les tests réalisés automatiquement par le logiciel peuvent donner des résultats insatisfaisants en raison de la qualité défectueuse des données de paye, de l’inexactitude des libellés de paye ou de leur non-reconnaissance par le logiciel.</w:t>
      </w:r>
    </w:p>
    <w:p w14:paraId="42D8810E" w14:textId="5E84752F" w:rsidR="00496478" w:rsidRPr="00977B48" w:rsidRDefault="00496478" w:rsidP="004A2802">
      <w:pPr>
        <w:pStyle w:val="Paragraphedeliste"/>
        <w:numPr>
          <w:ilvl w:val="0"/>
          <w:numId w:val="64"/>
        </w:numPr>
        <w:spacing w:before="120"/>
        <w:rPr>
          <w:rFonts w:asciiTheme="majorHAnsi" w:hAnsiTheme="majorHAnsi" w:cstheme="majorHAnsi"/>
        </w:rPr>
      </w:pPr>
      <w:r w:rsidRPr="00977B48">
        <w:rPr>
          <w:rFonts w:asciiTheme="majorHAnsi" w:hAnsiTheme="majorHAnsi" w:cstheme="majorHAnsi"/>
        </w:rPr>
        <w:t xml:space="preserve">Ces difficultés peuvent être parfois en partie résolues en examinant l’annexe du rapport d’analyse produit par le logiciel et en utilisant l’onglet </w:t>
      </w:r>
      <w:r w:rsidR="008628F1" w:rsidRPr="00977B48">
        <w:rPr>
          <w:rFonts w:asciiTheme="majorHAnsi" w:hAnsiTheme="majorHAnsi" w:cstheme="majorHAnsi"/>
        </w:rPr>
        <w:t>« </w:t>
      </w:r>
      <w:r w:rsidRPr="00977B48">
        <w:rPr>
          <w:rFonts w:asciiTheme="majorHAnsi" w:hAnsiTheme="majorHAnsi" w:cstheme="majorHAnsi"/>
        </w:rPr>
        <w:t>Codes</w:t>
      </w:r>
      <w:r w:rsidR="008628F1" w:rsidRPr="00977B48">
        <w:rPr>
          <w:rFonts w:asciiTheme="majorHAnsi" w:hAnsiTheme="majorHAnsi" w:cstheme="majorHAnsi"/>
        </w:rPr>
        <w:t> »</w:t>
      </w:r>
      <w:r w:rsidRPr="00977B48">
        <w:rPr>
          <w:rFonts w:asciiTheme="majorHAnsi" w:hAnsiTheme="majorHAnsi" w:cstheme="majorHAnsi"/>
        </w:rPr>
        <w:t xml:space="preserve"> de l’interface graphique. La présente fiche indique aussi comment apprécier le respect de la règle d’individualisation des primes énoncée par le CGCT.</w:t>
      </w:r>
    </w:p>
    <w:p w14:paraId="3478CC3F" w14:textId="42E74125" w:rsidR="00430A92" w:rsidRDefault="00430A92" w:rsidP="00A72B3E">
      <w:pPr>
        <w:spacing w:before="360"/>
        <w:rPr>
          <w:rFonts w:asciiTheme="majorHAnsi" w:hAnsiTheme="majorHAnsi" w:cstheme="majorHAnsi"/>
          <w:b/>
        </w:rPr>
      </w:pPr>
      <w:r w:rsidRPr="00A72B3E">
        <w:rPr>
          <w:rFonts w:asciiTheme="majorHAnsi" w:hAnsiTheme="majorHAnsi" w:cstheme="majorHAnsi"/>
          <w:b/>
        </w:rPr>
        <w:t>Rappel de la règle</w:t>
      </w:r>
      <w:r w:rsidR="008A7088" w:rsidRPr="00120C2A">
        <w:rPr>
          <w:rFonts w:asciiTheme="majorHAnsi" w:hAnsiTheme="majorHAnsi" w:cstheme="majorHAnsi"/>
          <w:b/>
        </w:rPr>
        <w:t> :</w:t>
      </w:r>
    </w:p>
    <w:tbl>
      <w:tblPr>
        <w:tblStyle w:val="Grilledutableau"/>
        <w:tblW w:w="0" w:type="auto"/>
        <w:tblInd w:w="122"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8779"/>
      </w:tblGrid>
      <w:tr w:rsidR="00A00C9D" w:rsidRPr="00FA59C0" w14:paraId="04339205" w14:textId="77777777" w:rsidTr="00A00C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9" w:type="dxa"/>
            <w:shd w:val="clear" w:color="auto" w:fill="auto"/>
          </w:tcPr>
          <w:p w14:paraId="5877D732" w14:textId="5B51FA51" w:rsidR="00A00C9D" w:rsidRPr="00977B48" w:rsidRDefault="00A00C9D" w:rsidP="009E1309">
            <w:pPr>
              <w:spacing w:before="120"/>
              <w:rPr>
                <w:rFonts w:asciiTheme="majorHAnsi" w:hAnsiTheme="majorHAnsi" w:cstheme="majorHAnsi"/>
                <w:b w:val="0"/>
                <w:i w:val="0"/>
                <w:color w:val="000000" w:themeColor="text1"/>
              </w:rPr>
            </w:pPr>
            <w:r w:rsidRPr="00977B48">
              <w:rPr>
                <w:rFonts w:asciiTheme="majorHAnsi" w:hAnsiTheme="majorHAnsi" w:cstheme="majorHAnsi"/>
                <w:b w:val="0"/>
                <w:i w:val="0"/>
                <w:color w:val="000000" w:themeColor="text1"/>
              </w:rPr>
              <w:t>Article 1617-19 du CGCT, rubrique 21021</w:t>
            </w:r>
          </w:p>
          <w:p w14:paraId="0B4C2BA8" w14:textId="6FF7B5C4" w:rsidR="00A00C9D" w:rsidRPr="009F47F6" w:rsidRDefault="00A00C9D" w:rsidP="00496478">
            <w:pPr>
              <w:spacing w:before="120"/>
              <w:rPr>
                <w:rFonts w:asciiTheme="majorHAnsi" w:hAnsiTheme="majorHAnsi" w:cstheme="majorHAnsi"/>
                <w:b w:val="0"/>
                <w:i w:val="0"/>
                <w:color w:val="000000" w:themeColor="text1"/>
              </w:rPr>
            </w:pPr>
            <w:r w:rsidRPr="00977B48">
              <w:rPr>
                <w:rFonts w:asciiTheme="majorHAnsi" w:hAnsiTheme="majorHAnsi" w:cstheme="majorHAnsi"/>
                <w:b w:val="0"/>
                <w:i w:val="0"/>
                <w:color w:val="000000" w:themeColor="text1"/>
              </w:rPr>
              <w:t>La rubrique 21021 « pièces générales » prévoit que l’état nominatif décompté individuel mentionne chaque prime ou indemnité de manière individualisée.</w:t>
            </w:r>
          </w:p>
        </w:tc>
      </w:tr>
    </w:tbl>
    <w:p w14:paraId="634AE3CC" w14:textId="1DA50A63" w:rsidR="00352E01" w:rsidRDefault="00352E01" w:rsidP="00430A92">
      <w:pPr>
        <w:rPr>
          <w:rFonts w:asciiTheme="majorHAnsi" w:hAnsiTheme="majorHAnsi" w:cstheme="majorHAnsi"/>
          <w:b/>
          <w:u w:val="single"/>
        </w:rPr>
      </w:pPr>
    </w:p>
    <w:p w14:paraId="03D56151" w14:textId="0153EFC2" w:rsidR="00977B48" w:rsidRDefault="00697BCB" w:rsidP="00430A92">
      <w:pPr>
        <w:rPr>
          <w:rFonts w:asciiTheme="majorHAnsi" w:hAnsiTheme="majorHAnsi" w:cstheme="majorHAnsi"/>
        </w:rPr>
      </w:pPr>
      <w:r w:rsidRPr="00BB21DD">
        <w:rPr>
          <w:rFonts w:asciiTheme="majorHAnsi" w:hAnsiTheme="majorHAnsi" w:cstheme="majorHAnsi"/>
          <w:noProof/>
        </w:rPr>
        <w:drawing>
          <wp:anchor distT="0" distB="0" distL="0" distR="0" simplePos="0" relativeHeight="251933696" behindDoc="0" locked="0" layoutInCell="1" allowOverlap="1" wp14:anchorId="25E9BDDA" wp14:editId="1B411C0A">
            <wp:simplePos x="0" y="0"/>
            <wp:positionH relativeFrom="column">
              <wp:posOffset>1249680</wp:posOffset>
            </wp:positionH>
            <wp:positionV relativeFrom="page">
              <wp:posOffset>6554470</wp:posOffset>
            </wp:positionV>
            <wp:extent cx="3553460" cy="2943225"/>
            <wp:effectExtent l="0" t="0" r="8890" b="9525"/>
            <wp:wrapThrough wrapText="bothSides">
              <wp:wrapPolygon edited="0">
                <wp:start x="0" y="0"/>
                <wp:lineTo x="0" y="21530"/>
                <wp:lineTo x="21538" y="21530"/>
                <wp:lineTo x="21538" y="0"/>
                <wp:lineTo x="0" y="0"/>
              </wp:wrapPolygon>
            </wp:wrapThrough>
            <wp:docPr id="73745"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9"/>
                    <pic:cNvPicPr>
                      <a:picLocks noChangeAspect="1" noChangeArrowheads="1"/>
                    </pic:cNvPicPr>
                  </pic:nvPicPr>
                  <pic:blipFill>
                    <a:blip r:embed="rId30"/>
                    <a:srcRect l="8159" t="3889" r="8450" b="10350"/>
                    <a:stretch>
                      <a:fillRect/>
                    </a:stretch>
                  </pic:blipFill>
                  <pic:spPr bwMode="auto">
                    <a:xfrm>
                      <a:off x="0" y="0"/>
                      <a:ext cx="3553460" cy="2943225"/>
                    </a:xfrm>
                    <a:prstGeom prst="rect">
                      <a:avLst/>
                    </a:prstGeom>
                  </pic:spPr>
                </pic:pic>
              </a:graphicData>
            </a:graphic>
            <wp14:sizeRelV relativeFrom="margin">
              <wp14:pctHeight>0</wp14:pctHeight>
            </wp14:sizeRelV>
          </wp:anchor>
        </w:drawing>
      </w:r>
      <w:r w:rsidR="00A16BC8" w:rsidRPr="00784D40">
        <w:rPr>
          <w:rFonts w:asciiTheme="majorHAnsi" w:hAnsiTheme="majorHAnsi" w:cstheme="majorHAnsi"/>
          <w:b/>
          <w:u w:val="single"/>
        </w:rPr>
        <w:t>Partie du rapport d’analyse concernée</w:t>
      </w:r>
      <w:r w:rsidR="00A16BC8">
        <w:rPr>
          <w:rFonts w:asciiTheme="majorHAnsi" w:hAnsiTheme="majorHAnsi" w:cstheme="majorHAnsi"/>
        </w:rPr>
        <w:t> : Annexe – « </w:t>
      </w:r>
      <w:r w:rsidR="00A16BC8" w:rsidRPr="000C006B">
        <w:rPr>
          <w:rFonts w:asciiTheme="majorHAnsi" w:hAnsiTheme="majorHAnsi" w:cstheme="majorHAnsi"/>
        </w:rPr>
        <w:t>Codes et libellés de paye</w:t>
      </w:r>
      <w:r w:rsidR="00A16BC8">
        <w:rPr>
          <w:rFonts w:asciiTheme="majorHAnsi" w:hAnsiTheme="majorHAnsi" w:cstheme="majorHAnsi"/>
        </w:rPr>
        <w:t xml:space="preserve"> » - </w:t>
      </w:r>
      <w:r w:rsidR="00A16BC8" w:rsidRPr="000C006B">
        <w:rPr>
          <w:rFonts w:asciiTheme="majorHAnsi" w:hAnsiTheme="majorHAnsi" w:cstheme="majorHAnsi"/>
        </w:rPr>
        <w:t>Lien vers la table Codes/Libellés</w:t>
      </w:r>
      <w:r w:rsidR="00340855">
        <w:rPr>
          <w:rFonts w:asciiTheme="majorHAnsi" w:hAnsiTheme="majorHAnsi" w:cstheme="majorHAnsi"/>
        </w:rPr>
        <w:t xml:space="preserve"> </w:t>
      </w:r>
    </w:p>
    <w:p w14:paraId="656AC7FC" w14:textId="28633779" w:rsidR="00340855" w:rsidRDefault="00340855" w:rsidP="00430A92">
      <w:pPr>
        <w:rPr>
          <w:rFonts w:asciiTheme="majorHAnsi" w:hAnsiTheme="majorHAnsi" w:cstheme="majorHAnsi"/>
        </w:rPr>
      </w:pPr>
    </w:p>
    <w:p w14:paraId="7F945B32" w14:textId="0A2942C6" w:rsidR="00340855" w:rsidRDefault="00340855" w:rsidP="00430A92">
      <w:pPr>
        <w:rPr>
          <w:rFonts w:asciiTheme="majorHAnsi" w:hAnsiTheme="majorHAnsi" w:cstheme="majorHAnsi"/>
        </w:rPr>
      </w:pPr>
    </w:p>
    <w:p w14:paraId="6BF35E20" w14:textId="169F1080" w:rsidR="00340855" w:rsidRDefault="00340855" w:rsidP="00430A92">
      <w:pPr>
        <w:rPr>
          <w:rFonts w:asciiTheme="majorHAnsi" w:hAnsiTheme="majorHAnsi" w:cstheme="majorHAnsi"/>
        </w:rPr>
      </w:pPr>
    </w:p>
    <w:p w14:paraId="6F48BB0A" w14:textId="4308B0CA" w:rsidR="00340855" w:rsidRDefault="00340855" w:rsidP="00430A92">
      <w:pPr>
        <w:rPr>
          <w:rFonts w:asciiTheme="majorHAnsi" w:hAnsiTheme="majorHAnsi" w:cstheme="majorHAnsi"/>
        </w:rPr>
      </w:pPr>
    </w:p>
    <w:p w14:paraId="3F73178A" w14:textId="0AC8A181" w:rsidR="00340855" w:rsidRDefault="00340855" w:rsidP="00430A92">
      <w:pPr>
        <w:rPr>
          <w:rFonts w:asciiTheme="majorHAnsi" w:hAnsiTheme="majorHAnsi" w:cstheme="majorHAnsi"/>
        </w:rPr>
      </w:pPr>
    </w:p>
    <w:p w14:paraId="5C617379" w14:textId="7E8E6F83" w:rsidR="00340855" w:rsidRDefault="00340855" w:rsidP="00430A92">
      <w:pPr>
        <w:rPr>
          <w:rFonts w:asciiTheme="majorHAnsi" w:hAnsiTheme="majorHAnsi" w:cstheme="majorHAnsi"/>
        </w:rPr>
      </w:pPr>
    </w:p>
    <w:p w14:paraId="3959032E" w14:textId="0A79A3A6" w:rsidR="00340855" w:rsidRDefault="00340855" w:rsidP="00430A92">
      <w:pPr>
        <w:rPr>
          <w:rFonts w:asciiTheme="majorHAnsi" w:hAnsiTheme="majorHAnsi" w:cstheme="majorHAnsi"/>
        </w:rPr>
      </w:pPr>
    </w:p>
    <w:p w14:paraId="7787DA5D" w14:textId="3C5911CA" w:rsidR="00340855" w:rsidRDefault="00340855" w:rsidP="00430A92">
      <w:pPr>
        <w:rPr>
          <w:rFonts w:asciiTheme="majorHAnsi" w:hAnsiTheme="majorHAnsi" w:cstheme="majorHAnsi"/>
        </w:rPr>
      </w:pPr>
    </w:p>
    <w:p w14:paraId="400C3C7D" w14:textId="40A1A3EC" w:rsidR="00340855" w:rsidRDefault="00340855" w:rsidP="00430A92">
      <w:pPr>
        <w:rPr>
          <w:rFonts w:asciiTheme="majorHAnsi" w:hAnsiTheme="majorHAnsi" w:cstheme="majorHAnsi"/>
        </w:rPr>
      </w:pPr>
    </w:p>
    <w:p w14:paraId="33B9138F" w14:textId="77777777" w:rsidR="00340855" w:rsidRPr="001658A8" w:rsidRDefault="00340855" w:rsidP="00430A92">
      <w:pPr>
        <w:rPr>
          <w:rFonts w:asciiTheme="majorHAnsi" w:hAnsiTheme="majorHAnsi" w:cstheme="majorHAnsi"/>
        </w:rPr>
      </w:pPr>
    </w:p>
    <w:p w14:paraId="2855808C" w14:textId="77777777" w:rsidR="00340855" w:rsidRDefault="00340855" w:rsidP="00430A92">
      <w:pPr>
        <w:rPr>
          <w:rFonts w:asciiTheme="majorHAnsi" w:hAnsiTheme="majorHAnsi" w:cstheme="majorHAnsi"/>
        </w:rPr>
      </w:pPr>
    </w:p>
    <w:p w14:paraId="6CA62801" w14:textId="77777777" w:rsidR="00340855" w:rsidRDefault="00340855" w:rsidP="00430A92">
      <w:pPr>
        <w:rPr>
          <w:rFonts w:asciiTheme="majorHAnsi" w:hAnsiTheme="majorHAnsi" w:cstheme="majorHAnsi"/>
        </w:rPr>
      </w:pPr>
    </w:p>
    <w:p w14:paraId="5DB44A07" w14:textId="7A1154F9" w:rsidR="00D11F92" w:rsidRDefault="004B3480" w:rsidP="00D853D8">
      <w:pPr>
        <w:rPr>
          <w:rFonts w:asciiTheme="majorHAnsi" w:hAnsiTheme="majorHAnsi" w:cstheme="majorHAnsi"/>
          <w:b/>
          <w:u w:val="single"/>
        </w:rPr>
      </w:pPr>
      <w:r w:rsidRPr="00C922FD">
        <w:rPr>
          <w:rFonts w:asciiTheme="majorHAnsi" w:hAnsiTheme="majorHAnsi" w:cstheme="majorHAnsi"/>
          <w:noProof/>
          <w:color w:val="D14A95" w:themeColor="accent1"/>
        </w:rPr>
        <w:drawing>
          <wp:anchor distT="0" distB="0" distL="114300" distR="114300" simplePos="0" relativeHeight="251913216" behindDoc="0" locked="0" layoutInCell="1" allowOverlap="1" wp14:anchorId="542140F1" wp14:editId="6BCA45AD">
            <wp:simplePos x="0" y="0"/>
            <wp:positionH relativeFrom="margin">
              <wp:posOffset>83185</wp:posOffset>
            </wp:positionH>
            <wp:positionV relativeFrom="page">
              <wp:posOffset>942975</wp:posOffset>
            </wp:positionV>
            <wp:extent cx="600710" cy="546735"/>
            <wp:effectExtent l="0" t="0" r="0" b="5715"/>
            <wp:wrapSquare wrapText="bothSides"/>
            <wp:docPr id="73731" name="Image 73731" descr="D:\OUTILS\AmpouleJau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UTILS\AmpouleJaune.png"/>
                    <pic:cNvPicPr>
                      <a:picLocks noChangeAspect="1" noChangeArrowheads="1"/>
                    </pic:cNvPicPr>
                  </pic:nvPicPr>
                  <pic:blipFill>
                    <a:blip r:embed="rId27" cstate="print">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600710" cy="546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376F" w:rsidRPr="00D853D8">
        <w:rPr>
          <w:rFonts w:eastAsia="Calibri" w:cstheme="majorHAnsi"/>
          <w:noProof/>
          <w:color w:val="FFFFFF" w:themeColor="background1"/>
          <w:sz w:val="22"/>
          <w:szCs w:val="22"/>
          <w:shd w:val="clear" w:color="auto" w:fill="D14A95" w:themeFill="accent1"/>
        </w:rPr>
        <mc:AlternateContent>
          <mc:Choice Requires="wps">
            <w:drawing>
              <wp:anchor distT="0" distB="0" distL="114300" distR="114300" simplePos="0" relativeHeight="251940864" behindDoc="0" locked="0" layoutInCell="1" allowOverlap="1" wp14:anchorId="396F31C4" wp14:editId="297FC45D">
                <wp:simplePos x="0" y="0"/>
                <wp:positionH relativeFrom="leftMargin">
                  <wp:posOffset>264325</wp:posOffset>
                </wp:positionH>
                <wp:positionV relativeFrom="margin">
                  <wp:posOffset>117668</wp:posOffset>
                </wp:positionV>
                <wp:extent cx="509905" cy="8610600"/>
                <wp:effectExtent l="0" t="0" r="4445" b="0"/>
                <wp:wrapThrough wrapText="bothSides">
                  <wp:wrapPolygon edited="0">
                    <wp:start x="0" y="0"/>
                    <wp:lineTo x="0" y="21552"/>
                    <wp:lineTo x="20981" y="21552"/>
                    <wp:lineTo x="20981" y="0"/>
                    <wp:lineTo x="0" y="0"/>
                  </wp:wrapPolygon>
                </wp:wrapThrough>
                <wp:docPr id="73748" name="Rectangle 73748"/>
                <wp:cNvGraphicFramePr/>
                <a:graphic xmlns:a="http://schemas.openxmlformats.org/drawingml/2006/main">
                  <a:graphicData uri="http://schemas.microsoft.com/office/word/2010/wordprocessingShape">
                    <wps:wsp>
                      <wps:cNvSpPr/>
                      <wps:spPr>
                        <a:xfrm>
                          <a:off x="0" y="0"/>
                          <a:ext cx="509905" cy="8610600"/>
                        </a:xfrm>
                        <a:prstGeom prst="rect">
                          <a:avLst/>
                        </a:prstGeom>
                        <a:solidFill>
                          <a:schemeClr val="accent1"/>
                        </a:solidFill>
                        <a:ln w="9525" cap="flat" cmpd="sng" algn="ctr">
                          <a:noFill/>
                          <a:prstDash val="solid"/>
                        </a:ln>
                        <a:effectLst/>
                      </wps:spPr>
                      <wps:txbx>
                        <w:txbxContent>
                          <w:p w14:paraId="154F8179" w14:textId="77777777" w:rsidR="00EB106F" w:rsidRPr="002B0FF2" w:rsidRDefault="00EB106F" w:rsidP="00E9376F">
                            <w:pPr>
                              <w:jc w:val="center"/>
                              <w:rPr>
                                <w:caps/>
                                <w:color w:val="7FCDE6"/>
                                <w:sz w:val="36"/>
                                <w:szCs w:val="36"/>
                              </w:rPr>
                            </w:pPr>
                            <w:r w:rsidRPr="00AF196E">
                              <w:rPr>
                                <w:rFonts w:ascii="Arial" w:hAnsi="Arial" w:cs="Arial"/>
                                <w:b/>
                                <w:caps/>
                                <w:color w:val="FFFFFF"/>
                                <w:spacing w:val="30"/>
                                <w:sz w:val="32"/>
                                <w:szCs w:val="32"/>
                              </w:rPr>
                              <w:t xml:space="preserve">LES </w:t>
                            </w:r>
                            <w:r>
                              <w:rPr>
                                <w:rFonts w:ascii="Arial" w:hAnsi="Arial" w:cs="Arial"/>
                                <w:b/>
                                <w:caps/>
                                <w:color w:val="FFFFFF"/>
                                <w:spacing w:val="30"/>
                                <w:sz w:val="32"/>
                                <w:szCs w:val="32"/>
                              </w:rPr>
                              <w:t>TESTS RéGLEMENTAIRES</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6F31C4" id="Rectangle 73748" o:spid="_x0000_s1036" style="position:absolute;left:0;text-align:left;margin-left:20.8pt;margin-top:9.25pt;width:40.15pt;height:678pt;z-index:2519408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" fillcolor="#d14a95 [3204]" stroked="f">
                <v:textbox style="layout-flow:vertical;mso-layout-flow-alt:bottom-to-top">
                  <w:txbxContent>
                    <w:p w14:paraId="154F8179" w14:textId="77777777" w:rsidR="00EB106F" w:rsidRPr="002B0FF2" w:rsidRDefault="00EB106F" w:rsidP="00E9376F">
                      <w:pPr>
                        <w:jc w:val="center"/>
                        <w:rPr>
                          <w:caps/>
                          <w:color w:val="7FCDE6"/>
                          <w:sz w:val="36"/>
                          <w:szCs w:val="36"/>
                        </w:rPr>
                      </w:pPr>
                      <w:r w:rsidRPr="00AF196E">
                        <w:rPr>
                          <w:rFonts w:ascii="Arial" w:hAnsi="Arial" w:cs="Arial"/>
                          <w:b/>
                          <w:caps/>
                          <w:color w:val="FFFFFF"/>
                          <w:spacing w:val="30"/>
                          <w:sz w:val="32"/>
                          <w:szCs w:val="32"/>
                        </w:rPr>
                        <w:t xml:space="preserve">LES </w:t>
                      </w:r>
                      <w:r>
                        <w:rPr>
                          <w:rFonts w:ascii="Arial" w:hAnsi="Arial" w:cs="Arial"/>
                          <w:b/>
                          <w:caps/>
                          <w:color w:val="FFFFFF"/>
                          <w:spacing w:val="30"/>
                          <w:sz w:val="32"/>
                          <w:szCs w:val="32"/>
                        </w:rPr>
                        <w:t>TESTS RéGLEMENTAIRES</w:t>
                      </w:r>
                    </w:p>
                  </w:txbxContent>
                </v:textbox>
                <w10:wrap type="through" anchorx="margin" anchory="margin"/>
              </v:rect>
            </w:pict>
          </mc:Fallback>
        </mc:AlternateContent>
      </w:r>
    </w:p>
    <w:p w14:paraId="6FFBBAFE" w14:textId="58E2A179" w:rsidR="00977B48" w:rsidRPr="00C922FD" w:rsidRDefault="00977B48" w:rsidP="00977B48">
      <w:pPr>
        <w:pStyle w:val="Paragraphedeliste"/>
        <w:spacing w:before="120"/>
        <w:ind w:left="334"/>
        <w:contextualSpacing w:val="0"/>
        <w:rPr>
          <w:rFonts w:asciiTheme="majorHAnsi" w:hAnsiTheme="majorHAnsi" w:cstheme="majorHAnsi"/>
        </w:rPr>
      </w:pPr>
      <w:r w:rsidRPr="00120C2A">
        <w:rPr>
          <w:rFonts w:asciiTheme="majorHAnsi" w:hAnsiTheme="majorHAnsi" w:cstheme="majorHAnsi"/>
          <w:b/>
          <w:color w:val="D14A95" w:themeColor="accent1"/>
        </w:rPr>
        <w:t>Points d’attention</w:t>
      </w:r>
    </w:p>
    <w:p w14:paraId="2EC088F1" w14:textId="10F173C5" w:rsidR="00D853D8" w:rsidRPr="004B3480" w:rsidRDefault="00D853D8" w:rsidP="000C006B">
      <w:pPr>
        <w:rPr>
          <w:rFonts w:asciiTheme="majorHAnsi" w:hAnsiTheme="majorHAnsi" w:cstheme="majorHAnsi"/>
          <w:color w:val="D14A95" w:themeColor="accent1"/>
        </w:rPr>
      </w:pPr>
      <w:r w:rsidRPr="004B3480">
        <w:rPr>
          <w:rFonts w:asciiTheme="majorHAnsi" w:hAnsiTheme="majorHAnsi" w:cstheme="majorHAnsi"/>
          <w:color w:val="D14A95" w:themeColor="accent1"/>
          <w:u w:val="single"/>
        </w:rPr>
        <w:t>Exemples de libellés problématiques</w:t>
      </w:r>
      <w:r w:rsidRPr="004B3480">
        <w:rPr>
          <w:rFonts w:asciiTheme="majorHAnsi" w:hAnsiTheme="majorHAnsi" w:cstheme="majorHAnsi"/>
          <w:color w:val="D14A95" w:themeColor="accent1"/>
        </w:rPr>
        <w:t> </w:t>
      </w:r>
    </w:p>
    <w:p w14:paraId="5DD8410A" w14:textId="06302AA1" w:rsidR="00B91EE4" w:rsidRDefault="00430A92" w:rsidP="004A2802">
      <w:pPr>
        <w:pStyle w:val="Paragraphedeliste"/>
        <w:numPr>
          <w:ilvl w:val="0"/>
          <w:numId w:val="43"/>
        </w:numPr>
        <w:spacing w:before="120"/>
        <w:rPr>
          <w:rFonts w:asciiTheme="majorHAnsi" w:hAnsiTheme="majorHAnsi" w:cstheme="majorHAnsi"/>
        </w:rPr>
      </w:pPr>
      <w:r w:rsidRPr="0073029B">
        <w:rPr>
          <w:rFonts w:asciiTheme="majorHAnsi" w:hAnsiTheme="majorHAnsi" w:cstheme="majorHAnsi"/>
        </w:rPr>
        <w:t>Dans certains cas, la collectivité n’a pas identifié</w:t>
      </w:r>
      <w:r w:rsidR="00B91EE4">
        <w:rPr>
          <w:rFonts w:asciiTheme="majorHAnsi" w:hAnsiTheme="majorHAnsi" w:cstheme="majorHAnsi"/>
        </w:rPr>
        <w:t>,</w:t>
      </w:r>
      <w:r w:rsidRPr="0073029B">
        <w:rPr>
          <w:rFonts w:asciiTheme="majorHAnsi" w:hAnsiTheme="majorHAnsi" w:cstheme="majorHAnsi"/>
        </w:rPr>
        <w:t xml:space="preserve"> </w:t>
      </w:r>
      <w:r w:rsidR="00B91EE4" w:rsidRPr="0073029B">
        <w:rPr>
          <w:rFonts w:asciiTheme="majorHAnsi" w:hAnsiTheme="majorHAnsi" w:cstheme="majorHAnsi"/>
        </w:rPr>
        <w:t>sur le bulletin de salaire</w:t>
      </w:r>
      <w:r w:rsidR="00B91EE4">
        <w:rPr>
          <w:rFonts w:asciiTheme="majorHAnsi" w:hAnsiTheme="majorHAnsi" w:cstheme="majorHAnsi"/>
        </w:rPr>
        <w:t>,</w:t>
      </w:r>
      <w:r w:rsidR="00B91EE4" w:rsidRPr="0073029B">
        <w:rPr>
          <w:rFonts w:asciiTheme="majorHAnsi" w:hAnsiTheme="majorHAnsi" w:cstheme="majorHAnsi"/>
        </w:rPr>
        <w:t xml:space="preserve"> </w:t>
      </w:r>
      <w:r w:rsidRPr="0073029B">
        <w:rPr>
          <w:rFonts w:asciiTheme="majorHAnsi" w:hAnsiTheme="majorHAnsi" w:cstheme="majorHAnsi"/>
        </w:rPr>
        <w:t xml:space="preserve">chaque type de prime versée, mais a globalisé le régime indemnitaire avec un code spécifique. </w:t>
      </w:r>
    </w:p>
    <w:p w14:paraId="18DEB95E" w14:textId="32718440" w:rsidR="00D853D8" w:rsidRPr="00D853D8" w:rsidRDefault="00D853D8" w:rsidP="004A2802">
      <w:pPr>
        <w:pStyle w:val="Paragraphedeliste"/>
        <w:numPr>
          <w:ilvl w:val="0"/>
          <w:numId w:val="68"/>
        </w:numPr>
        <w:rPr>
          <w:rFonts w:asciiTheme="majorHAnsi" w:hAnsiTheme="majorHAnsi" w:cstheme="majorHAnsi"/>
        </w:rPr>
      </w:pPr>
      <w:r w:rsidRPr="00D853D8">
        <w:rPr>
          <w:rFonts w:asciiTheme="majorHAnsi" w:hAnsiTheme="majorHAnsi" w:cstheme="majorHAnsi"/>
        </w:rPr>
        <w:t>Cas de « régime globalisé » allant à l’encontre du principe d’individualisation des primes :</w:t>
      </w:r>
    </w:p>
    <w:p w14:paraId="337A1B8C" w14:textId="47EB5D39" w:rsidR="00D853D8" w:rsidRDefault="00D853D8" w:rsidP="00D853D8">
      <w:pPr>
        <w:rPr>
          <w:rFonts w:asciiTheme="majorHAnsi" w:hAnsiTheme="majorHAnsi" w:cstheme="majorHAnsi"/>
          <w:b/>
          <w:u w:val="single"/>
        </w:rPr>
      </w:pPr>
      <w:r w:rsidRPr="00C922FD">
        <w:rPr>
          <w:noProof/>
          <w:color w:val="D14A95" w:themeColor="accent1"/>
          <w:sz w:val="22"/>
        </w:rPr>
        <w:drawing>
          <wp:anchor distT="0" distB="0" distL="114300" distR="114300" simplePos="0" relativeHeight="251986944" behindDoc="0" locked="0" layoutInCell="1" allowOverlap="1" wp14:anchorId="3125424C" wp14:editId="53F4A802">
            <wp:simplePos x="0" y="0"/>
            <wp:positionH relativeFrom="margin">
              <wp:posOffset>1395095</wp:posOffset>
            </wp:positionH>
            <wp:positionV relativeFrom="page">
              <wp:posOffset>2445385</wp:posOffset>
            </wp:positionV>
            <wp:extent cx="3048000" cy="457200"/>
            <wp:effectExtent l="19050" t="19050" r="19050" b="19050"/>
            <wp:wrapThrough wrapText="bothSides">
              <wp:wrapPolygon edited="0">
                <wp:start x="-135" y="-900"/>
                <wp:lineTo x="-135" y="21600"/>
                <wp:lineTo x="21600" y="21600"/>
                <wp:lineTo x="21600" y="-900"/>
                <wp:lineTo x="-135" y="-900"/>
              </wp:wrapPolygon>
            </wp:wrapThrough>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048000" cy="457200"/>
                    </a:xfrm>
                    <a:prstGeom prst="rect">
                      <a:avLst/>
                    </a:prstGeom>
                    <a:ln w="6350">
                      <a:solidFill>
                        <a:schemeClr val="tx1"/>
                      </a:solidFill>
                    </a:ln>
                  </pic:spPr>
                </pic:pic>
              </a:graphicData>
            </a:graphic>
          </wp:anchor>
        </w:drawing>
      </w:r>
    </w:p>
    <w:p w14:paraId="6E7F9FE0" w14:textId="515D9AAC" w:rsidR="00D853D8" w:rsidRDefault="00D853D8" w:rsidP="00D853D8">
      <w:pPr>
        <w:ind w:left="1416" w:firstLine="708"/>
        <w:rPr>
          <w:rFonts w:asciiTheme="majorHAnsi" w:hAnsiTheme="majorHAnsi" w:cstheme="majorHAnsi"/>
          <w:b/>
          <w:u w:val="single"/>
        </w:rPr>
      </w:pPr>
    </w:p>
    <w:p w14:paraId="0F038DE8" w14:textId="77777777" w:rsidR="004B3480" w:rsidRDefault="004B3480" w:rsidP="004B3480">
      <w:pPr>
        <w:rPr>
          <w:rFonts w:asciiTheme="majorHAnsi" w:hAnsiTheme="majorHAnsi" w:cstheme="majorHAnsi"/>
          <w:b/>
          <w:u w:val="single"/>
        </w:rPr>
      </w:pPr>
    </w:p>
    <w:p w14:paraId="1058F454" w14:textId="736F7482" w:rsidR="00430A92" w:rsidRDefault="004B3480" w:rsidP="004A2802">
      <w:pPr>
        <w:pStyle w:val="Paragraphedeliste"/>
        <w:numPr>
          <w:ilvl w:val="0"/>
          <w:numId w:val="43"/>
        </w:numPr>
        <w:rPr>
          <w:rFonts w:asciiTheme="majorHAnsi" w:hAnsiTheme="majorHAnsi" w:cstheme="majorHAnsi"/>
        </w:rPr>
      </w:pPr>
      <w:ins w:id="67" w:author="Nicol, Fabrice" w:date="2017-09-04T19:17:00Z">
        <w:r>
          <w:rPr>
            <w:noProof/>
          </w:rPr>
          <w:drawing>
            <wp:anchor distT="0" distB="0" distL="114300" distR="114300" simplePos="0" relativeHeight="251936768" behindDoc="0" locked="0" layoutInCell="1" allowOverlap="1" wp14:anchorId="51EE9B6C" wp14:editId="2936A9FB">
              <wp:simplePos x="0" y="0"/>
              <wp:positionH relativeFrom="column">
                <wp:posOffset>1134110</wp:posOffset>
              </wp:positionH>
              <wp:positionV relativeFrom="page">
                <wp:posOffset>3596640</wp:posOffset>
              </wp:positionV>
              <wp:extent cx="3749040" cy="198120"/>
              <wp:effectExtent l="19050" t="19050" r="22860" b="11430"/>
              <wp:wrapThrough wrapText="bothSides">
                <wp:wrapPolygon edited="0">
                  <wp:start x="-110" y="-2077"/>
                  <wp:lineTo x="-110" y="20769"/>
                  <wp:lineTo x="21622" y="20769"/>
                  <wp:lineTo x="21622" y="-2077"/>
                  <wp:lineTo x="-110" y="-2077"/>
                </wp:wrapPolygon>
              </wp:wrapThrough>
              <wp:docPr id="73746" name="Image 73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9734" t="12032" r="7693" b="9772"/>
                      <a:stretch/>
                    </pic:blipFill>
                    <pic:spPr bwMode="auto">
                      <a:xfrm>
                        <a:off x="0" y="0"/>
                        <a:ext cx="3749040" cy="198120"/>
                      </a:xfrm>
                      <a:prstGeom prst="rect">
                        <a:avLst/>
                      </a:prstGeom>
                      <a:ln w="6350">
                        <a:solidFill>
                          <a:schemeClr val="tx1"/>
                        </a:solidFill>
                      </a:ln>
                      <a:extLst>
                        <a:ext uri="{53640926-AAD7-44D8-BBD7-CCE9431645EC}">
                          <a14:shadowObscured xmlns:a14="http://schemas.microsoft.com/office/drawing/2010/main"/>
                        </a:ext>
                      </a:extLst>
                    </pic:spPr>
                  </pic:pic>
                </a:graphicData>
              </a:graphic>
            </wp:anchor>
          </w:drawing>
        </w:r>
      </w:ins>
      <w:r w:rsidR="00430A92" w:rsidRPr="0073029B">
        <w:rPr>
          <w:rFonts w:asciiTheme="majorHAnsi" w:hAnsiTheme="majorHAnsi" w:cstheme="majorHAnsi"/>
        </w:rPr>
        <w:t xml:space="preserve">Dans d’autres cas, les libellés de certaines indemnités peuvent être confus, obsolètes, excessivement convertis en sigles non conformes à l’usage ou peu lisibles. </w:t>
      </w:r>
    </w:p>
    <w:p w14:paraId="15D59B3C" w14:textId="77777777" w:rsidR="004B3480" w:rsidRPr="004B3480" w:rsidRDefault="004B3480" w:rsidP="004B3480">
      <w:pPr>
        <w:rPr>
          <w:rFonts w:asciiTheme="majorHAnsi" w:hAnsiTheme="majorHAnsi" w:cstheme="majorHAnsi"/>
        </w:rPr>
      </w:pPr>
    </w:p>
    <w:p w14:paraId="7A3A98D0" w14:textId="53B9F410" w:rsidR="00D853D8" w:rsidRPr="00D853D8" w:rsidRDefault="00D853D8" w:rsidP="004A2802">
      <w:pPr>
        <w:pStyle w:val="Paragraphedeliste"/>
        <w:numPr>
          <w:ilvl w:val="0"/>
          <w:numId w:val="68"/>
        </w:numPr>
        <w:jc w:val="left"/>
        <w:rPr>
          <w:rFonts w:asciiTheme="majorHAnsi" w:hAnsiTheme="majorHAnsi" w:cstheme="majorHAnsi"/>
        </w:rPr>
      </w:pPr>
      <w:r w:rsidRPr="00D853D8">
        <w:rPr>
          <w:rFonts w:asciiTheme="majorHAnsi" w:hAnsiTheme="majorHAnsi" w:cstheme="majorHAnsi"/>
        </w:rPr>
        <w:t>Cas de régulation indemnitaire indéterminée sur une ligne de traitement indiciaire :</w:t>
      </w:r>
    </w:p>
    <w:p w14:paraId="759DACCF" w14:textId="32CBC2E9" w:rsidR="00D853D8" w:rsidRPr="00D853D8" w:rsidRDefault="00D853D8" w:rsidP="004B3480">
      <w:pPr>
        <w:rPr>
          <w:rFonts w:asciiTheme="majorHAnsi" w:hAnsiTheme="majorHAnsi" w:cstheme="majorHAnsi"/>
        </w:rPr>
      </w:pPr>
    </w:p>
    <w:p w14:paraId="7865BA38" w14:textId="2F9FB563" w:rsidR="0020528D" w:rsidRPr="0073029B" w:rsidRDefault="0020528D" w:rsidP="004A2802">
      <w:pPr>
        <w:pStyle w:val="Paragraphedeliste"/>
        <w:numPr>
          <w:ilvl w:val="0"/>
          <w:numId w:val="43"/>
        </w:numPr>
        <w:rPr>
          <w:rFonts w:asciiTheme="majorHAnsi" w:hAnsiTheme="majorHAnsi" w:cstheme="majorHAnsi"/>
        </w:rPr>
      </w:pPr>
      <w:r>
        <w:rPr>
          <w:rFonts w:asciiTheme="majorHAnsi" w:hAnsiTheme="majorHAnsi" w:cstheme="majorHAnsi"/>
        </w:rPr>
        <w:t xml:space="preserve">Dans ces deux cas de figure, il est conseillé d’utiliser le mode de fonctionnement dit </w:t>
      </w:r>
      <w:r w:rsidRPr="001F7052">
        <w:rPr>
          <w:rFonts w:asciiTheme="majorHAnsi" w:hAnsiTheme="majorHAnsi" w:cstheme="majorHAnsi"/>
          <w:b/>
        </w:rPr>
        <w:t>exact</w:t>
      </w:r>
      <w:r>
        <w:rPr>
          <w:rFonts w:asciiTheme="majorHAnsi" w:hAnsiTheme="majorHAnsi" w:cstheme="majorHAnsi"/>
        </w:rPr>
        <w:t xml:space="preserve"> du logiciel plutôt que le mode par défaut automatique. (L</w:t>
      </w:r>
      <w:r w:rsidRPr="001F7052">
        <w:rPr>
          <w:rFonts w:asciiTheme="majorHAnsi" w:hAnsiTheme="majorHAnsi" w:cstheme="majorHAnsi"/>
        </w:rPr>
        <w:t xml:space="preserve">e </w:t>
      </w:r>
      <w:r w:rsidRPr="00550E60">
        <w:rPr>
          <w:rFonts w:asciiTheme="majorHAnsi" w:hAnsiTheme="majorHAnsi" w:cstheme="majorHAnsi"/>
        </w:rPr>
        <w:t>mode</w:t>
      </w:r>
      <w:r w:rsidRPr="001F7052">
        <w:rPr>
          <w:rFonts w:asciiTheme="majorHAnsi" w:hAnsiTheme="majorHAnsi" w:cstheme="majorHAnsi"/>
          <w:b/>
        </w:rPr>
        <w:t xml:space="preserve"> </w:t>
      </w:r>
      <w:r w:rsidRPr="001F7052">
        <w:rPr>
          <w:rFonts w:asciiTheme="majorHAnsi" w:hAnsiTheme="majorHAnsi" w:cstheme="majorHAnsi"/>
        </w:rPr>
        <w:t>semi-automatique</w:t>
      </w:r>
      <w:r w:rsidRPr="001F7052">
        <w:rPr>
          <w:rFonts w:asciiTheme="majorHAnsi" w:hAnsiTheme="majorHAnsi" w:cstheme="majorHAnsi"/>
          <w:b/>
        </w:rPr>
        <w:t xml:space="preserve"> </w:t>
      </w:r>
      <w:r w:rsidRPr="00550E60">
        <w:rPr>
          <w:rFonts w:asciiTheme="majorHAnsi" w:hAnsiTheme="majorHAnsi" w:cstheme="majorHAnsi"/>
        </w:rPr>
        <w:t>ou</w:t>
      </w:r>
      <w:r w:rsidRPr="001F7052">
        <w:rPr>
          <w:rFonts w:asciiTheme="majorHAnsi" w:hAnsiTheme="majorHAnsi" w:cstheme="majorHAnsi"/>
        </w:rPr>
        <w:t xml:space="preserve"> </w:t>
      </w:r>
      <w:r w:rsidRPr="001F7052">
        <w:rPr>
          <w:rFonts w:asciiTheme="majorHAnsi" w:hAnsiTheme="majorHAnsi" w:cstheme="majorHAnsi"/>
          <w:b/>
        </w:rPr>
        <w:t>exact</w:t>
      </w:r>
      <w:r w:rsidRPr="001F7052">
        <w:rPr>
          <w:rFonts w:asciiTheme="majorHAnsi" w:hAnsiTheme="majorHAnsi" w:cstheme="majorHAnsi"/>
        </w:rPr>
        <w:t xml:space="preserve"> utilise des codes de paye renseignés </w:t>
      </w:r>
      <w:r>
        <w:rPr>
          <w:rFonts w:asciiTheme="majorHAnsi" w:hAnsiTheme="majorHAnsi" w:cstheme="majorHAnsi"/>
        </w:rPr>
        <w:t>m</w:t>
      </w:r>
      <w:r w:rsidRPr="001F7052">
        <w:rPr>
          <w:rFonts w:asciiTheme="majorHAnsi" w:hAnsiTheme="majorHAnsi" w:cstheme="majorHAnsi"/>
        </w:rPr>
        <w:t>anuellement par l’équipe de contrôle dans l’interface graphique</w:t>
      </w:r>
      <w:r>
        <w:rPr>
          <w:rFonts w:asciiTheme="majorHAnsi" w:hAnsiTheme="majorHAnsi" w:cstheme="majorHAnsi"/>
        </w:rPr>
        <w:t xml:space="preserve">, à l’onglet </w:t>
      </w:r>
      <w:r w:rsidRPr="009F47F6">
        <w:rPr>
          <w:rFonts w:asciiTheme="majorHAnsi" w:hAnsiTheme="majorHAnsi" w:cstheme="majorHAnsi"/>
        </w:rPr>
        <w:t>Codes</w:t>
      </w:r>
      <w:r w:rsidRPr="001F7052">
        <w:rPr>
          <w:rFonts w:asciiTheme="majorHAnsi" w:hAnsiTheme="majorHAnsi" w:cstheme="majorHAnsi"/>
        </w:rPr>
        <w:t>.</w:t>
      </w:r>
      <w:r>
        <w:rPr>
          <w:rFonts w:asciiTheme="majorHAnsi" w:hAnsiTheme="majorHAnsi" w:cstheme="majorHAnsi"/>
        </w:rPr>
        <w:t>)</w:t>
      </w:r>
    </w:p>
    <w:p w14:paraId="0EAF0BE3" w14:textId="3DE6593D" w:rsidR="00430A92" w:rsidRDefault="00430A92" w:rsidP="00430A92">
      <w:pPr>
        <w:rPr>
          <w:rFonts w:asciiTheme="majorHAnsi" w:hAnsiTheme="majorHAnsi" w:cstheme="majorHAnsi"/>
        </w:rPr>
      </w:pPr>
    </w:p>
    <w:p w14:paraId="6E375770" w14:textId="3172066C" w:rsidR="003B3E00" w:rsidRDefault="00852C18" w:rsidP="003B3E00">
      <w:pPr>
        <w:rPr>
          <w:rFonts w:asciiTheme="majorHAnsi" w:hAnsiTheme="majorHAnsi" w:cstheme="majorHAnsi"/>
        </w:rPr>
      </w:pPr>
      <w:r>
        <w:rPr>
          <w:b/>
          <w:u w:val="single"/>
        </w:rPr>
        <w:t>Application au logiciel</w:t>
      </w:r>
      <w:r w:rsidR="0020528D">
        <w:t> :</w:t>
      </w:r>
      <w:r w:rsidR="003B3E00">
        <w:rPr>
          <w:rFonts w:asciiTheme="majorHAnsi" w:hAnsiTheme="majorHAnsi" w:cstheme="majorHAnsi"/>
        </w:rPr>
        <w:t xml:space="preserve"> </w:t>
      </w:r>
    </w:p>
    <w:p w14:paraId="05461313" w14:textId="1548D6DF" w:rsidR="001F7052" w:rsidRPr="00340855" w:rsidRDefault="0020528D" w:rsidP="004A2802">
      <w:pPr>
        <w:pStyle w:val="Paragraphedeliste"/>
        <w:numPr>
          <w:ilvl w:val="0"/>
          <w:numId w:val="65"/>
        </w:numPr>
        <w:spacing w:before="120"/>
        <w:rPr>
          <w:rFonts w:asciiTheme="majorHAnsi" w:hAnsiTheme="majorHAnsi" w:cstheme="majorHAnsi"/>
        </w:rPr>
      </w:pPr>
      <w:r w:rsidRPr="00340855">
        <w:rPr>
          <w:rFonts w:asciiTheme="majorHAnsi" w:hAnsiTheme="majorHAnsi" w:cstheme="majorHAnsi"/>
        </w:rPr>
        <w:t xml:space="preserve">Utiliser </w:t>
      </w:r>
      <w:r w:rsidR="00833634" w:rsidRPr="00340855">
        <w:rPr>
          <w:rFonts w:asciiTheme="majorHAnsi" w:hAnsiTheme="majorHAnsi" w:cstheme="majorHAnsi"/>
        </w:rPr>
        <w:t>le mode de fonctionnement exact</w:t>
      </w:r>
      <w:ins w:id="68" w:author="Nicol, Fabrice" w:date="2017-09-19T16:48:00Z">
        <w:r w:rsidR="00697BCB">
          <w:rPr>
            <w:rFonts w:asciiTheme="majorHAnsi" w:hAnsiTheme="majorHAnsi" w:cstheme="majorHAnsi"/>
          </w:rPr>
          <w:t>.</w:t>
        </w:r>
      </w:ins>
    </w:p>
    <w:p w14:paraId="266F8648" w14:textId="0730DBB4" w:rsidR="0020528D" w:rsidRPr="00120C2A" w:rsidRDefault="0020528D" w:rsidP="004A2802">
      <w:pPr>
        <w:pStyle w:val="Paragraphedeliste"/>
        <w:numPr>
          <w:ilvl w:val="0"/>
          <w:numId w:val="65"/>
        </w:numPr>
        <w:spacing w:before="120"/>
        <w:contextualSpacing w:val="0"/>
        <w:rPr>
          <w:rFonts w:asciiTheme="majorHAnsi" w:hAnsiTheme="majorHAnsi" w:cstheme="majorHAnsi"/>
        </w:rPr>
      </w:pPr>
      <w:r w:rsidRPr="00120C2A">
        <w:rPr>
          <w:rFonts w:asciiTheme="majorHAnsi" w:hAnsiTheme="majorHAnsi" w:cstheme="majorHAnsi"/>
        </w:rPr>
        <w:t xml:space="preserve">Cliquer sur le </w:t>
      </w:r>
      <w:r w:rsidRPr="00526962">
        <w:rPr>
          <w:rStyle w:val="Lienhypertexte"/>
        </w:rPr>
        <w:t>lien vers la table Codes-Libellés</w:t>
      </w:r>
      <w:r w:rsidR="00B07C3D" w:rsidRPr="003B3E00">
        <w:rPr>
          <w:rStyle w:val="Lienhypertexte"/>
          <w:u w:val="none"/>
        </w:rPr>
        <w:t xml:space="preserve"> (cf.</w:t>
      </w:r>
      <w:r w:rsidR="00B07C3D" w:rsidRPr="00120C2A">
        <w:rPr>
          <w:rFonts w:asciiTheme="majorHAnsi" w:hAnsiTheme="majorHAnsi" w:cstheme="majorHAnsi"/>
        </w:rPr>
        <w:t xml:space="preserve"> annexe </w:t>
      </w:r>
      <w:r w:rsidR="003B3E00" w:rsidRPr="00120C2A">
        <w:rPr>
          <w:rFonts w:asciiTheme="majorHAnsi" w:hAnsiTheme="majorHAnsi" w:cstheme="majorHAnsi"/>
        </w:rPr>
        <w:t>n</w:t>
      </w:r>
      <w:r w:rsidR="00B07C3D" w:rsidRPr="00120C2A">
        <w:rPr>
          <w:rFonts w:asciiTheme="majorHAnsi" w:hAnsiTheme="majorHAnsi" w:cstheme="majorHAnsi"/>
        </w:rPr>
        <w:t>° 5</w:t>
      </w:r>
      <w:r w:rsidR="00B07C3D">
        <w:rPr>
          <w:rStyle w:val="Appelnotedebasdep"/>
          <w:rFonts w:asciiTheme="majorHAnsi" w:hAnsiTheme="majorHAnsi" w:cstheme="majorHAnsi"/>
        </w:rPr>
        <w:footnoteReference w:id="7"/>
      </w:r>
      <w:r w:rsidR="00B07C3D" w:rsidRPr="00120C2A">
        <w:rPr>
          <w:rFonts w:asciiTheme="majorHAnsi" w:hAnsiTheme="majorHAnsi" w:cstheme="majorHAnsi"/>
        </w:rPr>
        <w:t>)</w:t>
      </w:r>
      <w:r w:rsidR="00954FD3">
        <w:rPr>
          <w:rFonts w:asciiTheme="majorHAnsi" w:hAnsiTheme="majorHAnsi" w:cstheme="majorHAnsi"/>
        </w:rPr>
        <w:t>.</w:t>
      </w:r>
      <w:r w:rsidR="003B3E00" w:rsidRPr="00120C2A">
        <w:rPr>
          <w:rFonts w:asciiTheme="majorHAnsi" w:hAnsiTheme="majorHAnsi" w:cstheme="majorHAnsi"/>
        </w:rPr>
        <w:t xml:space="preserve"> </w:t>
      </w:r>
      <w:r w:rsidR="00954FD3">
        <w:rPr>
          <w:rFonts w:asciiTheme="majorHAnsi" w:hAnsiTheme="majorHAnsi" w:cstheme="majorHAnsi"/>
        </w:rPr>
        <w:t>S</w:t>
      </w:r>
      <w:r w:rsidRPr="00120C2A">
        <w:rPr>
          <w:rFonts w:asciiTheme="majorHAnsi" w:hAnsiTheme="majorHAnsi" w:cstheme="majorHAnsi"/>
        </w:rPr>
        <w:t>i les libellés de primes ne sont pas correctement reconnus par le logiciel en mode heuristique</w:t>
      </w:r>
      <w:r w:rsidR="00697BCB">
        <w:rPr>
          <w:rFonts w:asciiTheme="majorHAnsi" w:hAnsiTheme="majorHAnsi" w:cstheme="majorHAnsi"/>
        </w:rPr>
        <w:t>,</w:t>
      </w:r>
      <w:r w:rsidR="00C45809" w:rsidRPr="00120C2A">
        <w:rPr>
          <w:rFonts w:asciiTheme="majorHAnsi" w:hAnsiTheme="majorHAnsi" w:cstheme="majorHAnsi"/>
        </w:rPr>
        <w:t xml:space="preserve"> ils </w:t>
      </w:r>
      <w:r w:rsidRPr="00120C2A">
        <w:rPr>
          <w:rFonts w:asciiTheme="majorHAnsi" w:hAnsiTheme="majorHAnsi" w:cstheme="majorHAnsi"/>
        </w:rPr>
        <w:t>peuvent être identifiés grâce à l’annexe du rapport d’analyse intitu</w:t>
      </w:r>
      <w:r w:rsidR="00C45809" w:rsidRPr="00120C2A">
        <w:rPr>
          <w:rFonts w:asciiTheme="majorHAnsi" w:hAnsiTheme="majorHAnsi" w:cstheme="majorHAnsi"/>
        </w:rPr>
        <w:t xml:space="preserve">lée « Codes et libellés de paye ». </w:t>
      </w:r>
      <w:r w:rsidRPr="00120C2A">
        <w:rPr>
          <w:rFonts w:asciiTheme="majorHAnsi" w:hAnsiTheme="majorHAnsi" w:cstheme="majorHAnsi"/>
        </w:rPr>
        <w:t>Le code de paye correspondant au libellé problématique sera renseigné dans l’onglet des para</w:t>
      </w:r>
      <w:r w:rsidR="00833634" w:rsidRPr="00833634">
        <w:rPr>
          <w:rFonts w:asciiTheme="majorHAnsi" w:hAnsiTheme="majorHAnsi" w:cstheme="majorHAnsi"/>
        </w:rPr>
        <w:t>mètres de l’interface graphique</w:t>
      </w:r>
      <w:ins w:id="78" w:author="Nicol, Fabrice" w:date="2017-09-19T16:48:00Z">
        <w:r w:rsidR="00697BCB">
          <w:rPr>
            <w:rFonts w:asciiTheme="majorHAnsi" w:hAnsiTheme="majorHAnsi" w:cstheme="majorHAnsi"/>
          </w:rPr>
          <w:t>.</w:t>
        </w:r>
      </w:ins>
    </w:p>
    <w:p w14:paraId="5A140709" w14:textId="135AF8DC" w:rsidR="0020528D" w:rsidRDefault="0020528D" w:rsidP="004A2802">
      <w:pPr>
        <w:pStyle w:val="Paragraphedeliste"/>
        <w:numPr>
          <w:ilvl w:val="0"/>
          <w:numId w:val="65"/>
        </w:numPr>
        <w:spacing w:before="120"/>
        <w:contextualSpacing w:val="0"/>
        <w:rPr>
          <w:rFonts w:asciiTheme="majorHAnsi" w:hAnsiTheme="majorHAnsi" w:cstheme="majorHAnsi"/>
        </w:rPr>
      </w:pPr>
      <w:r w:rsidRPr="00D20CBF">
        <w:rPr>
          <w:rFonts w:asciiTheme="majorHAnsi" w:hAnsiTheme="majorHAnsi" w:cstheme="majorHAnsi"/>
        </w:rPr>
        <w:t xml:space="preserve">Renseigner les codes de paye correspondants dans l’onglet </w:t>
      </w:r>
      <w:r w:rsidRPr="00C83EA7">
        <w:rPr>
          <w:rFonts w:asciiTheme="majorHAnsi" w:hAnsiTheme="majorHAnsi" w:cstheme="majorHAnsi"/>
          <w:b/>
        </w:rPr>
        <w:t>Codes</w:t>
      </w:r>
      <w:r>
        <w:rPr>
          <w:rFonts w:asciiTheme="majorHAnsi" w:hAnsiTheme="majorHAnsi" w:cstheme="majorHAnsi"/>
        </w:rPr>
        <w:t xml:space="preserve"> </w:t>
      </w:r>
      <w:r w:rsidRPr="00D20CBF">
        <w:rPr>
          <w:rFonts w:asciiTheme="majorHAnsi" w:hAnsiTheme="majorHAnsi" w:cstheme="majorHAnsi"/>
        </w:rPr>
        <w:t xml:space="preserve">de l’interface graphique pour les tests concernés. Par </w:t>
      </w:r>
      <w:r w:rsidR="00C059F9" w:rsidRPr="00D20CBF">
        <w:rPr>
          <w:rFonts w:asciiTheme="majorHAnsi" w:hAnsiTheme="majorHAnsi" w:cstheme="majorHAnsi"/>
        </w:rPr>
        <w:t>ex</w:t>
      </w:r>
      <w:ins w:id="79" w:author="Nicol, Fabrice" w:date="2017-09-19T16:49:00Z">
        <w:r w:rsidR="00697BCB">
          <w:rPr>
            <w:rFonts w:asciiTheme="majorHAnsi" w:hAnsiTheme="majorHAnsi" w:cstheme="majorHAnsi"/>
          </w:rPr>
          <w:t>emple</w:t>
        </w:r>
      </w:ins>
      <w:r w:rsidR="00C45809">
        <w:rPr>
          <w:rFonts w:asciiTheme="majorHAnsi" w:hAnsiTheme="majorHAnsi" w:cstheme="majorHAnsi"/>
        </w:rPr>
        <w:t>,</w:t>
      </w:r>
      <w:r w:rsidRPr="00D20CBF">
        <w:rPr>
          <w:rFonts w:asciiTheme="majorHAnsi" w:hAnsiTheme="majorHAnsi" w:cstheme="majorHAnsi"/>
        </w:rPr>
        <w:t xml:space="preserve"> pour la ligne indemnitaire ci-dessus, </w:t>
      </w:r>
      <w:r w:rsidRPr="00D20CBF">
        <w:rPr>
          <w:rFonts w:asciiTheme="majorHAnsi" w:hAnsiTheme="majorHAnsi" w:cstheme="majorHAnsi"/>
        </w:rPr>
        <w:lastRenderedPageBreak/>
        <w:t>renseigner le code 9990 dans la ligne IFTS de l’onglet, si le régime indemnitaire globalisé comprend les IFTS</w:t>
      </w:r>
      <w:r w:rsidR="00833634">
        <w:rPr>
          <w:rFonts w:asciiTheme="majorHAnsi" w:hAnsiTheme="majorHAnsi" w:cstheme="majorHAnsi"/>
        </w:rPr>
        <w:t>.</w:t>
      </w:r>
    </w:p>
    <w:p w14:paraId="36407B5D" w14:textId="27E8B1F3" w:rsidR="00340855" w:rsidRDefault="00340855" w:rsidP="00340855">
      <w:pPr>
        <w:spacing w:before="120"/>
        <w:rPr>
          <w:rFonts w:asciiTheme="majorHAnsi" w:hAnsiTheme="majorHAnsi" w:cstheme="majorHAnsi"/>
        </w:rPr>
      </w:pPr>
    </w:p>
    <w:p w14:paraId="24FF8B33" w14:textId="1FE29D96" w:rsidR="00340855" w:rsidRDefault="00340855" w:rsidP="00340855">
      <w:pPr>
        <w:spacing w:before="120"/>
        <w:rPr>
          <w:rFonts w:asciiTheme="majorHAnsi" w:hAnsiTheme="majorHAnsi" w:cstheme="majorHAnsi"/>
        </w:rPr>
      </w:pPr>
    </w:p>
    <w:p w14:paraId="53C43CE3" w14:textId="77777777" w:rsidR="00340855" w:rsidRDefault="00340855" w:rsidP="00340855">
      <w:pPr>
        <w:spacing w:before="120"/>
        <w:rPr>
          <w:rFonts w:asciiTheme="majorHAnsi" w:hAnsiTheme="majorHAnsi" w:cstheme="majorHAnsi"/>
        </w:rPr>
      </w:pPr>
    </w:p>
    <w:p w14:paraId="41EC373B" w14:textId="0C1C9F2D" w:rsidR="00340855" w:rsidRPr="00C922FD" w:rsidRDefault="00C83932" w:rsidP="00340855">
      <w:pPr>
        <w:pStyle w:val="Paragraphedeliste"/>
        <w:spacing w:before="120"/>
        <w:ind w:left="334"/>
        <w:contextualSpacing w:val="0"/>
        <w:rPr>
          <w:rFonts w:asciiTheme="majorHAnsi" w:hAnsiTheme="majorHAnsi" w:cstheme="majorHAnsi"/>
        </w:rPr>
      </w:pPr>
      <w:r w:rsidRPr="00C922FD">
        <w:rPr>
          <w:rFonts w:asciiTheme="majorHAnsi" w:hAnsiTheme="majorHAnsi" w:cstheme="majorHAnsi"/>
          <w:noProof/>
          <w:color w:val="D14A95" w:themeColor="accent1"/>
        </w:rPr>
        <w:lastRenderedPageBreak/>
        <w:drawing>
          <wp:anchor distT="0" distB="0" distL="114300" distR="114300" simplePos="0" relativeHeight="251938816" behindDoc="0" locked="0" layoutInCell="1" allowOverlap="1" wp14:anchorId="341E16CC" wp14:editId="7B7DA601">
            <wp:simplePos x="0" y="0"/>
            <wp:positionH relativeFrom="margin">
              <wp:posOffset>50800</wp:posOffset>
            </wp:positionH>
            <wp:positionV relativeFrom="page">
              <wp:posOffset>736600</wp:posOffset>
            </wp:positionV>
            <wp:extent cx="600710" cy="546735"/>
            <wp:effectExtent l="0" t="0" r="0" b="5715"/>
            <wp:wrapSquare wrapText="bothSides"/>
            <wp:docPr id="73747" name="Image 73747" descr="D:\OUTILS\AmpouleJau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UTILS\AmpouleJaune.png"/>
                    <pic:cNvPicPr>
                      <a:picLocks noChangeAspect="1" noChangeArrowheads="1"/>
                    </pic:cNvPicPr>
                  </pic:nvPicPr>
                  <pic:blipFill>
                    <a:blip r:embed="rId27" cstate="print">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600710" cy="546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7F80" w:rsidRPr="00FA59C0">
        <w:rPr>
          <w:rFonts w:eastAsia="Calibri" w:cstheme="majorHAnsi"/>
          <w:noProof/>
          <w:color w:val="FF0000"/>
          <w:shd w:val="clear" w:color="auto" w:fill="D14A95" w:themeFill="accent1"/>
        </w:rPr>
        <mc:AlternateContent>
          <mc:Choice Requires="wps">
            <w:drawing>
              <wp:anchor distT="0" distB="0" distL="114300" distR="114300" simplePos="0" relativeHeight="251942912" behindDoc="0" locked="0" layoutInCell="1" allowOverlap="1" wp14:anchorId="0A6B9D1A" wp14:editId="766BD298">
                <wp:simplePos x="0" y="0"/>
                <wp:positionH relativeFrom="column">
                  <wp:posOffset>5894401</wp:posOffset>
                </wp:positionH>
                <wp:positionV relativeFrom="paragraph">
                  <wp:posOffset>34870</wp:posOffset>
                </wp:positionV>
                <wp:extent cx="509905" cy="8365490"/>
                <wp:effectExtent l="0" t="0" r="4445" b="0"/>
                <wp:wrapThrough wrapText="bothSides">
                  <wp:wrapPolygon edited="0">
                    <wp:start x="0" y="0"/>
                    <wp:lineTo x="0" y="21544"/>
                    <wp:lineTo x="20981" y="21544"/>
                    <wp:lineTo x="20981" y="0"/>
                    <wp:lineTo x="0" y="0"/>
                  </wp:wrapPolygon>
                </wp:wrapThrough>
                <wp:docPr id="73749" name="Rectangle 73749"/>
                <wp:cNvGraphicFramePr/>
                <a:graphic xmlns:a="http://schemas.openxmlformats.org/drawingml/2006/main">
                  <a:graphicData uri="http://schemas.microsoft.com/office/word/2010/wordprocessingShape">
                    <wps:wsp>
                      <wps:cNvSpPr/>
                      <wps:spPr>
                        <a:xfrm>
                          <a:off x="0" y="0"/>
                          <a:ext cx="509905" cy="8365490"/>
                        </a:xfrm>
                        <a:prstGeom prst="rect">
                          <a:avLst/>
                        </a:prstGeom>
                        <a:solidFill>
                          <a:schemeClr val="accent1"/>
                        </a:solidFill>
                        <a:ln w="9525" cap="flat" cmpd="sng" algn="ctr">
                          <a:noFill/>
                          <a:prstDash val="solid"/>
                        </a:ln>
                        <a:effectLst/>
                      </wps:spPr>
                      <wps:txbx>
                        <w:txbxContent>
                          <w:p w14:paraId="018B0A95" w14:textId="77777777" w:rsidR="00EB106F" w:rsidRPr="002B0FF2" w:rsidRDefault="00EB106F" w:rsidP="009E7F80">
                            <w:pPr>
                              <w:jc w:val="center"/>
                              <w:rPr>
                                <w:caps/>
                                <w:color w:val="7FCDE6"/>
                                <w:sz w:val="36"/>
                                <w:szCs w:val="36"/>
                              </w:rPr>
                            </w:pPr>
                            <w:r w:rsidRPr="00AF196E">
                              <w:rPr>
                                <w:rFonts w:ascii="Arial" w:hAnsi="Arial" w:cs="Arial"/>
                                <w:b/>
                                <w:caps/>
                                <w:color w:val="FFFFFF"/>
                                <w:spacing w:val="30"/>
                                <w:sz w:val="32"/>
                                <w:szCs w:val="32"/>
                              </w:rPr>
                              <w:t xml:space="preserve">LES </w:t>
                            </w:r>
                            <w:r>
                              <w:rPr>
                                <w:rFonts w:ascii="Arial" w:hAnsi="Arial" w:cs="Arial"/>
                                <w:b/>
                                <w:caps/>
                                <w:color w:val="FFFFFF"/>
                                <w:spacing w:val="30"/>
                                <w:sz w:val="32"/>
                                <w:szCs w:val="32"/>
                              </w:rPr>
                              <w:t>TESTS RéGLEMENTAIRES</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6B9D1A" id="Rectangle 73749" o:spid="_x0000_s1037" style="position:absolute;left:0;text-align:left;margin-left:464.15pt;margin-top:2.75pt;width:40.15pt;height:658.7pt;z-index:251942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" fillcolor="#d14a95 [3204]" stroked="f">
                <v:textbox style="layout-flow:vertical">
                  <w:txbxContent>
                    <w:p w14:paraId="018B0A95" w14:textId="77777777" w:rsidR="00EB106F" w:rsidRPr="002B0FF2" w:rsidRDefault="00EB106F" w:rsidP="009E7F80">
                      <w:pPr>
                        <w:jc w:val="center"/>
                        <w:rPr>
                          <w:caps/>
                          <w:color w:val="7FCDE6"/>
                          <w:sz w:val="36"/>
                          <w:szCs w:val="36"/>
                        </w:rPr>
                      </w:pPr>
                      <w:r w:rsidRPr="00AF196E">
                        <w:rPr>
                          <w:rFonts w:ascii="Arial" w:hAnsi="Arial" w:cs="Arial"/>
                          <w:b/>
                          <w:caps/>
                          <w:color w:val="FFFFFF"/>
                          <w:spacing w:val="30"/>
                          <w:sz w:val="32"/>
                          <w:szCs w:val="32"/>
                        </w:rPr>
                        <w:t xml:space="preserve">LES </w:t>
                      </w:r>
                      <w:r>
                        <w:rPr>
                          <w:rFonts w:ascii="Arial" w:hAnsi="Arial" w:cs="Arial"/>
                          <w:b/>
                          <w:caps/>
                          <w:color w:val="FFFFFF"/>
                          <w:spacing w:val="30"/>
                          <w:sz w:val="32"/>
                          <w:szCs w:val="32"/>
                        </w:rPr>
                        <w:t>TESTS RéGLEMENTAIRES</w:t>
                      </w:r>
                    </w:p>
                  </w:txbxContent>
                </v:textbox>
                <w10:wrap type="through"/>
              </v:rect>
            </w:pict>
          </mc:Fallback>
        </mc:AlternateContent>
      </w:r>
      <w:r w:rsidR="00340855">
        <w:rPr>
          <w:rFonts w:asciiTheme="majorHAnsi" w:hAnsiTheme="majorHAnsi" w:cstheme="majorHAnsi"/>
          <w:b/>
          <w:color w:val="D14A95" w:themeColor="accent1"/>
        </w:rPr>
        <w:t>Point</w:t>
      </w:r>
      <w:r w:rsidR="00340855" w:rsidRPr="00120C2A">
        <w:rPr>
          <w:rFonts w:asciiTheme="majorHAnsi" w:hAnsiTheme="majorHAnsi" w:cstheme="majorHAnsi"/>
          <w:b/>
          <w:color w:val="D14A95" w:themeColor="accent1"/>
        </w:rPr>
        <w:t xml:space="preserve"> d’attention</w:t>
      </w:r>
    </w:p>
    <w:p w14:paraId="4B9757F6" w14:textId="3F7B591E" w:rsidR="00340855" w:rsidRDefault="00340855" w:rsidP="00120C2A">
      <w:pPr>
        <w:ind w:left="360"/>
        <w:rPr>
          <w:rFonts w:asciiTheme="majorHAnsi" w:hAnsiTheme="majorHAnsi" w:cstheme="majorHAnsi"/>
        </w:rPr>
      </w:pPr>
    </w:p>
    <w:p w14:paraId="2FC81FD9" w14:textId="10B903D0" w:rsidR="00C45809" w:rsidRPr="00340855" w:rsidRDefault="00C45809" w:rsidP="004A2802">
      <w:pPr>
        <w:pStyle w:val="Paragraphedeliste"/>
        <w:numPr>
          <w:ilvl w:val="0"/>
          <w:numId w:val="66"/>
        </w:numPr>
        <w:rPr>
          <w:rFonts w:asciiTheme="majorHAnsi" w:hAnsiTheme="majorHAnsi" w:cstheme="majorHAnsi"/>
        </w:rPr>
      </w:pPr>
      <w:r w:rsidRPr="00340855">
        <w:rPr>
          <w:rFonts w:asciiTheme="majorHAnsi" w:hAnsiTheme="majorHAnsi" w:cstheme="majorHAnsi"/>
        </w:rPr>
        <w:t>Ces opérations manuelles sont notamment nécessaires lorsque, dans une première exécution, le rapport produit indique qu</w:t>
      </w:r>
      <w:proofErr w:type="gramStart"/>
      <w:r w:rsidRPr="00340855">
        <w:rPr>
          <w:rFonts w:asciiTheme="majorHAnsi" w:hAnsiTheme="majorHAnsi" w:cstheme="majorHAnsi"/>
        </w:rPr>
        <w:t>’«</w:t>
      </w:r>
      <w:proofErr w:type="gramEnd"/>
      <w:r w:rsidRPr="00340855">
        <w:rPr>
          <w:rFonts w:asciiTheme="majorHAnsi" w:hAnsiTheme="majorHAnsi" w:cstheme="majorHAnsi"/>
        </w:rPr>
        <w:t xml:space="preserve"> il n’a pas été possible d’identifier » les primes comme ci-dessous, par </w:t>
      </w:r>
      <w:r w:rsidR="00C83932">
        <w:rPr>
          <w:rFonts w:asciiTheme="majorHAnsi" w:hAnsiTheme="majorHAnsi" w:cstheme="majorHAnsi"/>
        </w:rPr>
        <w:t>ex.</w:t>
      </w:r>
      <w:r w:rsidR="00C059F9" w:rsidRPr="00340855">
        <w:rPr>
          <w:rFonts w:asciiTheme="majorHAnsi" w:hAnsiTheme="majorHAnsi" w:cstheme="majorHAnsi"/>
        </w:rPr>
        <w:t> </w:t>
      </w:r>
      <w:r w:rsidRPr="00340855">
        <w:rPr>
          <w:rFonts w:asciiTheme="majorHAnsi" w:hAnsiTheme="majorHAnsi" w:cstheme="majorHAnsi"/>
        </w:rPr>
        <w:t>:</w:t>
      </w:r>
    </w:p>
    <w:p w14:paraId="5F8791F8" w14:textId="24A7667D" w:rsidR="00C45809" w:rsidRPr="00120C2A" w:rsidRDefault="00340855" w:rsidP="00340855">
      <w:pPr>
        <w:rPr>
          <w:rFonts w:asciiTheme="majorHAnsi" w:hAnsiTheme="majorHAnsi" w:cstheme="majorHAnsi"/>
        </w:rPr>
      </w:pPr>
      <w:r w:rsidRPr="00C922FD">
        <w:rPr>
          <w:noProof/>
        </w:rPr>
        <w:drawing>
          <wp:anchor distT="0" distB="0" distL="114300" distR="114300" simplePos="0" relativeHeight="251825152" behindDoc="0" locked="0" layoutInCell="1" allowOverlap="1" wp14:anchorId="0FFCAE29" wp14:editId="4CBC21FD">
            <wp:simplePos x="0" y="0"/>
            <wp:positionH relativeFrom="margin">
              <wp:posOffset>84152</wp:posOffset>
            </wp:positionH>
            <wp:positionV relativeFrom="page">
              <wp:posOffset>2239811</wp:posOffset>
            </wp:positionV>
            <wp:extent cx="5445760" cy="857250"/>
            <wp:effectExtent l="19050" t="19050" r="21590" b="19050"/>
            <wp:wrapThrough wrapText="bothSides">
              <wp:wrapPolygon edited="0">
                <wp:start x="-76" y="-480"/>
                <wp:lineTo x="-76" y="21600"/>
                <wp:lineTo x="21610" y="21600"/>
                <wp:lineTo x="21610" y="-480"/>
                <wp:lineTo x="-76" y="-480"/>
              </wp:wrapPolygon>
            </wp:wrapThrough>
            <wp:docPr id="232" name="Imag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4684" t="33029" r="2881" b="23237"/>
                    <a:stretch/>
                  </pic:blipFill>
                  <pic:spPr bwMode="auto">
                    <a:xfrm>
                      <a:off x="0" y="0"/>
                      <a:ext cx="5445760" cy="857250"/>
                    </a:xfrm>
                    <a:prstGeom prst="rect">
                      <a:avLst/>
                    </a:prstGeom>
                    <a:ln w="3175">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0CFFE9" w14:textId="77777777" w:rsidR="00340855" w:rsidRDefault="00340855" w:rsidP="00C45809">
      <w:pPr>
        <w:suppressAutoHyphens/>
        <w:spacing w:after="200"/>
        <w:rPr>
          <w:rFonts w:asciiTheme="majorHAnsi" w:hAnsiTheme="majorHAnsi" w:cstheme="majorHAnsi"/>
        </w:rPr>
      </w:pPr>
    </w:p>
    <w:p w14:paraId="1D23BA34" w14:textId="16183777" w:rsidR="00C45809" w:rsidRPr="001F7052" w:rsidRDefault="00C43818" w:rsidP="00C45809">
      <w:pPr>
        <w:suppressAutoHyphens/>
        <w:spacing w:after="200"/>
        <w:rPr>
          <w:rFonts w:asciiTheme="majorHAnsi" w:hAnsiTheme="majorHAnsi" w:cstheme="majorHAnsi"/>
          <w:b/>
          <w:u w:val="single"/>
        </w:rPr>
      </w:pPr>
      <w:r>
        <w:rPr>
          <w:rFonts w:asciiTheme="majorHAnsi" w:hAnsiTheme="majorHAnsi" w:cstheme="majorHAnsi"/>
        </w:rPr>
        <w:t>Pour information,</w:t>
      </w:r>
      <w:r w:rsidR="00C45809" w:rsidRPr="009F47F6">
        <w:rPr>
          <w:rFonts w:asciiTheme="majorHAnsi" w:hAnsiTheme="majorHAnsi" w:cstheme="majorHAnsi"/>
        </w:rPr>
        <w:t xml:space="preserve"> cf.</w:t>
      </w:r>
      <w:r w:rsidR="00C45809" w:rsidRPr="00BB21DD">
        <w:rPr>
          <w:rFonts w:asciiTheme="majorHAnsi" w:hAnsiTheme="majorHAnsi" w:cstheme="majorHAnsi"/>
          <w:b/>
        </w:rPr>
        <w:t xml:space="preserve"> </w:t>
      </w:r>
      <w:commentRangeStart w:id="80"/>
      <w:commentRangeStart w:id="81"/>
      <w:r w:rsidR="00C45809" w:rsidRPr="00D20CBF">
        <w:rPr>
          <w:rFonts w:asciiTheme="majorHAnsi" w:hAnsiTheme="majorHAnsi" w:cstheme="majorHAnsi"/>
        </w:rPr>
        <w:t>annexe n°</w:t>
      </w:r>
      <w:r w:rsidR="00C45809">
        <w:rPr>
          <w:rFonts w:asciiTheme="majorHAnsi" w:hAnsiTheme="majorHAnsi" w:cstheme="majorHAnsi"/>
        </w:rPr>
        <w:t> </w:t>
      </w:r>
      <w:r w:rsidR="00C45809" w:rsidRPr="00D20CBF">
        <w:rPr>
          <w:rFonts w:asciiTheme="majorHAnsi" w:hAnsiTheme="majorHAnsi" w:cstheme="majorHAnsi"/>
        </w:rPr>
        <w:t xml:space="preserve">4 </w:t>
      </w:r>
      <w:commentRangeEnd w:id="80"/>
      <w:r w:rsidR="00C555B7">
        <w:rPr>
          <w:rStyle w:val="Marquedecommentaire"/>
        </w:rPr>
        <w:commentReference w:id="80"/>
      </w:r>
      <w:commentRangeEnd w:id="81"/>
      <w:r w:rsidR="00697BCB">
        <w:rPr>
          <w:rStyle w:val="Marquedecommentaire"/>
        </w:rPr>
        <w:commentReference w:id="81"/>
      </w:r>
      <w:r w:rsidR="00C45809" w:rsidRPr="00D20CBF">
        <w:rPr>
          <w:rFonts w:asciiTheme="majorHAnsi" w:hAnsiTheme="majorHAnsi" w:cstheme="majorHAnsi"/>
        </w:rPr>
        <w:t>du présent guide</w:t>
      </w:r>
      <w:r w:rsidR="00C45809">
        <w:rPr>
          <w:rFonts w:asciiTheme="majorHAnsi" w:hAnsiTheme="majorHAnsi" w:cstheme="majorHAnsi"/>
        </w:rPr>
        <w:t xml:space="preserve"> </w:t>
      </w:r>
      <w:r w:rsidR="00625F92">
        <w:rPr>
          <w:rFonts w:asciiTheme="majorHAnsi" w:hAnsiTheme="majorHAnsi" w:cstheme="majorHAnsi"/>
        </w:rPr>
        <w:t>et</w:t>
      </w:r>
      <w:r w:rsidR="00C45809">
        <w:rPr>
          <w:rFonts w:asciiTheme="majorHAnsi" w:hAnsiTheme="majorHAnsi" w:cstheme="majorHAnsi"/>
        </w:rPr>
        <w:t xml:space="preserve"> </w:t>
      </w:r>
      <w:r w:rsidR="00C45809" w:rsidRPr="009F47F6">
        <w:t>le guide technique de l’utilisateu</w:t>
      </w:r>
      <w:r w:rsidR="00954FD3">
        <w:t>r</w:t>
      </w:r>
      <w:r w:rsidR="00625F92" w:rsidRPr="009F47F6">
        <w:t>, relatif aux extractions.</w:t>
      </w:r>
    </w:p>
    <w:p w14:paraId="4C0ACFE8" w14:textId="52FF1B63" w:rsidR="00740A74" w:rsidRDefault="00F84BA0" w:rsidP="00D20CBF">
      <w:pPr>
        <w:spacing w:after="200"/>
        <w:rPr>
          <w:rFonts w:asciiTheme="majorHAnsi" w:hAnsiTheme="majorHAnsi" w:cstheme="majorHAnsi"/>
        </w:rPr>
      </w:pPr>
      <w:r>
        <w:rPr>
          <w:rFonts w:asciiTheme="majorHAnsi" w:hAnsiTheme="majorHAnsi" w:cstheme="majorHAnsi"/>
        </w:rPr>
        <w:t>L</w:t>
      </w:r>
      <w:r w:rsidRPr="001F7052">
        <w:rPr>
          <w:rFonts w:asciiTheme="majorHAnsi" w:hAnsiTheme="majorHAnsi" w:cstheme="majorHAnsi"/>
        </w:rPr>
        <w:t xml:space="preserve">e </w:t>
      </w:r>
      <w:r w:rsidRPr="00550E60">
        <w:rPr>
          <w:rFonts w:asciiTheme="majorHAnsi" w:hAnsiTheme="majorHAnsi" w:cstheme="majorHAnsi"/>
        </w:rPr>
        <w:t>mode</w:t>
      </w:r>
      <w:r w:rsidRPr="001F7052">
        <w:rPr>
          <w:rFonts w:asciiTheme="majorHAnsi" w:hAnsiTheme="majorHAnsi" w:cstheme="majorHAnsi"/>
          <w:b/>
        </w:rPr>
        <w:t xml:space="preserve"> </w:t>
      </w:r>
      <w:r w:rsidRPr="001F7052">
        <w:rPr>
          <w:rFonts w:asciiTheme="majorHAnsi" w:hAnsiTheme="majorHAnsi" w:cstheme="majorHAnsi"/>
        </w:rPr>
        <w:t>automatique</w:t>
      </w:r>
      <w:r w:rsidRPr="001F7052">
        <w:rPr>
          <w:rFonts w:asciiTheme="majorHAnsi" w:hAnsiTheme="majorHAnsi" w:cstheme="majorHAnsi"/>
          <w:b/>
        </w:rPr>
        <w:t xml:space="preserve"> </w:t>
      </w:r>
      <w:r w:rsidRPr="001F7052">
        <w:rPr>
          <w:rFonts w:asciiTheme="majorHAnsi" w:hAnsiTheme="majorHAnsi" w:cstheme="majorHAnsi"/>
        </w:rPr>
        <w:t>également</w:t>
      </w:r>
      <w:r>
        <w:rPr>
          <w:rFonts w:asciiTheme="majorHAnsi" w:hAnsiTheme="majorHAnsi" w:cstheme="majorHAnsi"/>
          <w:b/>
        </w:rPr>
        <w:t xml:space="preserve"> </w:t>
      </w:r>
      <w:r w:rsidRPr="001F7052">
        <w:rPr>
          <w:rFonts w:asciiTheme="majorHAnsi" w:hAnsiTheme="majorHAnsi" w:cstheme="majorHAnsi"/>
        </w:rPr>
        <w:t xml:space="preserve">dit </w:t>
      </w:r>
      <w:r w:rsidRPr="001F7052">
        <w:rPr>
          <w:rFonts w:asciiTheme="majorHAnsi" w:hAnsiTheme="majorHAnsi" w:cstheme="majorHAnsi"/>
          <w:b/>
        </w:rPr>
        <w:t>heuristique</w:t>
      </w:r>
      <w:r>
        <w:rPr>
          <w:rFonts w:asciiTheme="majorHAnsi" w:hAnsiTheme="majorHAnsi" w:cstheme="majorHAnsi"/>
          <w:b/>
        </w:rPr>
        <w:t>,</w:t>
      </w:r>
      <w:r w:rsidRPr="001F7052">
        <w:rPr>
          <w:rFonts w:asciiTheme="majorHAnsi" w:hAnsiTheme="majorHAnsi" w:cstheme="majorHAnsi"/>
        </w:rPr>
        <w:t xml:space="preserve"> qui utilise les libellés des lignes de paye pour réaliser les contrôles</w:t>
      </w:r>
      <w:r>
        <w:rPr>
          <w:rFonts w:asciiTheme="majorHAnsi" w:hAnsiTheme="majorHAnsi" w:cstheme="majorHAnsi"/>
        </w:rPr>
        <w:t>, essaye d’identifier leur sens</w:t>
      </w:r>
      <w:r w:rsidRPr="001F7052">
        <w:rPr>
          <w:rFonts w:asciiTheme="majorHAnsi" w:hAnsiTheme="majorHAnsi" w:cstheme="majorHAnsi"/>
        </w:rPr>
        <w:t xml:space="preserve"> et ne nécessite aucune action supplémentaire</w:t>
      </w:r>
      <w:r>
        <w:rPr>
          <w:rFonts w:asciiTheme="majorHAnsi" w:hAnsiTheme="majorHAnsi" w:cstheme="majorHAnsi"/>
        </w:rPr>
        <w:t> ; ce mode d’exécution peut toutefois être mis en défaut par des libellés non reconnus</w:t>
      </w:r>
      <w:r w:rsidR="00833634">
        <w:rPr>
          <w:rFonts w:asciiTheme="majorHAnsi" w:hAnsiTheme="majorHAnsi" w:cstheme="majorHAnsi"/>
        </w:rPr>
        <w:t>.</w:t>
      </w:r>
    </w:p>
    <w:p w14:paraId="1FCA8852" w14:textId="77777777" w:rsidR="00340855" w:rsidRPr="00340855" w:rsidRDefault="00340855" w:rsidP="00D20CBF">
      <w:pPr>
        <w:spacing w:after="200"/>
        <w:rPr>
          <w:rFonts w:asciiTheme="majorHAnsi" w:hAnsiTheme="majorHAnsi" w:cstheme="majorHAnsi"/>
        </w:rPr>
      </w:pPr>
    </w:p>
    <w:p w14:paraId="5A9E324D" w14:textId="035046DB" w:rsidR="00E2667D" w:rsidRPr="00C922FD" w:rsidRDefault="00E2667D" w:rsidP="00D20CBF">
      <w:pPr>
        <w:spacing w:after="200"/>
        <w:jc w:val="left"/>
        <w:rPr>
          <w:rFonts w:asciiTheme="majorHAnsi" w:hAnsiTheme="majorHAnsi" w:cstheme="majorHAnsi"/>
        </w:rPr>
      </w:pPr>
      <w:r w:rsidRPr="00C922FD">
        <w:rPr>
          <w:rFonts w:asciiTheme="majorHAnsi" w:hAnsiTheme="majorHAnsi" w:cstheme="majorHAnsi"/>
        </w:rPr>
        <w:br w:type="page"/>
      </w:r>
    </w:p>
    <w:p w14:paraId="4687AE99" w14:textId="03F17C5C" w:rsidR="003B3039" w:rsidRPr="008D0ED3" w:rsidRDefault="00371539" w:rsidP="00120C2A">
      <w:pPr>
        <w:pStyle w:val="Titre1"/>
        <w:shd w:val="clear" w:color="auto" w:fill="D14A95" w:themeFill="accent1"/>
        <w:rPr>
          <w:rFonts w:cstheme="majorHAnsi"/>
          <w:shd w:val="clear" w:color="auto" w:fill="D14A95" w:themeFill="accent1"/>
        </w:rPr>
      </w:pPr>
      <w:bookmarkStart w:id="82" w:name="_Toc493088727"/>
      <w:r w:rsidRPr="00D00D00">
        <w:rPr>
          <w:rFonts w:eastAsia="Calibri" w:cstheme="majorHAnsi"/>
          <w:noProof/>
          <w:shd w:val="clear" w:color="auto" w:fill="D14A95" w:themeFill="accent1"/>
        </w:rPr>
        <w:lastRenderedPageBreak/>
        <mc:AlternateContent>
          <mc:Choice Requires="wps">
            <w:drawing>
              <wp:anchor distT="0" distB="0" distL="114300" distR="114300" simplePos="0" relativeHeight="251835392" behindDoc="0" locked="0" layoutInCell="1" allowOverlap="1" wp14:anchorId="2AF213D8" wp14:editId="49B85611">
                <wp:simplePos x="0" y="0"/>
                <wp:positionH relativeFrom="column">
                  <wp:posOffset>-734667</wp:posOffset>
                </wp:positionH>
                <wp:positionV relativeFrom="paragraph">
                  <wp:posOffset>524</wp:posOffset>
                </wp:positionV>
                <wp:extent cx="509905" cy="8365490"/>
                <wp:effectExtent l="0" t="0" r="4445" b="0"/>
                <wp:wrapThrough wrapText="bothSides">
                  <wp:wrapPolygon edited="0">
                    <wp:start x="0" y="0"/>
                    <wp:lineTo x="0" y="21544"/>
                    <wp:lineTo x="20981" y="21544"/>
                    <wp:lineTo x="20981" y="0"/>
                    <wp:lineTo x="0" y="0"/>
                  </wp:wrapPolygon>
                </wp:wrapThrough>
                <wp:docPr id="236" name="Rectangle 236"/>
                <wp:cNvGraphicFramePr/>
                <a:graphic xmlns:a="http://schemas.openxmlformats.org/drawingml/2006/main">
                  <a:graphicData uri="http://schemas.microsoft.com/office/word/2010/wordprocessingShape">
                    <wps:wsp>
                      <wps:cNvSpPr/>
                      <wps:spPr>
                        <a:xfrm>
                          <a:off x="0" y="0"/>
                          <a:ext cx="509905" cy="8365490"/>
                        </a:xfrm>
                        <a:prstGeom prst="rect">
                          <a:avLst/>
                        </a:prstGeom>
                        <a:solidFill>
                          <a:schemeClr val="accent1"/>
                        </a:solidFill>
                        <a:ln w="9525" cap="flat" cmpd="sng" algn="ctr">
                          <a:noFill/>
                          <a:prstDash val="solid"/>
                        </a:ln>
                        <a:effectLst/>
                      </wps:spPr>
                      <wps:txbx>
                        <w:txbxContent>
                          <w:p w14:paraId="53ADE582" w14:textId="77777777" w:rsidR="00EB106F" w:rsidRPr="002B0FF2" w:rsidRDefault="00EB106F" w:rsidP="004F4AF7">
                            <w:pPr>
                              <w:jc w:val="center"/>
                              <w:rPr>
                                <w:caps/>
                                <w:color w:val="7FCDE6"/>
                                <w:sz w:val="36"/>
                                <w:szCs w:val="36"/>
                              </w:rPr>
                            </w:pPr>
                            <w:r w:rsidRPr="00AF196E">
                              <w:rPr>
                                <w:rFonts w:ascii="Arial" w:hAnsi="Arial" w:cs="Arial"/>
                                <w:b/>
                                <w:caps/>
                                <w:color w:val="FFFFFF"/>
                                <w:spacing w:val="30"/>
                                <w:sz w:val="32"/>
                                <w:szCs w:val="32"/>
                              </w:rPr>
                              <w:t xml:space="preserve">LES </w:t>
                            </w:r>
                            <w:r>
                              <w:rPr>
                                <w:rFonts w:ascii="Arial" w:hAnsi="Arial" w:cs="Arial"/>
                                <w:b/>
                                <w:caps/>
                                <w:color w:val="FFFFFF"/>
                                <w:spacing w:val="30"/>
                                <w:sz w:val="32"/>
                                <w:szCs w:val="32"/>
                              </w:rPr>
                              <w:t>TESTS RéGLEMENTAIRES</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F213D8" id="Rectangle 236" o:spid="_x0000_s1038" style="position:absolute;margin-left:-57.85pt;margin-top:.05pt;width:40.15pt;height:658.7pt;z-index:251835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" fillcolor="#d14a95 [3204]" stroked="f">
                <v:textbox style="layout-flow:vertical;mso-layout-flow-alt:bottom-to-top">
                  <w:txbxContent>
                    <w:p w14:paraId="53ADE582" w14:textId="77777777" w:rsidR="00EB106F" w:rsidRPr="002B0FF2" w:rsidRDefault="00EB106F" w:rsidP="004F4AF7">
                      <w:pPr>
                        <w:jc w:val="center"/>
                        <w:rPr>
                          <w:caps/>
                          <w:color w:val="7FCDE6"/>
                          <w:sz w:val="36"/>
                          <w:szCs w:val="36"/>
                        </w:rPr>
                      </w:pPr>
                      <w:r w:rsidRPr="00AF196E">
                        <w:rPr>
                          <w:rFonts w:ascii="Arial" w:hAnsi="Arial" w:cs="Arial"/>
                          <w:b/>
                          <w:caps/>
                          <w:color w:val="FFFFFF"/>
                          <w:spacing w:val="30"/>
                          <w:sz w:val="32"/>
                          <w:szCs w:val="32"/>
                        </w:rPr>
                        <w:t xml:space="preserve">LES </w:t>
                      </w:r>
                      <w:r>
                        <w:rPr>
                          <w:rFonts w:ascii="Arial" w:hAnsi="Arial" w:cs="Arial"/>
                          <w:b/>
                          <w:caps/>
                          <w:color w:val="FFFFFF"/>
                          <w:spacing w:val="30"/>
                          <w:sz w:val="32"/>
                          <w:szCs w:val="32"/>
                        </w:rPr>
                        <w:t>TESTS RéGLEMENTAIRES</w:t>
                      </w:r>
                    </w:p>
                  </w:txbxContent>
                </v:textbox>
                <w10:wrap type="through"/>
              </v:rect>
            </w:pict>
          </mc:Fallback>
        </mc:AlternateContent>
      </w:r>
      <w:r w:rsidRPr="00D00D00">
        <w:rPr>
          <w:rFonts w:cstheme="majorHAnsi"/>
          <w:shd w:val="clear" w:color="auto" w:fill="D14A95" w:themeFill="accent1"/>
        </w:rPr>
        <w:t xml:space="preserve">FICHE N° 3 </w:t>
      </w:r>
      <w:r w:rsidR="007818A0" w:rsidRPr="008D0ED3">
        <w:rPr>
          <w:rFonts w:cstheme="majorHAnsi"/>
          <w:shd w:val="clear" w:color="auto" w:fill="D14A95" w:themeFill="accent1"/>
        </w:rPr>
        <w:t xml:space="preserve">- </w:t>
      </w:r>
      <w:r w:rsidR="006A3D16" w:rsidRPr="008D0ED3">
        <w:rPr>
          <w:rFonts w:cstheme="majorHAnsi"/>
          <w:shd w:val="clear" w:color="auto" w:fill="D14A95" w:themeFill="accent1"/>
        </w:rPr>
        <w:t>CONTRÔLER LA NOUVELLE BONIFICATION INDICIAIRE (NBI)</w:t>
      </w:r>
      <w:bookmarkEnd w:id="82"/>
    </w:p>
    <w:p w14:paraId="4D9B13DE" w14:textId="48E9938D" w:rsidR="00074290" w:rsidRPr="00D00D00" w:rsidRDefault="009F3391">
      <w:pPr>
        <w:spacing w:before="240"/>
        <w:rPr>
          <w:rFonts w:asciiTheme="majorHAnsi" w:hAnsiTheme="majorHAnsi" w:cstheme="majorHAnsi"/>
        </w:rPr>
      </w:pPr>
      <w:proofErr w:type="gramStart"/>
      <w:r w:rsidRPr="00D00D00">
        <w:rPr>
          <w:rFonts w:asciiTheme="majorHAnsi" w:hAnsiTheme="majorHAnsi" w:cstheme="majorHAnsi"/>
          <w:b/>
          <w:u w:val="single"/>
        </w:rPr>
        <w:t>Objectif</w:t>
      </w:r>
      <w:r w:rsidR="00BE36BB">
        <w:rPr>
          <w:rFonts w:asciiTheme="majorHAnsi" w:hAnsiTheme="majorHAnsi" w:cstheme="majorHAnsi"/>
          <w:b/>
          <w:u w:val="single"/>
        </w:rPr>
        <w:t>s</w:t>
      </w:r>
      <w:r w:rsidRPr="00D00D00">
        <w:rPr>
          <w:rFonts w:asciiTheme="majorHAnsi" w:hAnsiTheme="majorHAnsi" w:cstheme="majorHAnsi"/>
        </w:rPr>
        <w:t xml:space="preserve">  </w:t>
      </w:r>
      <w:r w:rsidR="00764557" w:rsidRPr="00D00D00">
        <w:rPr>
          <w:rFonts w:asciiTheme="majorHAnsi" w:hAnsiTheme="majorHAnsi" w:cstheme="majorHAnsi"/>
        </w:rPr>
        <w:t>:</w:t>
      </w:r>
      <w:proofErr w:type="gramEnd"/>
    </w:p>
    <w:p w14:paraId="02EC18BA" w14:textId="77777777" w:rsidR="00A72B3E" w:rsidRPr="00A72B3E" w:rsidRDefault="00A72B3E" w:rsidP="004A2802">
      <w:pPr>
        <w:pStyle w:val="Paragraphedeliste"/>
        <w:numPr>
          <w:ilvl w:val="0"/>
          <w:numId w:val="41"/>
        </w:numPr>
        <w:rPr>
          <w:rFonts w:asciiTheme="majorHAnsi" w:hAnsiTheme="majorHAnsi" w:cstheme="majorHAnsi"/>
        </w:rPr>
      </w:pPr>
      <w:r w:rsidRPr="00A72B3E">
        <w:rPr>
          <w:rFonts w:asciiTheme="majorHAnsi" w:hAnsiTheme="majorHAnsi" w:cstheme="majorHAnsi"/>
        </w:rPr>
        <w:t xml:space="preserve">Vérifier les </w:t>
      </w:r>
      <w:r w:rsidR="007050E1" w:rsidRPr="00A72B3E">
        <w:rPr>
          <w:rFonts w:asciiTheme="majorHAnsi" w:hAnsiTheme="majorHAnsi" w:cstheme="majorHAnsi"/>
        </w:rPr>
        <w:t>conditions d’attribution de la NBI</w:t>
      </w:r>
      <w:r w:rsidRPr="00A72B3E">
        <w:rPr>
          <w:rFonts w:asciiTheme="majorHAnsi" w:hAnsiTheme="majorHAnsi" w:cstheme="majorHAnsi"/>
        </w:rPr>
        <w:t xml:space="preserve"> ; </w:t>
      </w:r>
    </w:p>
    <w:p w14:paraId="1B7BDBF5" w14:textId="2DF35FF2" w:rsidR="00A72B3E" w:rsidRDefault="00BE36BB" w:rsidP="004A2802">
      <w:pPr>
        <w:pStyle w:val="Paragraphedeliste"/>
        <w:numPr>
          <w:ilvl w:val="0"/>
          <w:numId w:val="41"/>
        </w:numPr>
        <w:rPr>
          <w:rFonts w:asciiTheme="majorHAnsi" w:hAnsiTheme="majorHAnsi" w:cstheme="majorHAnsi"/>
        </w:rPr>
      </w:pPr>
      <w:r>
        <w:rPr>
          <w:rFonts w:asciiTheme="majorHAnsi" w:hAnsiTheme="majorHAnsi" w:cstheme="majorHAnsi"/>
        </w:rPr>
        <w:t>R</w:t>
      </w:r>
      <w:r w:rsidR="007050E1" w:rsidRPr="00A72B3E">
        <w:rPr>
          <w:rFonts w:asciiTheme="majorHAnsi" w:hAnsiTheme="majorHAnsi" w:cstheme="majorHAnsi"/>
        </w:rPr>
        <w:t>elever un é</w:t>
      </w:r>
      <w:r w:rsidR="00A72B3E">
        <w:rPr>
          <w:rFonts w:asciiTheme="majorHAnsi" w:hAnsiTheme="majorHAnsi" w:cstheme="majorHAnsi"/>
        </w:rPr>
        <w:t>ventuel é</w:t>
      </w:r>
      <w:r w:rsidR="007050E1" w:rsidRPr="00A72B3E">
        <w:rPr>
          <w:rFonts w:asciiTheme="majorHAnsi" w:hAnsiTheme="majorHAnsi" w:cstheme="majorHAnsi"/>
        </w:rPr>
        <w:t xml:space="preserve">largissement du </w:t>
      </w:r>
      <w:r w:rsidR="007B2300" w:rsidRPr="00A72B3E">
        <w:rPr>
          <w:rFonts w:asciiTheme="majorHAnsi" w:hAnsiTheme="majorHAnsi" w:cstheme="majorHAnsi"/>
        </w:rPr>
        <w:t>nombre de</w:t>
      </w:r>
      <w:r w:rsidR="0003175C" w:rsidRPr="00A72B3E">
        <w:rPr>
          <w:rFonts w:asciiTheme="majorHAnsi" w:hAnsiTheme="majorHAnsi" w:cstheme="majorHAnsi"/>
        </w:rPr>
        <w:t xml:space="preserve"> ce</w:t>
      </w:r>
      <w:r w:rsidR="00A72B3E">
        <w:rPr>
          <w:rFonts w:asciiTheme="majorHAnsi" w:hAnsiTheme="majorHAnsi" w:cstheme="majorHAnsi"/>
        </w:rPr>
        <w:t xml:space="preserve">s bénéficiaires. </w:t>
      </w:r>
    </w:p>
    <w:p w14:paraId="6471668F" w14:textId="55FE28A6" w:rsidR="00BE36BB" w:rsidRDefault="00BE36BB" w:rsidP="00A72B3E">
      <w:pPr>
        <w:rPr>
          <w:rFonts w:asciiTheme="majorHAnsi" w:hAnsiTheme="majorHAnsi" w:cstheme="majorHAnsi"/>
        </w:rPr>
      </w:pPr>
      <w:r w:rsidRPr="00126F22">
        <w:rPr>
          <w:rFonts w:asciiTheme="majorHAnsi" w:hAnsiTheme="majorHAnsi" w:cstheme="majorHAnsi"/>
          <w:noProof/>
          <w:color w:val="D14A95" w:themeColor="accent1"/>
          <w:u w:val="single"/>
        </w:rPr>
        <w:drawing>
          <wp:anchor distT="0" distB="0" distL="114300" distR="114300" simplePos="0" relativeHeight="251970560" behindDoc="1" locked="0" layoutInCell="1" allowOverlap="1" wp14:anchorId="6F0A3347" wp14:editId="03AC9535">
            <wp:simplePos x="0" y="0"/>
            <wp:positionH relativeFrom="margin">
              <wp:posOffset>19050</wp:posOffset>
            </wp:positionH>
            <wp:positionV relativeFrom="page">
              <wp:posOffset>2435860</wp:posOffset>
            </wp:positionV>
            <wp:extent cx="600710" cy="546735"/>
            <wp:effectExtent l="0" t="0" r="0" b="5715"/>
            <wp:wrapThrough wrapText="bothSides">
              <wp:wrapPolygon edited="0">
                <wp:start x="8905" y="0"/>
                <wp:lineTo x="5480" y="1505"/>
                <wp:lineTo x="2055" y="6774"/>
                <wp:lineTo x="2740" y="12794"/>
                <wp:lineTo x="7535" y="19568"/>
                <wp:lineTo x="8220" y="21073"/>
                <wp:lineTo x="13015" y="21073"/>
                <wp:lineTo x="13700" y="19568"/>
                <wp:lineTo x="18495" y="12794"/>
                <wp:lineTo x="19865" y="8279"/>
                <wp:lineTo x="15755" y="753"/>
                <wp:lineTo x="12330" y="0"/>
                <wp:lineTo x="8905" y="0"/>
              </wp:wrapPolygon>
            </wp:wrapThrough>
            <wp:docPr id="252" name="Image 252" descr="D:\OUTILS\AmpouleJau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UTILS\AmpouleJaune.png"/>
                    <pic:cNvPicPr>
                      <a:picLocks noChangeAspect="1" noChangeArrowheads="1"/>
                    </pic:cNvPicPr>
                  </pic:nvPicPr>
                  <pic:blipFill>
                    <a:blip r:embed="rId27" cstate="print">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600710" cy="5467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7454B0" w14:textId="3EB7969B" w:rsidR="00BE36BB" w:rsidRDefault="00BE36BB" w:rsidP="00A72B3E">
      <w:pPr>
        <w:rPr>
          <w:rFonts w:asciiTheme="majorHAnsi" w:hAnsiTheme="majorHAnsi" w:cstheme="majorHAnsi"/>
          <w:color w:val="D14A95" w:themeColor="accent1"/>
        </w:rPr>
      </w:pPr>
      <w:r w:rsidRPr="00BE36BB">
        <w:rPr>
          <w:rFonts w:asciiTheme="majorHAnsi" w:hAnsiTheme="majorHAnsi" w:cstheme="majorHAnsi"/>
          <w:color w:val="D14A95" w:themeColor="accent1"/>
        </w:rPr>
        <w:t>Point d’attention</w:t>
      </w:r>
    </w:p>
    <w:p w14:paraId="2419900D" w14:textId="77777777" w:rsidR="00BE36BB" w:rsidRDefault="00BE36BB" w:rsidP="00A72B3E">
      <w:pPr>
        <w:rPr>
          <w:rFonts w:asciiTheme="majorHAnsi" w:hAnsiTheme="majorHAnsi" w:cstheme="majorHAnsi"/>
        </w:rPr>
      </w:pPr>
    </w:p>
    <w:p w14:paraId="62B63EBF" w14:textId="319BD62D" w:rsidR="008B3D2E" w:rsidRPr="00BE36BB" w:rsidRDefault="00A72B3E" w:rsidP="004A2802">
      <w:pPr>
        <w:pStyle w:val="Paragraphedeliste"/>
        <w:numPr>
          <w:ilvl w:val="0"/>
          <w:numId w:val="66"/>
        </w:numPr>
        <w:rPr>
          <w:rFonts w:asciiTheme="majorHAnsi" w:hAnsiTheme="majorHAnsi" w:cstheme="majorHAnsi"/>
        </w:rPr>
      </w:pPr>
      <w:r w:rsidRPr="00BE36BB">
        <w:rPr>
          <w:rFonts w:asciiTheme="majorHAnsi" w:hAnsiTheme="majorHAnsi" w:cstheme="majorHAnsi"/>
        </w:rPr>
        <w:t>L</w:t>
      </w:r>
      <w:r w:rsidR="007050E1" w:rsidRPr="00BE36BB">
        <w:rPr>
          <w:rFonts w:asciiTheme="majorHAnsi" w:hAnsiTheme="majorHAnsi" w:cstheme="majorHAnsi"/>
        </w:rPr>
        <w:t xml:space="preserve">a NBI </w:t>
      </w:r>
      <w:r w:rsidR="007B2300" w:rsidRPr="00BE36BB">
        <w:rPr>
          <w:rFonts w:asciiTheme="majorHAnsi" w:hAnsiTheme="majorHAnsi" w:cstheme="majorHAnsi"/>
        </w:rPr>
        <w:t xml:space="preserve">peut être utilisée </w:t>
      </w:r>
      <w:r w:rsidR="007050E1" w:rsidRPr="00BE36BB">
        <w:rPr>
          <w:rFonts w:asciiTheme="majorHAnsi" w:hAnsiTheme="majorHAnsi" w:cstheme="majorHAnsi"/>
        </w:rPr>
        <w:t xml:space="preserve">à des fins de valorisation indemnitaire </w:t>
      </w:r>
      <w:r w:rsidR="00484593" w:rsidRPr="00BE36BB">
        <w:rPr>
          <w:rFonts w:asciiTheme="majorHAnsi" w:hAnsiTheme="majorHAnsi" w:cstheme="majorHAnsi"/>
        </w:rPr>
        <w:t>plutôt que comme</w:t>
      </w:r>
      <w:r w:rsidR="007050E1" w:rsidRPr="00BE36BB">
        <w:rPr>
          <w:rFonts w:asciiTheme="majorHAnsi" w:hAnsiTheme="majorHAnsi" w:cstheme="majorHAnsi"/>
        </w:rPr>
        <w:t xml:space="preserve"> instrument de la gestion des ressources humaines servant à </w:t>
      </w:r>
      <w:r w:rsidR="0003175C" w:rsidRPr="00BE36BB">
        <w:rPr>
          <w:rFonts w:asciiTheme="majorHAnsi" w:hAnsiTheme="majorHAnsi" w:cstheme="majorHAnsi"/>
        </w:rPr>
        <w:t xml:space="preserve">compenser </w:t>
      </w:r>
      <w:r w:rsidR="007050E1" w:rsidRPr="00BE36BB">
        <w:rPr>
          <w:rFonts w:asciiTheme="majorHAnsi" w:hAnsiTheme="majorHAnsi" w:cstheme="majorHAnsi"/>
        </w:rPr>
        <w:t xml:space="preserve">certaines sujétions et </w:t>
      </w:r>
      <w:r w:rsidR="0003175C" w:rsidRPr="00BE36BB">
        <w:rPr>
          <w:rFonts w:asciiTheme="majorHAnsi" w:hAnsiTheme="majorHAnsi" w:cstheme="majorHAnsi"/>
        </w:rPr>
        <w:t>à rendre attractifs</w:t>
      </w:r>
      <w:r w:rsidR="007050E1" w:rsidRPr="00BE36BB">
        <w:rPr>
          <w:rFonts w:asciiTheme="majorHAnsi" w:hAnsiTheme="majorHAnsi" w:cstheme="majorHAnsi"/>
        </w:rPr>
        <w:t xml:space="preserve"> certains postes.</w:t>
      </w:r>
      <w:r w:rsidR="00F819EC" w:rsidRPr="00BE36BB" w:rsidDel="00F819EC">
        <w:rPr>
          <w:rFonts w:asciiTheme="majorHAnsi" w:hAnsiTheme="majorHAnsi" w:cstheme="majorHAnsi"/>
        </w:rPr>
        <w:t xml:space="preserve"> </w:t>
      </w:r>
      <w:bookmarkStart w:id="83" w:name="_Toc465669321"/>
      <w:bookmarkEnd w:id="83"/>
    </w:p>
    <w:p w14:paraId="68289DE5" w14:textId="711528C3" w:rsidR="00A72B3E" w:rsidRDefault="00A72B3E" w:rsidP="00A72B3E">
      <w:pPr>
        <w:spacing w:before="360"/>
        <w:rPr>
          <w:rFonts w:asciiTheme="majorHAnsi" w:hAnsiTheme="majorHAnsi" w:cstheme="majorHAnsi"/>
        </w:rPr>
      </w:pPr>
      <w:r w:rsidRPr="00A72B3E">
        <w:rPr>
          <w:rFonts w:asciiTheme="majorHAnsi" w:hAnsiTheme="majorHAnsi" w:cstheme="majorHAnsi"/>
          <w:b/>
        </w:rPr>
        <w:t xml:space="preserve">Rappel de la </w:t>
      </w:r>
      <w:commentRangeStart w:id="84"/>
      <w:commentRangeStart w:id="85"/>
      <w:r w:rsidRPr="00A72B3E">
        <w:rPr>
          <w:rFonts w:asciiTheme="majorHAnsi" w:hAnsiTheme="majorHAnsi" w:cstheme="majorHAnsi"/>
          <w:b/>
        </w:rPr>
        <w:t>règle</w:t>
      </w:r>
      <w:commentRangeEnd w:id="84"/>
      <w:r w:rsidR="00E5437F">
        <w:rPr>
          <w:rStyle w:val="Marquedecommentaire"/>
        </w:rPr>
        <w:commentReference w:id="84"/>
      </w:r>
      <w:commentRangeEnd w:id="85"/>
      <w:r w:rsidR="00697BCB">
        <w:rPr>
          <w:rStyle w:val="Marquedecommentaire"/>
        </w:rPr>
        <w:commentReference w:id="85"/>
      </w:r>
      <w:r>
        <w:rPr>
          <w:rFonts w:asciiTheme="majorHAnsi" w:hAnsiTheme="majorHAnsi" w:cstheme="majorHAnsi"/>
        </w:rPr>
        <w:t> :</w:t>
      </w:r>
    </w:p>
    <w:p w14:paraId="750BC739" w14:textId="03F42D72" w:rsidR="00A72B3E" w:rsidRPr="00126F22" w:rsidRDefault="00A72B3E" w:rsidP="00A72B3E">
      <w:pPr>
        <w:pBdr>
          <w:top w:val="single" w:sz="4" w:space="1" w:color="auto"/>
          <w:left w:val="single" w:sz="4" w:space="4" w:color="auto"/>
          <w:bottom w:val="single" w:sz="4" w:space="1" w:color="auto"/>
          <w:right w:val="single" w:sz="4" w:space="4" w:color="auto"/>
        </w:pBdr>
        <w:rPr>
          <w:rFonts w:asciiTheme="majorHAnsi" w:hAnsiTheme="majorHAnsi" w:cstheme="majorHAnsi"/>
        </w:rPr>
      </w:pPr>
      <w:r w:rsidRPr="00A72B3E">
        <w:rPr>
          <w:rFonts w:asciiTheme="majorHAnsi" w:hAnsiTheme="majorHAnsi" w:cstheme="majorHAnsi"/>
        </w:rPr>
        <w:t>La NBI (nouvelle bonification indiciaire), octroyée aux agents exerçant une responsabilité ou une tâche requérant une technicité particulière, se traduit par l'attribution de points d'indices majorés.</w:t>
      </w:r>
    </w:p>
    <w:p w14:paraId="41B49B2A" w14:textId="3C41EEED" w:rsidR="003B3039" w:rsidRPr="008D0ED3" w:rsidRDefault="00954FD3" w:rsidP="0011543C">
      <w:pPr>
        <w:pStyle w:val="Titre1"/>
        <w:spacing w:before="480" w:after="240"/>
      </w:pPr>
      <w:bookmarkStart w:id="86" w:name="_Toc493088728"/>
      <w:r>
        <w:rPr>
          <w:rFonts w:cstheme="majorHAnsi"/>
        </w:rPr>
        <w:t>A</w:t>
      </w:r>
      <w:r w:rsidR="0003175C">
        <w:t xml:space="preserve">XE N° 1 - </w:t>
      </w:r>
      <w:r w:rsidR="00497C52" w:rsidRPr="00CF087E">
        <w:t>Contr</w:t>
      </w:r>
      <w:ins w:id="87" w:author="Nicol, Fabrice" w:date="2017-09-19T17:06:00Z">
        <w:r w:rsidR="00C945D4">
          <w:t>Ô</w:t>
        </w:r>
      </w:ins>
      <w:del w:id="88" w:author="Nicol, Fabrice" w:date="2017-09-19T17:04:00Z">
        <w:r w:rsidR="00497C52" w:rsidRPr="00CF087E" w:rsidDel="00C945D4">
          <w:delText>ô</w:delText>
        </w:r>
      </w:del>
      <w:r w:rsidR="00497C52" w:rsidRPr="00CF087E">
        <w:t>ler</w:t>
      </w:r>
      <w:r w:rsidR="00497C52" w:rsidRPr="00FA59C0">
        <w:t xml:space="preserve"> l</w:t>
      </w:r>
      <w:r w:rsidR="00AE55AD" w:rsidRPr="008D0ED3">
        <w:t>’attribution de la NBI aux agents contractuels</w:t>
      </w:r>
      <w:bookmarkEnd w:id="86"/>
    </w:p>
    <w:p w14:paraId="66D63DC3" w14:textId="66C5B3F1" w:rsidR="00BC015C" w:rsidRPr="00D627D8" w:rsidRDefault="00BC015C" w:rsidP="00A247A3">
      <w:pPr>
        <w:spacing w:before="240"/>
        <w:rPr>
          <w:rFonts w:asciiTheme="majorHAnsi" w:hAnsiTheme="majorHAnsi" w:cstheme="majorHAnsi"/>
        </w:rPr>
      </w:pPr>
      <w:r w:rsidRPr="00D627D8">
        <w:rPr>
          <w:rFonts w:asciiTheme="majorHAnsi" w:hAnsiTheme="majorHAnsi" w:cstheme="majorHAnsi"/>
          <w:b/>
          <w:u w:val="single"/>
        </w:rPr>
        <w:t>Objectif</w:t>
      </w:r>
      <w:r w:rsidRPr="00D627D8">
        <w:rPr>
          <w:rFonts w:asciiTheme="majorHAnsi" w:hAnsiTheme="majorHAnsi" w:cstheme="majorHAnsi"/>
        </w:rPr>
        <w:t xml:space="preserve"> : </w:t>
      </w:r>
    </w:p>
    <w:p w14:paraId="440C3EE7" w14:textId="1519B1E6" w:rsidR="00BC015C" w:rsidRPr="00D627D8" w:rsidRDefault="00BC015C" w:rsidP="00BC015C">
      <w:pPr>
        <w:rPr>
          <w:rFonts w:asciiTheme="majorHAnsi" w:hAnsiTheme="majorHAnsi" w:cstheme="majorHAnsi"/>
        </w:rPr>
      </w:pPr>
      <w:r w:rsidRPr="00D627D8">
        <w:rPr>
          <w:rFonts w:asciiTheme="majorHAnsi" w:hAnsiTheme="majorHAnsi" w:cstheme="majorHAnsi"/>
        </w:rPr>
        <w:t xml:space="preserve">Détecter l’ensemble des personnels contractuels qui perçoivent une NBI </w:t>
      </w:r>
    </w:p>
    <w:p w14:paraId="3C07485F" w14:textId="01065A68" w:rsidR="00F15560" w:rsidRPr="00D627D8" w:rsidRDefault="0003175C" w:rsidP="00D627D8">
      <w:pPr>
        <w:spacing w:before="360"/>
        <w:rPr>
          <w:rFonts w:asciiTheme="majorHAnsi" w:hAnsiTheme="majorHAnsi" w:cstheme="majorHAnsi"/>
          <w:u w:val="single"/>
        </w:rPr>
      </w:pPr>
      <w:r w:rsidRPr="00A72B3E">
        <w:rPr>
          <w:rFonts w:asciiTheme="majorHAnsi" w:hAnsiTheme="majorHAnsi" w:cstheme="majorHAnsi"/>
          <w:b/>
        </w:rPr>
        <w:t xml:space="preserve">Rappel </w:t>
      </w:r>
      <w:r w:rsidR="00074290" w:rsidRPr="00A72B3E">
        <w:rPr>
          <w:rFonts w:asciiTheme="majorHAnsi" w:hAnsiTheme="majorHAnsi" w:cstheme="majorHAnsi"/>
          <w:b/>
        </w:rPr>
        <w:t xml:space="preserve">de la </w:t>
      </w:r>
      <w:commentRangeStart w:id="89"/>
      <w:commentRangeStart w:id="90"/>
      <w:r w:rsidR="00074290" w:rsidRPr="00A72B3E">
        <w:rPr>
          <w:rFonts w:asciiTheme="majorHAnsi" w:hAnsiTheme="majorHAnsi" w:cstheme="majorHAnsi"/>
          <w:b/>
        </w:rPr>
        <w:t>règle</w:t>
      </w:r>
      <w:commentRangeEnd w:id="89"/>
      <w:r w:rsidR="00E5437F">
        <w:rPr>
          <w:rStyle w:val="Marquedecommentaire"/>
        </w:rPr>
        <w:commentReference w:id="89"/>
      </w:r>
      <w:commentRangeEnd w:id="90"/>
      <w:r w:rsidR="00697BCB">
        <w:rPr>
          <w:rStyle w:val="Marquedecommentaire"/>
        </w:rPr>
        <w:commentReference w:id="90"/>
      </w:r>
      <w:r w:rsidR="00764557" w:rsidRPr="00D627D8">
        <w:rPr>
          <w:rFonts w:asciiTheme="majorHAnsi" w:hAnsiTheme="majorHAnsi" w:cstheme="majorHAnsi"/>
          <w:b/>
        </w:rPr>
        <w:t> :</w:t>
      </w:r>
    </w:p>
    <w:p w14:paraId="68D923B0" w14:textId="530784B1" w:rsidR="00BC015C" w:rsidRPr="00BC015C" w:rsidRDefault="00BC015C" w:rsidP="00D627D8">
      <w:pPr>
        <w:pBdr>
          <w:top w:val="single" w:sz="4" w:space="4" w:color="auto"/>
          <w:left w:val="single" w:sz="4" w:space="4" w:color="auto"/>
          <w:bottom w:val="single" w:sz="4" w:space="4" w:color="auto"/>
          <w:right w:val="single" w:sz="4" w:space="4" w:color="auto"/>
        </w:pBdr>
        <w:spacing w:before="120"/>
        <w:rPr>
          <w:rFonts w:asciiTheme="majorHAnsi" w:hAnsiTheme="majorHAnsi" w:cstheme="majorHAnsi"/>
        </w:rPr>
      </w:pPr>
      <w:r w:rsidRPr="00BC015C">
        <w:rPr>
          <w:rFonts w:asciiTheme="majorHAnsi" w:hAnsiTheme="majorHAnsi" w:cstheme="majorHAnsi"/>
        </w:rPr>
        <w:t xml:space="preserve">Les fonctionnaires territoriaux titulaires ou stagiaires à temps complet ou non complet ainsi que les fonctionnaires de l'État ou hospitaliers détachés dans la FPT peuvent en bénéficier. </w:t>
      </w:r>
    </w:p>
    <w:p w14:paraId="6E8A07B6" w14:textId="2927D36A" w:rsidR="00BC015C" w:rsidRDefault="00BC015C" w:rsidP="00D627D8">
      <w:pPr>
        <w:pBdr>
          <w:top w:val="single" w:sz="4" w:space="4" w:color="auto"/>
          <w:left w:val="single" w:sz="4" w:space="4" w:color="auto"/>
          <w:bottom w:val="single" w:sz="4" w:space="4" w:color="auto"/>
          <w:right w:val="single" w:sz="4" w:space="4" w:color="auto"/>
        </w:pBdr>
        <w:spacing w:before="120"/>
        <w:rPr>
          <w:rFonts w:asciiTheme="majorHAnsi" w:hAnsiTheme="majorHAnsi" w:cstheme="majorHAnsi"/>
        </w:rPr>
      </w:pPr>
      <w:r w:rsidRPr="00BC015C">
        <w:rPr>
          <w:rFonts w:asciiTheme="majorHAnsi" w:hAnsiTheme="majorHAnsi" w:cstheme="majorHAnsi"/>
        </w:rPr>
        <w:t xml:space="preserve">Les agents non titulaires sont en principe exclus du dispositif (sauf exception mentionnée dans les points d’attention concernant les agents recrutés en qualité de travailleurs </w:t>
      </w:r>
      <w:commentRangeStart w:id="91"/>
      <w:commentRangeStart w:id="92"/>
      <w:r w:rsidRPr="00BC015C">
        <w:rPr>
          <w:rFonts w:asciiTheme="majorHAnsi" w:hAnsiTheme="majorHAnsi" w:cstheme="majorHAnsi"/>
        </w:rPr>
        <w:t>handicapés</w:t>
      </w:r>
      <w:commentRangeEnd w:id="91"/>
      <w:r w:rsidR="00F86E5B">
        <w:rPr>
          <w:rStyle w:val="Marquedecommentaire"/>
        </w:rPr>
        <w:commentReference w:id="91"/>
      </w:r>
      <w:commentRangeEnd w:id="92"/>
      <w:r w:rsidR="00850A64">
        <w:rPr>
          <w:rStyle w:val="Marquedecommentaire"/>
        </w:rPr>
        <w:commentReference w:id="92"/>
      </w:r>
      <w:r w:rsidRPr="00BC015C">
        <w:rPr>
          <w:rFonts w:asciiTheme="majorHAnsi" w:hAnsiTheme="majorHAnsi" w:cstheme="majorHAnsi"/>
        </w:rPr>
        <w:t>).</w:t>
      </w:r>
    </w:p>
    <w:p w14:paraId="70ED4518" w14:textId="1C969219" w:rsidR="0003175C" w:rsidRPr="00D627D8" w:rsidRDefault="0011543C">
      <w:pPr>
        <w:rPr>
          <w:rFonts w:asciiTheme="majorHAnsi" w:hAnsiTheme="majorHAnsi" w:cstheme="majorHAnsi"/>
        </w:rPr>
      </w:pPr>
      <w:r w:rsidRPr="00126F22">
        <w:rPr>
          <w:rFonts w:asciiTheme="majorHAnsi" w:hAnsiTheme="majorHAnsi" w:cstheme="majorHAnsi"/>
          <w:noProof/>
          <w:color w:val="D14A95" w:themeColor="accent1"/>
          <w:u w:val="single"/>
        </w:rPr>
        <w:drawing>
          <wp:anchor distT="0" distB="0" distL="114300" distR="114300" simplePos="0" relativeHeight="251728896" behindDoc="1" locked="0" layoutInCell="1" allowOverlap="1" wp14:anchorId="297C8AD1" wp14:editId="30582BF1">
            <wp:simplePos x="0" y="0"/>
            <wp:positionH relativeFrom="margin">
              <wp:posOffset>21645</wp:posOffset>
            </wp:positionH>
            <wp:positionV relativeFrom="page">
              <wp:posOffset>7492669</wp:posOffset>
            </wp:positionV>
            <wp:extent cx="600710" cy="546735"/>
            <wp:effectExtent l="0" t="0" r="0" b="5715"/>
            <wp:wrapThrough wrapText="bothSides">
              <wp:wrapPolygon edited="0">
                <wp:start x="8905" y="0"/>
                <wp:lineTo x="5480" y="1505"/>
                <wp:lineTo x="2055" y="6774"/>
                <wp:lineTo x="2740" y="12794"/>
                <wp:lineTo x="7535" y="19568"/>
                <wp:lineTo x="8220" y="21073"/>
                <wp:lineTo x="13015" y="21073"/>
                <wp:lineTo x="13700" y="19568"/>
                <wp:lineTo x="18495" y="12794"/>
                <wp:lineTo x="19865" y="8279"/>
                <wp:lineTo x="15755" y="753"/>
                <wp:lineTo x="12330" y="0"/>
                <wp:lineTo x="8905" y="0"/>
              </wp:wrapPolygon>
            </wp:wrapThrough>
            <wp:docPr id="4" name="Image 4" descr="D:\OUTILS\AmpouleJau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UTILS\AmpouleJaune.png"/>
                    <pic:cNvPicPr>
                      <a:picLocks noChangeAspect="1" noChangeArrowheads="1"/>
                    </pic:cNvPicPr>
                  </pic:nvPicPr>
                  <pic:blipFill>
                    <a:blip r:embed="rId27" cstate="print">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600710" cy="5467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30E865" w14:textId="743E7EE2" w:rsidR="0003175C" w:rsidRDefault="0003175C" w:rsidP="002A59B7">
      <w:pPr>
        <w:spacing w:before="120"/>
        <w:rPr>
          <w:rFonts w:asciiTheme="majorHAnsi" w:hAnsiTheme="majorHAnsi" w:cstheme="majorHAnsi"/>
        </w:rPr>
      </w:pPr>
      <w:r w:rsidRPr="00120C2A">
        <w:rPr>
          <w:rFonts w:asciiTheme="majorHAnsi" w:hAnsiTheme="majorHAnsi" w:cstheme="majorHAnsi"/>
          <w:b/>
          <w:color w:val="D14A95" w:themeColor="accent1"/>
        </w:rPr>
        <w:t>Points d’attention</w:t>
      </w:r>
    </w:p>
    <w:p w14:paraId="54175A50" w14:textId="324ADC2A" w:rsidR="00BC015C" w:rsidRPr="002A59B7" w:rsidRDefault="00BC015C" w:rsidP="002A59B7">
      <w:pPr>
        <w:spacing w:before="120"/>
        <w:rPr>
          <w:rFonts w:asciiTheme="majorHAnsi" w:hAnsiTheme="majorHAnsi" w:cstheme="majorHAnsi"/>
        </w:rPr>
      </w:pPr>
    </w:p>
    <w:p w14:paraId="27094EE9" w14:textId="34AE7048" w:rsidR="0003175C" w:rsidRPr="0003175C" w:rsidRDefault="0003175C" w:rsidP="004A2802">
      <w:pPr>
        <w:pStyle w:val="Paragraphedeliste"/>
        <w:numPr>
          <w:ilvl w:val="0"/>
          <w:numId w:val="44"/>
        </w:numPr>
        <w:spacing w:before="120"/>
        <w:ind w:left="714" w:hanging="357"/>
        <w:contextualSpacing w:val="0"/>
        <w:rPr>
          <w:rFonts w:asciiTheme="majorHAnsi" w:hAnsiTheme="majorHAnsi" w:cstheme="majorHAnsi"/>
        </w:rPr>
      </w:pPr>
      <w:r w:rsidRPr="0003175C">
        <w:rPr>
          <w:rFonts w:asciiTheme="majorHAnsi" w:hAnsiTheme="majorHAnsi" w:cstheme="majorHAnsi"/>
        </w:rPr>
        <w:t xml:space="preserve">La base de paye peut comporter des erreurs ou des modifications du statut de l’agent lors du passage d’agent contractuel à celui de stagiaire ou de fonctionnaire. Ces changements de statut sont en principe saisis par la collectivité et sont repris dans les « événements de paye » relatifs à l’agent, mais des erreurs sont parfois relevées qui peuvent expliquer des « faux positifs », </w:t>
      </w:r>
      <w:r w:rsidR="00D00D00">
        <w:rPr>
          <w:rFonts w:asciiTheme="majorHAnsi" w:hAnsiTheme="majorHAnsi" w:cstheme="majorHAnsi"/>
        </w:rPr>
        <w:t>c’est-à-dire</w:t>
      </w:r>
      <w:r w:rsidRPr="0003175C">
        <w:rPr>
          <w:rFonts w:asciiTheme="majorHAnsi" w:hAnsiTheme="majorHAnsi" w:cstheme="majorHAnsi"/>
        </w:rPr>
        <w:t xml:space="preserve"> des détections d’anomalies formelles en base de paye alors même que la situation réelle des agents concernés est régulière.</w:t>
      </w:r>
    </w:p>
    <w:p w14:paraId="418ABA3E" w14:textId="507FDE32" w:rsidR="0003175C" w:rsidRPr="00120C2A" w:rsidRDefault="0003175C" w:rsidP="00340855">
      <w:pPr>
        <w:pStyle w:val="Paragraphedeliste"/>
        <w:numPr>
          <w:ilvl w:val="0"/>
          <w:numId w:val="34"/>
        </w:numPr>
        <w:spacing w:before="120"/>
        <w:ind w:left="714" w:hanging="357"/>
        <w:contextualSpacing w:val="0"/>
        <w:rPr>
          <w:rFonts w:asciiTheme="majorHAnsi" w:hAnsiTheme="majorHAnsi" w:cstheme="majorHAnsi"/>
        </w:rPr>
      </w:pPr>
      <w:r w:rsidRPr="00120C2A">
        <w:rPr>
          <w:rFonts w:asciiTheme="majorHAnsi" w:hAnsiTheme="majorHAnsi" w:cstheme="majorHAnsi"/>
        </w:rPr>
        <w:lastRenderedPageBreak/>
        <w:t xml:space="preserve">Si des anomalies sont détectées, le tableau issu du logiciel Altaïr </w:t>
      </w:r>
      <w:r w:rsidRPr="00D627D8">
        <w:rPr>
          <w:rFonts w:asciiTheme="majorHAnsi" w:hAnsiTheme="majorHAnsi" w:cstheme="majorHAnsi"/>
        </w:rPr>
        <w:t xml:space="preserve">en annexe du rapport intitulé « Contrôle des événements de paye » </w:t>
      </w:r>
      <w:r w:rsidR="00D00D00">
        <w:rPr>
          <w:rFonts w:asciiTheme="majorHAnsi" w:hAnsiTheme="majorHAnsi" w:cstheme="majorHAnsi"/>
        </w:rPr>
        <w:t>permet de</w:t>
      </w:r>
      <w:r w:rsidRPr="00D627D8">
        <w:rPr>
          <w:rFonts w:asciiTheme="majorHAnsi" w:hAnsiTheme="majorHAnsi" w:cstheme="majorHAnsi"/>
        </w:rPr>
        <w:t xml:space="preserve"> </w:t>
      </w:r>
      <w:r w:rsidR="00BE36BB">
        <w:rPr>
          <w:rFonts w:asciiTheme="majorHAnsi" w:hAnsiTheme="majorHAnsi" w:cstheme="majorHAnsi"/>
        </w:rPr>
        <w:t>s’assurer des</w:t>
      </w:r>
      <w:r w:rsidRPr="00D627D8">
        <w:rPr>
          <w:rFonts w:asciiTheme="majorHAnsi" w:hAnsiTheme="majorHAnsi" w:cstheme="majorHAnsi"/>
        </w:rPr>
        <w:t xml:space="preserve"> cas de </w:t>
      </w:r>
      <w:r w:rsidRPr="00120C2A">
        <w:rPr>
          <w:rFonts w:asciiTheme="majorHAnsi" w:hAnsiTheme="majorHAnsi" w:cstheme="majorHAnsi"/>
        </w:rPr>
        <w:t>régularisation de statut d’un agent</w:t>
      </w:r>
      <w:r w:rsidR="005E296C">
        <w:rPr>
          <w:rFonts w:asciiTheme="majorHAnsi" w:hAnsiTheme="majorHAnsi" w:cstheme="majorHAnsi"/>
        </w:rPr>
        <w:t>.</w:t>
      </w:r>
      <w:r w:rsidRPr="00120C2A">
        <w:rPr>
          <w:rFonts w:asciiTheme="majorHAnsi" w:hAnsiTheme="majorHAnsi" w:cstheme="majorHAnsi"/>
        </w:rPr>
        <w:t xml:space="preserve"> </w:t>
      </w:r>
    </w:p>
    <w:p w14:paraId="15BB5B04" w14:textId="2C386356" w:rsidR="009C6F5A" w:rsidRPr="009C6F5A" w:rsidRDefault="0003175C">
      <w:pPr>
        <w:pStyle w:val="Paragraphedeliste"/>
        <w:numPr>
          <w:ilvl w:val="0"/>
          <w:numId w:val="34"/>
        </w:numPr>
        <w:spacing w:before="120"/>
        <w:rPr>
          <w:ins w:id="93" w:author="Le Boudec  Vitalia" w:date="2017-09-16T17:15:00Z"/>
          <w:rFonts w:asciiTheme="majorHAnsi" w:hAnsiTheme="majorHAnsi" w:cstheme="majorHAnsi"/>
          <w:rPrChange w:id="94" w:author="Le Boudec  Vitalia" w:date="2017-09-16T17:16:00Z">
            <w:rPr>
              <w:ins w:id="95" w:author="Le Boudec  Vitalia" w:date="2017-09-16T17:15:00Z"/>
              <w:rFonts w:ascii="Times New Roman" w:hAnsi="Times New Roman"/>
            </w:rPr>
          </w:rPrChange>
        </w:rPr>
        <w:pPrChange w:id="96" w:author="Le Boudec  Vitalia" w:date="2017-09-16T17:16:00Z">
          <w:pPr>
            <w:spacing w:before="100" w:beforeAutospacing="1" w:after="100" w:afterAutospacing="1"/>
          </w:pPr>
        </w:pPrChange>
      </w:pPr>
      <w:r w:rsidRPr="0003175C">
        <w:rPr>
          <w:rFonts w:asciiTheme="majorHAnsi" w:hAnsiTheme="majorHAnsi" w:cstheme="majorHAnsi"/>
        </w:rPr>
        <w:t xml:space="preserve">Bien qu’ils ne soient pas pris en compte par les décrets portant attribution de la NBI, le juge administratif </w:t>
      </w:r>
      <w:r w:rsidR="00FA7A47">
        <w:rPr>
          <w:rFonts w:asciiTheme="majorHAnsi" w:hAnsiTheme="majorHAnsi" w:cstheme="majorHAnsi"/>
        </w:rPr>
        <w:t xml:space="preserve">admet l’octroi de la NBI </w:t>
      </w:r>
      <w:r w:rsidRPr="0003175C">
        <w:rPr>
          <w:rFonts w:asciiTheme="majorHAnsi" w:hAnsiTheme="majorHAnsi" w:cstheme="majorHAnsi"/>
        </w:rPr>
        <w:t xml:space="preserve">aux agents recrutés en qualité de travailleurs handicapés, en application de </w:t>
      </w:r>
      <w:r w:rsidR="00696022">
        <w:fldChar w:fldCharType="begin"/>
      </w:r>
      <w:r w:rsidR="00696022">
        <w:instrText xml:space="preserve"> HYPERLINK "https://www.legifrance.gouv.fr/affichTexteArticle.do;jsessionid=CBE77427914513E21FC8751B3CD51D1C.tpdila07v_2?idArticle=LEGIARTI000032443102&amp;cidTexte=JORFTEXT000000320434&amp;categorieLien=id&amp;dateTexte=" </w:instrText>
      </w:r>
      <w:r w:rsidR="00696022">
        <w:fldChar w:fldCharType="separate"/>
      </w:r>
      <w:r w:rsidRPr="0003175C">
        <w:rPr>
          <w:rStyle w:val="Lienhypertexte"/>
          <w:rFonts w:asciiTheme="majorHAnsi" w:hAnsiTheme="majorHAnsi" w:cstheme="majorHAnsi"/>
        </w:rPr>
        <w:t>l’article 38 de la loi n° 84-53 du 26 janvier 1984</w:t>
      </w:r>
      <w:r w:rsidR="00696022">
        <w:rPr>
          <w:rStyle w:val="Lienhypertexte"/>
          <w:rFonts w:asciiTheme="majorHAnsi" w:hAnsiTheme="majorHAnsi" w:cstheme="majorHAnsi"/>
        </w:rPr>
        <w:fldChar w:fldCharType="end"/>
      </w:r>
      <w:r w:rsidRPr="0003175C">
        <w:rPr>
          <w:rFonts w:asciiTheme="majorHAnsi" w:hAnsiTheme="majorHAnsi" w:cstheme="majorHAnsi"/>
        </w:rPr>
        <w:t xml:space="preserve"> portant dispositions statutaires relative à la fonction publique territoriale</w:t>
      </w:r>
      <w:ins w:id="97" w:author="Le Boudec  Vitalia" w:date="2017-09-16T17:16:00Z">
        <w:r w:rsidR="009C6F5A">
          <w:rPr>
            <w:rFonts w:asciiTheme="majorHAnsi" w:hAnsiTheme="majorHAnsi" w:cstheme="majorHAnsi"/>
          </w:rPr>
          <w:t xml:space="preserve"> et</w:t>
        </w:r>
      </w:ins>
      <w:ins w:id="98" w:author="Nicol, Fabrice" w:date="2017-09-19T16:52:00Z">
        <w:r w:rsidR="00847F7B">
          <w:rPr>
            <w:rFonts w:asciiTheme="majorHAnsi" w:hAnsiTheme="majorHAnsi" w:cstheme="majorHAnsi"/>
          </w:rPr>
          <w:t xml:space="preserve"> </w:t>
        </w:r>
      </w:ins>
      <w:del w:id="99" w:author="Le Boudec  Vitalia" w:date="2017-09-16T17:16:00Z">
        <w:r w:rsidR="005E296C" w:rsidDel="009C6F5A">
          <w:rPr>
            <w:rFonts w:asciiTheme="majorHAnsi" w:hAnsiTheme="majorHAnsi" w:cstheme="majorHAnsi"/>
          </w:rPr>
          <w:delText>.</w:delText>
        </w:r>
        <w:r w:rsidRPr="009C6F5A" w:rsidDel="009C6F5A">
          <w:rPr>
            <w:rFonts w:asciiTheme="majorHAnsi" w:hAnsiTheme="majorHAnsi" w:cstheme="majorHAnsi"/>
            <w:rPrChange w:id="100" w:author="Le Boudec  Vitalia" w:date="2017-09-16T17:16:00Z">
              <w:rPr/>
            </w:rPrChange>
          </w:rPr>
          <w:delText xml:space="preserve"> </w:delText>
        </w:r>
      </w:del>
      <w:ins w:id="101" w:author="Le Boudec  Vitalia" w:date="2017-09-16T17:15:00Z">
        <w:del w:id="102" w:author="Nicol, Fabrice" w:date="2017-09-19T16:53:00Z">
          <w:r w:rsidR="009C6F5A" w:rsidRPr="00847F7B" w:rsidDel="00847F7B">
            <w:rPr>
              <w:rFonts w:asciiTheme="majorHAnsi" w:hAnsiTheme="majorHAnsi" w:cstheme="majorHAnsi"/>
              <w:rPrChange w:id="103" w:author="Nicol, Fabrice" w:date="2017-09-19T16:53:00Z">
                <w:rPr>
                  <w:rFonts w:ascii="Tahoma" w:hAnsi="Tahoma" w:cs="Tahoma"/>
                  <w:sz w:val="20"/>
                  <w:szCs w:val="20"/>
                </w:rPr>
              </w:rPrChange>
            </w:rPr>
            <w:delText xml:space="preserve">en application </w:delText>
          </w:r>
        </w:del>
        <w:r w:rsidR="009C6F5A" w:rsidRPr="00847F7B">
          <w:rPr>
            <w:rFonts w:asciiTheme="majorHAnsi" w:hAnsiTheme="majorHAnsi" w:cstheme="majorHAnsi"/>
            <w:rPrChange w:id="104" w:author="Nicol, Fabrice" w:date="2017-09-19T16:53:00Z">
              <w:rPr>
                <w:rFonts w:ascii="Tahoma" w:hAnsi="Tahoma" w:cs="Tahoma"/>
                <w:sz w:val="20"/>
                <w:szCs w:val="20"/>
              </w:rPr>
            </w:rPrChange>
          </w:rPr>
          <w:t>du décret n°96-1087 du 10 déc</w:t>
        </w:r>
        <w:del w:id="105" w:author="Nicol, Fabrice" w:date="2017-09-19T16:53:00Z">
          <w:r w:rsidR="009C6F5A" w:rsidRPr="00847F7B" w:rsidDel="00847F7B">
            <w:rPr>
              <w:rFonts w:asciiTheme="majorHAnsi" w:hAnsiTheme="majorHAnsi" w:cstheme="majorHAnsi"/>
              <w:rPrChange w:id="106" w:author="Nicol, Fabrice" w:date="2017-09-19T16:53:00Z">
                <w:rPr>
                  <w:rFonts w:ascii="Tahoma" w:hAnsi="Tahoma" w:cs="Tahoma"/>
                  <w:sz w:val="20"/>
                  <w:szCs w:val="20"/>
                </w:rPr>
              </w:rPrChange>
            </w:rPr>
            <w:delText>.</w:delText>
          </w:r>
        </w:del>
      </w:ins>
      <w:ins w:id="107" w:author="Nicol, Fabrice" w:date="2017-09-19T16:53:00Z">
        <w:r w:rsidR="00847F7B">
          <w:rPr>
            <w:rFonts w:asciiTheme="majorHAnsi" w:hAnsiTheme="majorHAnsi" w:cstheme="majorHAnsi"/>
          </w:rPr>
          <w:t>embre</w:t>
        </w:r>
      </w:ins>
      <w:ins w:id="108" w:author="Le Boudec  Vitalia" w:date="2017-09-16T17:15:00Z">
        <w:r w:rsidR="009C6F5A" w:rsidRPr="00847F7B">
          <w:rPr>
            <w:rFonts w:asciiTheme="majorHAnsi" w:hAnsiTheme="majorHAnsi" w:cstheme="majorHAnsi"/>
            <w:rPrChange w:id="109" w:author="Nicol, Fabrice" w:date="2017-09-19T16:53:00Z">
              <w:rPr>
                <w:rFonts w:ascii="Tahoma" w:hAnsi="Tahoma" w:cs="Tahoma"/>
                <w:sz w:val="20"/>
                <w:szCs w:val="20"/>
              </w:rPr>
            </w:rPrChange>
          </w:rPr>
          <w:t xml:space="preserve"> 1996</w:t>
        </w:r>
      </w:ins>
      <w:ins w:id="110" w:author="Le Boudec  Vitalia" w:date="2017-09-16T17:16:00Z">
        <w:r w:rsidR="009C6F5A" w:rsidRPr="00847F7B">
          <w:rPr>
            <w:rFonts w:asciiTheme="majorHAnsi" w:hAnsiTheme="majorHAnsi" w:cstheme="majorHAnsi"/>
            <w:rPrChange w:id="111" w:author="Nicol, Fabrice" w:date="2017-09-19T16:53:00Z">
              <w:rPr>
                <w:rFonts w:ascii="Tahoma" w:hAnsi="Tahoma" w:cs="Tahoma"/>
                <w:sz w:val="20"/>
                <w:szCs w:val="20"/>
              </w:rPr>
            </w:rPrChange>
          </w:rPr>
          <w:t>.</w:t>
        </w:r>
      </w:ins>
      <w:ins w:id="112" w:author="Le Boudec  Vitalia" w:date="2017-09-16T17:15:00Z">
        <w:r w:rsidR="009C6F5A" w:rsidRPr="00847F7B">
          <w:rPr>
            <w:rFonts w:asciiTheme="majorHAnsi" w:hAnsiTheme="majorHAnsi" w:cstheme="majorHAnsi"/>
            <w:rPrChange w:id="113" w:author="Nicol, Fabrice" w:date="2017-09-19T16:53:00Z">
              <w:rPr>
                <w:rFonts w:ascii="Tahoma" w:hAnsi="Tahoma" w:cs="Tahoma"/>
                <w:sz w:val="20"/>
                <w:szCs w:val="20"/>
              </w:rPr>
            </w:rPrChange>
          </w:rPr>
          <w:t xml:space="preserve"> </w:t>
        </w:r>
      </w:ins>
    </w:p>
    <w:p w14:paraId="606C9641" w14:textId="096AD23E" w:rsidR="0003175C" w:rsidRPr="0003175C" w:rsidRDefault="0003175C">
      <w:pPr>
        <w:pStyle w:val="Paragraphedeliste"/>
        <w:spacing w:before="120"/>
        <w:rPr>
          <w:rFonts w:asciiTheme="majorHAnsi" w:hAnsiTheme="majorHAnsi" w:cstheme="majorHAnsi"/>
        </w:rPr>
        <w:pPrChange w:id="114" w:author="Nicol, Fabrice" w:date="2017-09-19T16:53:00Z">
          <w:pPr>
            <w:pStyle w:val="Paragraphedeliste"/>
            <w:numPr>
              <w:numId w:val="34"/>
            </w:numPr>
            <w:spacing w:before="120"/>
            <w:ind w:hanging="360"/>
          </w:pPr>
        </w:pPrChange>
      </w:pPr>
    </w:p>
    <w:p w14:paraId="3F3A783F" w14:textId="5A81C4E1" w:rsidR="0003175C" w:rsidRPr="00D00D00" w:rsidRDefault="00BC015C" w:rsidP="009950E9">
      <w:pPr>
        <w:spacing w:before="240"/>
        <w:rPr>
          <w:rFonts w:asciiTheme="majorHAnsi" w:hAnsiTheme="majorHAnsi" w:cstheme="majorHAnsi"/>
          <w:b/>
        </w:rPr>
      </w:pPr>
      <w:r w:rsidRPr="00D00D00">
        <w:rPr>
          <w:rFonts w:asciiTheme="majorHAnsi" w:hAnsiTheme="majorHAnsi" w:cstheme="majorHAnsi"/>
          <w:b/>
          <w:u w:val="single"/>
        </w:rPr>
        <w:t>Application au logiciel</w:t>
      </w:r>
      <w:r w:rsidR="00BE36BB">
        <w:rPr>
          <w:rFonts w:asciiTheme="majorHAnsi" w:hAnsiTheme="majorHAnsi" w:cstheme="majorHAnsi"/>
          <w:b/>
          <w:u w:val="single"/>
        </w:rPr>
        <w:t> </w:t>
      </w:r>
      <w:r w:rsidR="00BE36BB">
        <w:rPr>
          <w:rFonts w:asciiTheme="majorHAnsi" w:hAnsiTheme="majorHAnsi" w:cstheme="majorHAnsi"/>
          <w:b/>
        </w:rPr>
        <w:t>:</w:t>
      </w:r>
    </w:p>
    <w:p w14:paraId="05206533" w14:textId="4D29A7C4" w:rsidR="008D64E5" w:rsidRPr="00D00D00" w:rsidRDefault="008D64E5">
      <w:pPr>
        <w:rPr>
          <w:rFonts w:asciiTheme="majorHAnsi" w:hAnsiTheme="majorHAnsi" w:cstheme="majorHAnsi"/>
        </w:rPr>
      </w:pPr>
      <w:r w:rsidRPr="00D00D00">
        <w:rPr>
          <w:rFonts w:asciiTheme="majorHAnsi" w:hAnsiTheme="majorHAnsi" w:cstheme="majorHAnsi"/>
        </w:rPr>
        <w:t xml:space="preserve">Un </w:t>
      </w:r>
      <w:r w:rsidR="003564BC" w:rsidRPr="00D00D00">
        <w:rPr>
          <w:rFonts w:asciiTheme="majorHAnsi" w:hAnsiTheme="majorHAnsi" w:cstheme="majorHAnsi"/>
        </w:rPr>
        <w:t>lien hypertexte</w:t>
      </w:r>
      <w:r w:rsidRPr="00D00D00">
        <w:rPr>
          <w:rFonts w:asciiTheme="majorHAnsi" w:hAnsiTheme="majorHAnsi" w:cstheme="majorHAnsi"/>
        </w:rPr>
        <w:t xml:space="preserve"> est créé </w:t>
      </w:r>
      <w:r w:rsidR="00F15560" w:rsidRPr="00D00D00">
        <w:rPr>
          <w:rFonts w:asciiTheme="majorHAnsi" w:hAnsiTheme="majorHAnsi" w:cstheme="majorHAnsi"/>
        </w:rPr>
        <w:t xml:space="preserve">dans le rapport </w:t>
      </w:r>
      <w:r w:rsidRPr="00D00D00">
        <w:rPr>
          <w:rFonts w:asciiTheme="majorHAnsi" w:hAnsiTheme="majorHAnsi" w:cstheme="majorHAnsi"/>
        </w:rPr>
        <w:t xml:space="preserve">vers la </w:t>
      </w:r>
      <w:r w:rsidR="00965406" w:rsidRPr="00D00D00">
        <w:rPr>
          <w:rFonts w:asciiTheme="majorHAnsi" w:hAnsiTheme="majorHAnsi" w:cstheme="majorHAnsi"/>
        </w:rPr>
        <w:t>base de données CSV</w:t>
      </w:r>
      <w:r w:rsidRPr="00D00D00">
        <w:rPr>
          <w:rFonts w:asciiTheme="majorHAnsi" w:hAnsiTheme="majorHAnsi" w:cstheme="majorHAnsi"/>
        </w:rPr>
        <w:t xml:space="preserve"> </w:t>
      </w:r>
      <w:r w:rsidR="00133DBA">
        <w:rPr>
          <w:rFonts w:asciiTheme="majorHAnsi" w:hAnsiTheme="majorHAnsi" w:cstheme="majorHAnsi"/>
        </w:rPr>
        <w:t>« </w:t>
      </w:r>
      <w:r w:rsidRPr="005069FE">
        <w:rPr>
          <w:rFonts w:asciiTheme="majorHAnsi" w:hAnsiTheme="majorHAnsi" w:cstheme="majorHAnsi"/>
        </w:rPr>
        <w:t>NBI aux non</w:t>
      </w:r>
      <w:r w:rsidR="00BE261B" w:rsidRPr="005069FE">
        <w:rPr>
          <w:rFonts w:asciiTheme="majorHAnsi" w:hAnsiTheme="majorHAnsi" w:cstheme="majorHAnsi"/>
        </w:rPr>
        <w:t>-</w:t>
      </w:r>
      <w:r w:rsidRPr="005069FE">
        <w:rPr>
          <w:rFonts w:asciiTheme="majorHAnsi" w:hAnsiTheme="majorHAnsi" w:cstheme="majorHAnsi"/>
        </w:rPr>
        <w:t>titulaires</w:t>
      </w:r>
      <w:r w:rsidR="00133DBA">
        <w:rPr>
          <w:rFonts w:asciiTheme="majorHAnsi" w:hAnsiTheme="majorHAnsi" w:cstheme="majorHAnsi"/>
        </w:rPr>
        <w:t> »</w:t>
      </w:r>
      <w:r w:rsidR="00BA3595" w:rsidRPr="00D00D00">
        <w:rPr>
          <w:rFonts w:asciiTheme="majorHAnsi" w:hAnsiTheme="majorHAnsi" w:cstheme="majorHAnsi"/>
        </w:rPr>
        <w:t>.</w:t>
      </w:r>
    </w:p>
    <w:p w14:paraId="5E185C1F" w14:textId="655D72DF" w:rsidR="00F02B8F" w:rsidRPr="0011543C" w:rsidRDefault="00F149FF" w:rsidP="0011543C">
      <w:pPr>
        <w:pStyle w:val="Titretableau"/>
      </w:pPr>
      <w:r w:rsidRPr="0011543C">
        <w:t>NBI aux non-titulaires</w:t>
      </w:r>
    </w:p>
    <w:p w14:paraId="2CF5A552" w14:textId="4D0CB598" w:rsidR="006537B5" w:rsidRPr="00D00D00" w:rsidRDefault="00847F7B">
      <w:pPr>
        <w:rPr>
          <w:rFonts w:asciiTheme="majorHAnsi" w:hAnsiTheme="majorHAnsi" w:cstheme="majorHAnsi"/>
        </w:rPr>
      </w:pPr>
      <w:r w:rsidRPr="00D00D00">
        <w:rPr>
          <w:noProof/>
        </w:rPr>
        <w:drawing>
          <wp:anchor distT="0" distB="0" distL="114300" distR="114300" simplePos="0" relativeHeight="251784192" behindDoc="0" locked="0" layoutInCell="1" allowOverlap="1" wp14:anchorId="069BE0D7" wp14:editId="537C1489">
            <wp:simplePos x="0" y="0"/>
            <wp:positionH relativeFrom="margin">
              <wp:posOffset>578485</wp:posOffset>
            </wp:positionH>
            <wp:positionV relativeFrom="page">
              <wp:posOffset>3898265</wp:posOffset>
            </wp:positionV>
            <wp:extent cx="5248275" cy="1741805"/>
            <wp:effectExtent l="0" t="0" r="9525" b="0"/>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48275" cy="1741805"/>
                    </a:xfrm>
                    <a:prstGeom prst="rect">
                      <a:avLst/>
                    </a:prstGeom>
                    <a:noFill/>
                  </pic:spPr>
                </pic:pic>
              </a:graphicData>
            </a:graphic>
            <wp14:sizeRelH relativeFrom="margin">
              <wp14:pctWidth>0</wp14:pctWidth>
            </wp14:sizeRelH>
            <wp14:sizeRelV relativeFrom="margin">
              <wp14:pctHeight>0</wp14:pctHeight>
            </wp14:sizeRelV>
          </wp:anchor>
        </w:drawing>
      </w:r>
    </w:p>
    <w:p w14:paraId="4A0EFA10" w14:textId="252DE64A" w:rsidR="002A59B7" w:rsidRDefault="002A59B7">
      <w:pPr>
        <w:rPr>
          <w:rFonts w:asciiTheme="majorHAnsi" w:hAnsiTheme="majorHAnsi" w:cstheme="majorHAnsi"/>
          <w:b/>
          <w:u w:val="single"/>
        </w:rPr>
      </w:pPr>
    </w:p>
    <w:p w14:paraId="53BD4031" w14:textId="0B2333FC" w:rsidR="002A59B7" w:rsidRDefault="002A59B7">
      <w:pPr>
        <w:rPr>
          <w:rFonts w:asciiTheme="majorHAnsi" w:hAnsiTheme="majorHAnsi" w:cstheme="majorHAnsi"/>
          <w:b/>
          <w:u w:val="single"/>
        </w:rPr>
      </w:pPr>
    </w:p>
    <w:p w14:paraId="3A7C6CC5" w14:textId="472CF344" w:rsidR="002A59B7" w:rsidRDefault="002A59B7">
      <w:pPr>
        <w:rPr>
          <w:rFonts w:asciiTheme="majorHAnsi" w:hAnsiTheme="majorHAnsi" w:cstheme="majorHAnsi"/>
          <w:b/>
          <w:u w:val="single"/>
        </w:rPr>
      </w:pPr>
    </w:p>
    <w:p w14:paraId="5363051D" w14:textId="3ECADE4A" w:rsidR="002A59B7" w:rsidRDefault="002A59B7">
      <w:pPr>
        <w:rPr>
          <w:rFonts w:asciiTheme="majorHAnsi" w:hAnsiTheme="majorHAnsi" w:cstheme="majorHAnsi"/>
          <w:b/>
          <w:u w:val="single"/>
        </w:rPr>
      </w:pPr>
    </w:p>
    <w:p w14:paraId="3CDC3103" w14:textId="34CB07DD" w:rsidR="002A59B7" w:rsidRDefault="002A59B7">
      <w:pPr>
        <w:rPr>
          <w:rFonts w:asciiTheme="majorHAnsi" w:hAnsiTheme="majorHAnsi" w:cstheme="majorHAnsi"/>
          <w:b/>
          <w:u w:val="single"/>
        </w:rPr>
      </w:pPr>
    </w:p>
    <w:p w14:paraId="6C848105" w14:textId="5449CB33" w:rsidR="002A59B7" w:rsidRDefault="002A59B7">
      <w:pPr>
        <w:rPr>
          <w:rFonts w:asciiTheme="majorHAnsi" w:hAnsiTheme="majorHAnsi" w:cstheme="majorHAnsi"/>
          <w:b/>
          <w:u w:val="single"/>
        </w:rPr>
      </w:pPr>
    </w:p>
    <w:p w14:paraId="65AF9B28" w14:textId="49E84BAB" w:rsidR="00847F7B" w:rsidRDefault="00847F7B" w:rsidP="00F434DF">
      <w:pPr>
        <w:spacing w:before="120"/>
        <w:rPr>
          <w:ins w:id="115" w:author="Nicol, Fabrice" w:date="2017-09-19T16:54:00Z"/>
          <w:rFonts w:asciiTheme="majorHAnsi" w:hAnsiTheme="majorHAnsi" w:cstheme="majorHAnsi"/>
          <w:b/>
          <w:u w:val="single"/>
        </w:rPr>
      </w:pPr>
      <w:r w:rsidRPr="00384BE4">
        <w:rPr>
          <w:noProof/>
        </w:rPr>
        <w:drawing>
          <wp:anchor distT="0" distB="0" distL="114300" distR="114300" simplePos="0" relativeHeight="251914240" behindDoc="0" locked="0" layoutInCell="1" allowOverlap="1" wp14:anchorId="45EF40B9" wp14:editId="6F72D328">
            <wp:simplePos x="0" y="0"/>
            <wp:positionH relativeFrom="column">
              <wp:posOffset>-203835</wp:posOffset>
            </wp:positionH>
            <wp:positionV relativeFrom="page">
              <wp:posOffset>5733415</wp:posOffset>
            </wp:positionV>
            <wp:extent cx="532765" cy="421005"/>
            <wp:effectExtent l="0" t="0" r="635" b="0"/>
            <wp:wrapThrough wrapText="bothSides">
              <wp:wrapPolygon edited="0">
                <wp:start x="0" y="0"/>
                <wp:lineTo x="0" y="20525"/>
                <wp:lineTo x="20853" y="20525"/>
                <wp:lineTo x="20853" y="0"/>
                <wp:lineTo x="0" y="0"/>
              </wp:wrapPolygon>
            </wp:wrapThrough>
            <wp:docPr id="230" name="Image 230" descr="E:\OUTILS\Images-guides-contrôle\Fleche r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OUTILS\Images-guides-contrôle\Fleche rose.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2765" cy="421005"/>
                    </a:xfrm>
                    <a:prstGeom prst="rect">
                      <a:avLst/>
                    </a:prstGeom>
                    <a:noFill/>
                    <a:ln>
                      <a:noFill/>
                    </a:ln>
                  </pic:spPr>
                </pic:pic>
              </a:graphicData>
            </a:graphic>
          </wp:anchor>
        </w:drawing>
      </w:r>
    </w:p>
    <w:p w14:paraId="6C882515" w14:textId="2681936C" w:rsidR="00F434DF" w:rsidRPr="00741F99" w:rsidRDefault="0080238A" w:rsidP="00F434DF">
      <w:pPr>
        <w:spacing w:before="120"/>
        <w:rPr>
          <w:ins w:id="116" w:author="Le Boudec  Vitalia" w:date="2017-09-16T16:29:00Z"/>
          <w:rFonts w:asciiTheme="majorHAnsi" w:hAnsiTheme="majorHAnsi" w:cstheme="majorHAnsi"/>
        </w:rPr>
      </w:pPr>
      <w:r>
        <w:rPr>
          <w:rFonts w:asciiTheme="majorHAnsi" w:hAnsiTheme="majorHAnsi" w:cstheme="majorHAnsi"/>
          <w:b/>
          <w:u w:val="single"/>
        </w:rPr>
        <w:t>Interprétation</w:t>
      </w:r>
      <w:commentRangeStart w:id="117"/>
      <w:commentRangeStart w:id="118"/>
      <w:r w:rsidRPr="0080238A">
        <w:rPr>
          <w:rFonts w:asciiTheme="majorHAnsi" w:hAnsiTheme="majorHAnsi" w:cstheme="majorHAnsi"/>
        </w:rPr>
        <w:t> :</w:t>
      </w:r>
      <w:commentRangeEnd w:id="117"/>
      <w:r>
        <w:rPr>
          <w:rStyle w:val="Marquedecommentaire"/>
        </w:rPr>
        <w:commentReference w:id="117"/>
      </w:r>
      <w:commentRangeEnd w:id="118"/>
      <w:r w:rsidR="00CA1205">
        <w:rPr>
          <w:rStyle w:val="Marquedecommentaire"/>
        </w:rPr>
        <w:commentReference w:id="118"/>
      </w:r>
      <w:ins w:id="119" w:author="Le Boudec  Vitalia" w:date="2017-09-16T16:29:00Z">
        <w:r w:rsidR="00F434DF">
          <w:rPr>
            <w:rFonts w:asciiTheme="majorHAnsi" w:hAnsiTheme="majorHAnsi" w:cstheme="majorHAnsi"/>
          </w:rPr>
          <w:t xml:space="preserve"> L</w:t>
        </w:r>
        <w:r w:rsidR="00F434DF" w:rsidRPr="00BB3E4D">
          <w:rPr>
            <w:rFonts w:asciiTheme="majorHAnsi" w:hAnsiTheme="majorHAnsi" w:cstheme="majorHAnsi"/>
          </w:rPr>
          <w:t xml:space="preserve">es </w:t>
        </w:r>
      </w:ins>
      <w:ins w:id="120" w:author="Le Boudec  Vitalia" w:date="2017-09-16T16:30:00Z">
        <w:r w:rsidR="00F434DF">
          <w:rPr>
            <w:rFonts w:asciiTheme="majorHAnsi" w:hAnsiTheme="majorHAnsi" w:cstheme="majorHAnsi"/>
          </w:rPr>
          <w:t>résultats</w:t>
        </w:r>
      </w:ins>
      <w:ins w:id="121" w:author="Le Boudec  Vitalia" w:date="2017-09-16T16:29:00Z">
        <w:r w:rsidR="00F434DF">
          <w:rPr>
            <w:rFonts w:asciiTheme="majorHAnsi" w:hAnsiTheme="majorHAnsi" w:cstheme="majorHAnsi"/>
          </w:rPr>
          <w:t xml:space="preserve"> de c</w:t>
        </w:r>
        <w:r w:rsidR="00F434DF" w:rsidRPr="00126F22">
          <w:rPr>
            <w:rFonts w:asciiTheme="majorHAnsi" w:hAnsiTheme="majorHAnsi" w:cstheme="majorHAnsi"/>
          </w:rPr>
          <w:t xml:space="preserve">e tableau </w:t>
        </w:r>
        <w:r w:rsidR="00F434DF">
          <w:rPr>
            <w:rFonts w:asciiTheme="majorHAnsi" w:hAnsiTheme="majorHAnsi" w:cstheme="majorHAnsi"/>
          </w:rPr>
          <w:t xml:space="preserve">permettent - </w:t>
        </w:r>
        <w:r w:rsidR="00F434DF" w:rsidRPr="00741F99">
          <w:rPr>
            <w:rFonts w:asciiTheme="majorHAnsi" w:hAnsiTheme="majorHAnsi" w:cstheme="majorHAnsi"/>
          </w:rPr>
          <w:t>après vérification avec l’organisme</w:t>
        </w:r>
        <w:r w:rsidR="00F434DF" w:rsidRPr="00126F22">
          <w:rPr>
            <w:rFonts w:asciiTheme="majorHAnsi" w:hAnsiTheme="majorHAnsi" w:cstheme="majorHAnsi"/>
          </w:rPr>
          <w:t xml:space="preserve"> </w:t>
        </w:r>
        <w:del w:id="122" w:author="Nicol, Fabrice" w:date="2017-09-19T19:00:00Z">
          <w:r w:rsidR="00F434DF" w:rsidDel="00CF087E">
            <w:rPr>
              <w:rFonts w:asciiTheme="majorHAnsi" w:hAnsiTheme="majorHAnsi" w:cstheme="majorHAnsi"/>
            </w:rPr>
            <w:delText>–</w:delText>
          </w:r>
        </w:del>
      </w:ins>
      <w:ins w:id="123" w:author="Nicol, Fabrice" w:date="2017-09-19T19:00:00Z">
        <w:r w:rsidR="00CF087E">
          <w:rPr>
            <w:rFonts w:asciiTheme="majorHAnsi" w:hAnsiTheme="majorHAnsi" w:cstheme="majorHAnsi"/>
          </w:rPr>
          <w:t>-</w:t>
        </w:r>
      </w:ins>
      <w:ins w:id="124" w:author="Le Boudec  Vitalia" w:date="2017-09-16T16:29:00Z">
        <w:r w:rsidR="00F434DF">
          <w:rPr>
            <w:rFonts w:asciiTheme="majorHAnsi" w:hAnsiTheme="majorHAnsi" w:cstheme="majorHAnsi"/>
          </w:rPr>
          <w:t xml:space="preserve"> de </w:t>
        </w:r>
        <w:r w:rsidR="00F434DF" w:rsidRPr="00126F22">
          <w:rPr>
            <w:rFonts w:asciiTheme="majorHAnsi" w:hAnsiTheme="majorHAnsi" w:cstheme="majorHAnsi"/>
          </w:rPr>
          <w:t>démontre</w:t>
        </w:r>
        <w:r w:rsidR="00F434DF">
          <w:rPr>
            <w:rFonts w:asciiTheme="majorHAnsi" w:hAnsiTheme="majorHAnsi" w:cstheme="majorHAnsi"/>
          </w:rPr>
          <w:t>r</w:t>
        </w:r>
        <w:r w:rsidR="00F434DF" w:rsidRPr="00126F22">
          <w:rPr>
            <w:rFonts w:asciiTheme="majorHAnsi" w:hAnsiTheme="majorHAnsi" w:cstheme="majorHAnsi"/>
          </w:rPr>
          <w:t xml:space="preserve"> que certains agents </w:t>
        </w:r>
      </w:ins>
      <w:ins w:id="125" w:author="Le Boudec  Vitalia" w:date="2017-09-16T16:30:00Z">
        <w:r w:rsidR="00F434DF">
          <w:rPr>
            <w:rFonts w:asciiTheme="majorHAnsi" w:hAnsiTheme="majorHAnsi" w:cstheme="majorHAnsi"/>
          </w:rPr>
          <w:t xml:space="preserve">non titulaires </w:t>
        </w:r>
      </w:ins>
      <w:ins w:id="126" w:author="Le Boudec  Vitalia" w:date="2017-09-16T16:29:00Z">
        <w:r w:rsidR="00F434DF" w:rsidRPr="00126F22">
          <w:rPr>
            <w:rFonts w:asciiTheme="majorHAnsi" w:hAnsiTheme="majorHAnsi" w:cstheme="majorHAnsi"/>
          </w:rPr>
          <w:t xml:space="preserve">ont perçu la </w:t>
        </w:r>
      </w:ins>
      <w:ins w:id="127" w:author="Le Boudec  Vitalia" w:date="2017-09-16T16:31:00Z">
        <w:r w:rsidR="00F434DF">
          <w:rPr>
            <w:rFonts w:asciiTheme="majorHAnsi" w:hAnsiTheme="majorHAnsi" w:cstheme="majorHAnsi"/>
          </w:rPr>
          <w:t>NBI</w:t>
        </w:r>
      </w:ins>
      <w:ins w:id="128" w:author="Le Boudec  Vitalia" w:date="2017-09-16T16:29:00Z">
        <w:r w:rsidR="00F434DF" w:rsidRPr="00126F22">
          <w:rPr>
            <w:rFonts w:asciiTheme="majorHAnsi" w:hAnsiTheme="majorHAnsi" w:cstheme="majorHAnsi"/>
          </w:rPr>
          <w:t xml:space="preserve"> alors </w:t>
        </w:r>
      </w:ins>
      <w:ins w:id="129" w:author="Le Boudec  Vitalia" w:date="2017-09-16T16:31:00Z">
        <w:r w:rsidR="00F434DF">
          <w:rPr>
            <w:rFonts w:asciiTheme="majorHAnsi" w:hAnsiTheme="majorHAnsi" w:cstheme="majorHAnsi"/>
          </w:rPr>
          <w:t xml:space="preserve">qu’ils ne </w:t>
        </w:r>
        <w:proofErr w:type="spellStart"/>
        <w:r w:rsidR="00F434DF">
          <w:rPr>
            <w:rFonts w:asciiTheme="majorHAnsi" w:hAnsiTheme="majorHAnsi" w:cstheme="majorHAnsi"/>
          </w:rPr>
          <w:t>bénéféciaient</w:t>
        </w:r>
        <w:proofErr w:type="spellEnd"/>
        <w:r w:rsidR="00F434DF">
          <w:rPr>
            <w:rFonts w:asciiTheme="majorHAnsi" w:hAnsiTheme="majorHAnsi" w:cstheme="majorHAnsi"/>
          </w:rPr>
          <w:t xml:space="preserve"> pas des </w:t>
        </w:r>
        <w:proofErr w:type="spellStart"/>
        <w:r w:rsidR="00F434DF">
          <w:rPr>
            <w:rFonts w:asciiTheme="majorHAnsi" w:hAnsiTheme="majorHAnsi" w:cstheme="majorHAnsi"/>
          </w:rPr>
          <w:t>concditions</w:t>
        </w:r>
        <w:proofErr w:type="spellEnd"/>
        <w:r w:rsidR="00F434DF">
          <w:rPr>
            <w:rFonts w:asciiTheme="majorHAnsi" w:hAnsiTheme="majorHAnsi" w:cstheme="majorHAnsi"/>
          </w:rPr>
          <w:t xml:space="preserve"> requises </w:t>
        </w:r>
      </w:ins>
      <w:ins w:id="130" w:author="Le Boudec  Vitalia" w:date="2017-09-16T16:29:00Z">
        <w:r w:rsidR="00F434DF" w:rsidRPr="00126F22">
          <w:rPr>
            <w:rFonts w:asciiTheme="majorHAnsi" w:hAnsiTheme="majorHAnsi" w:cstheme="majorHAnsi"/>
          </w:rPr>
          <w:t xml:space="preserve">leur permettant de percevoir ladite </w:t>
        </w:r>
      </w:ins>
      <w:ins w:id="131" w:author="Le Boudec  Vitalia" w:date="2017-09-16T16:31:00Z">
        <w:r w:rsidR="00F434DF">
          <w:rPr>
            <w:rFonts w:asciiTheme="majorHAnsi" w:hAnsiTheme="majorHAnsi" w:cstheme="majorHAnsi"/>
          </w:rPr>
          <w:t>indemnité</w:t>
        </w:r>
      </w:ins>
      <w:ins w:id="132" w:author="Nicol, Fabrice" w:date="2017-09-19T16:54:00Z">
        <w:r w:rsidR="00847F7B">
          <w:rPr>
            <w:rFonts w:asciiTheme="majorHAnsi" w:hAnsiTheme="majorHAnsi" w:cstheme="majorHAnsi"/>
          </w:rPr>
          <w:t>.</w:t>
        </w:r>
      </w:ins>
    </w:p>
    <w:p w14:paraId="02122FAE" w14:textId="278136FC" w:rsidR="009950E9" w:rsidDel="00847F7B" w:rsidRDefault="009950E9">
      <w:pPr>
        <w:rPr>
          <w:del w:id="133" w:author="Nicol, Fabrice" w:date="2017-09-19T16:54:00Z"/>
          <w:rFonts w:asciiTheme="majorHAnsi" w:hAnsiTheme="majorHAnsi" w:cstheme="majorHAnsi"/>
          <w:b/>
          <w:u w:val="single"/>
        </w:rPr>
      </w:pPr>
    </w:p>
    <w:p w14:paraId="6C88E771" w14:textId="366488FE" w:rsidR="002A59B7" w:rsidRDefault="002A59B7">
      <w:pPr>
        <w:rPr>
          <w:rFonts w:asciiTheme="majorHAnsi" w:hAnsiTheme="majorHAnsi" w:cstheme="majorHAnsi"/>
          <w:b/>
          <w:u w:val="single"/>
        </w:rPr>
      </w:pPr>
    </w:p>
    <w:p w14:paraId="4E00AB42" w14:textId="74082FD5" w:rsidR="009569ED" w:rsidRDefault="009569ED">
      <w:pPr>
        <w:rPr>
          <w:rFonts w:asciiTheme="majorHAnsi" w:hAnsiTheme="majorHAnsi" w:cstheme="majorHAnsi"/>
        </w:rPr>
      </w:pPr>
      <w:r w:rsidRPr="009F47F6">
        <w:rPr>
          <w:rFonts w:asciiTheme="majorHAnsi" w:hAnsiTheme="majorHAnsi" w:cstheme="majorHAnsi"/>
          <w:b/>
          <w:color w:val="D14A95" w:themeColor="accent1"/>
          <w:u w:val="single"/>
        </w:rPr>
        <w:t>Pour aller vers l’observation</w:t>
      </w:r>
      <w:r w:rsidR="00764557" w:rsidRPr="009F47F6">
        <w:rPr>
          <w:rFonts w:asciiTheme="majorHAnsi" w:hAnsiTheme="majorHAnsi" w:cstheme="majorHAnsi"/>
          <w:color w:val="D14A95" w:themeColor="accent1"/>
        </w:rPr>
        <w:t> </w:t>
      </w:r>
      <w:r w:rsidR="00764557">
        <w:rPr>
          <w:rFonts w:asciiTheme="majorHAnsi" w:hAnsiTheme="majorHAnsi" w:cstheme="majorHAnsi"/>
        </w:rPr>
        <w:t>:</w:t>
      </w:r>
    </w:p>
    <w:p w14:paraId="631C9B10" w14:textId="38BEE55C" w:rsidR="00900FB2" w:rsidRDefault="00900FB2">
      <w:pPr>
        <w:rPr>
          <w:rFonts w:asciiTheme="majorHAnsi" w:hAnsiTheme="majorHAnsi" w:cstheme="majorHAnsi"/>
        </w:rPr>
      </w:pPr>
    </w:p>
    <w:p w14:paraId="4F14DF57" w14:textId="308D89BA" w:rsidR="00C629CC" w:rsidRPr="00126F22" w:rsidRDefault="0011543C">
      <w:pPr>
        <w:rPr>
          <w:rFonts w:asciiTheme="majorHAnsi" w:hAnsiTheme="majorHAnsi" w:cstheme="majorHAnsi"/>
        </w:rPr>
      </w:pPr>
      <w:r>
        <w:rPr>
          <w:rFonts w:asciiTheme="majorHAnsi" w:hAnsiTheme="majorHAnsi" w:cstheme="majorHAnsi"/>
        </w:rPr>
        <w:t>Lors de l’instruction, il convient de vérifier avec l’organisme la fiabilité des information</w:t>
      </w:r>
      <w:r w:rsidR="00A247A3">
        <w:rPr>
          <w:rFonts w:asciiTheme="majorHAnsi" w:hAnsiTheme="majorHAnsi" w:cstheme="majorHAnsi"/>
        </w:rPr>
        <w:t>s</w:t>
      </w:r>
      <w:r>
        <w:rPr>
          <w:rFonts w:asciiTheme="majorHAnsi" w:hAnsiTheme="majorHAnsi" w:cstheme="majorHAnsi"/>
        </w:rPr>
        <w:t xml:space="preserve">. </w:t>
      </w:r>
      <w:r w:rsidR="00942EDD">
        <w:rPr>
          <w:rFonts w:asciiTheme="majorHAnsi" w:hAnsiTheme="majorHAnsi" w:cstheme="majorHAnsi"/>
        </w:rPr>
        <w:t>Si, au terme de</w:t>
      </w:r>
      <w:r>
        <w:rPr>
          <w:rFonts w:asciiTheme="majorHAnsi" w:hAnsiTheme="majorHAnsi" w:cstheme="majorHAnsi"/>
        </w:rPr>
        <w:t xml:space="preserve"> l’instruction et durant </w:t>
      </w:r>
      <w:r w:rsidR="00942EDD">
        <w:rPr>
          <w:rFonts w:asciiTheme="majorHAnsi" w:hAnsiTheme="majorHAnsi" w:cstheme="majorHAnsi"/>
        </w:rPr>
        <w:t>l</w:t>
      </w:r>
      <w:r>
        <w:rPr>
          <w:rFonts w:asciiTheme="majorHAnsi" w:hAnsiTheme="majorHAnsi" w:cstheme="majorHAnsi"/>
        </w:rPr>
        <w:t xml:space="preserve">a contradiction, </w:t>
      </w:r>
      <w:r w:rsidR="00A247A3">
        <w:rPr>
          <w:rFonts w:asciiTheme="majorHAnsi" w:hAnsiTheme="majorHAnsi" w:cstheme="majorHAnsi"/>
        </w:rPr>
        <w:t>l’organisme maintient ses données</w:t>
      </w:r>
      <w:r w:rsidR="00942EDD">
        <w:rPr>
          <w:rFonts w:asciiTheme="majorHAnsi" w:hAnsiTheme="majorHAnsi" w:cstheme="majorHAnsi"/>
        </w:rPr>
        <w:t xml:space="preserve"> -</w:t>
      </w:r>
      <w:r w:rsidR="006548B5">
        <w:rPr>
          <w:rFonts w:asciiTheme="majorHAnsi" w:hAnsiTheme="majorHAnsi" w:cstheme="majorHAnsi"/>
        </w:rPr>
        <w:t xml:space="preserve"> </w:t>
      </w:r>
      <w:commentRangeStart w:id="134"/>
      <w:commentRangeStart w:id="135"/>
      <w:r w:rsidR="00942EDD">
        <w:rPr>
          <w:rFonts w:asciiTheme="majorHAnsi" w:hAnsiTheme="majorHAnsi" w:cstheme="majorHAnsi"/>
        </w:rPr>
        <w:t>au moyen du</w:t>
      </w:r>
      <w:r w:rsidR="00E50FAA">
        <w:rPr>
          <w:rFonts w:asciiTheme="majorHAnsi" w:hAnsiTheme="majorHAnsi" w:cstheme="majorHAnsi"/>
        </w:rPr>
        <w:t xml:space="preserve"> tableau n°</w:t>
      </w:r>
      <w:r w:rsidR="00942EDD">
        <w:rPr>
          <w:rFonts w:asciiTheme="majorHAnsi" w:hAnsiTheme="majorHAnsi" w:cstheme="majorHAnsi"/>
        </w:rPr>
        <w:t> </w:t>
      </w:r>
      <w:ins w:id="136" w:author="Le Boudec  Vitalia" w:date="2017-09-16T16:44:00Z">
        <w:r w:rsidR="00E23C63">
          <w:rPr>
            <w:rFonts w:asciiTheme="majorHAnsi" w:hAnsiTheme="majorHAnsi" w:cstheme="majorHAnsi"/>
          </w:rPr>
          <w:t>4</w:t>
        </w:r>
      </w:ins>
      <w:del w:id="137" w:author="Le Boudec  Vitalia" w:date="2017-09-16T16:44:00Z">
        <w:r w:rsidR="00E50FAA" w:rsidDel="00E23C63">
          <w:rPr>
            <w:rFonts w:asciiTheme="majorHAnsi" w:hAnsiTheme="majorHAnsi" w:cstheme="majorHAnsi"/>
          </w:rPr>
          <w:delText>3</w:delText>
        </w:r>
      </w:del>
      <w:r w:rsidR="00E50FAA">
        <w:rPr>
          <w:rFonts w:asciiTheme="majorHAnsi" w:hAnsiTheme="majorHAnsi" w:cstheme="majorHAnsi"/>
        </w:rPr>
        <w:t xml:space="preserve"> qui </w:t>
      </w:r>
      <w:r w:rsidR="00FA7A47">
        <w:rPr>
          <w:rFonts w:asciiTheme="majorHAnsi" w:hAnsiTheme="majorHAnsi" w:cstheme="majorHAnsi"/>
        </w:rPr>
        <w:t xml:space="preserve">énumère </w:t>
      </w:r>
      <w:r w:rsidR="00E50FAA">
        <w:rPr>
          <w:rFonts w:asciiTheme="majorHAnsi" w:hAnsiTheme="majorHAnsi" w:cstheme="majorHAnsi"/>
        </w:rPr>
        <w:t>l’ensemble des agents non titulaires ayant perçu</w:t>
      </w:r>
      <w:r w:rsidR="00FA7A47">
        <w:rPr>
          <w:rFonts w:asciiTheme="majorHAnsi" w:hAnsiTheme="majorHAnsi" w:cstheme="majorHAnsi"/>
        </w:rPr>
        <w:t xml:space="preserve"> une NBI</w:t>
      </w:r>
      <w:r w:rsidR="00E50FAA">
        <w:rPr>
          <w:rFonts w:asciiTheme="majorHAnsi" w:hAnsiTheme="majorHAnsi" w:cstheme="majorHAnsi"/>
        </w:rPr>
        <w:t xml:space="preserve"> </w:t>
      </w:r>
      <w:r w:rsidR="00900FB2">
        <w:rPr>
          <w:rFonts w:asciiTheme="majorHAnsi" w:hAnsiTheme="majorHAnsi" w:cstheme="majorHAnsi"/>
        </w:rPr>
        <w:t xml:space="preserve">contrairement aux </w:t>
      </w:r>
      <w:r w:rsidR="00FA7A47">
        <w:rPr>
          <w:rFonts w:asciiTheme="majorHAnsi" w:hAnsiTheme="majorHAnsi" w:cstheme="majorHAnsi"/>
        </w:rPr>
        <w:t>dispositions réglementaires</w:t>
      </w:r>
      <w:r w:rsidR="00A247A3">
        <w:rPr>
          <w:rFonts w:asciiTheme="majorHAnsi" w:hAnsiTheme="majorHAnsi" w:cstheme="majorHAnsi"/>
        </w:rPr>
        <w:t xml:space="preserve"> </w:t>
      </w:r>
      <w:commentRangeEnd w:id="134"/>
      <w:r w:rsidR="0080238A">
        <w:rPr>
          <w:rStyle w:val="Marquedecommentaire"/>
        </w:rPr>
        <w:commentReference w:id="134"/>
      </w:r>
      <w:commentRangeEnd w:id="135"/>
      <w:r w:rsidR="00CA1205">
        <w:rPr>
          <w:rStyle w:val="Marquedecommentaire"/>
        </w:rPr>
        <w:commentReference w:id="135"/>
      </w:r>
      <w:r w:rsidR="00A247A3">
        <w:rPr>
          <w:rFonts w:asciiTheme="majorHAnsi" w:hAnsiTheme="majorHAnsi" w:cstheme="majorHAnsi"/>
        </w:rPr>
        <w:t xml:space="preserve">-, </w:t>
      </w:r>
      <w:r w:rsidR="00741F99">
        <w:rPr>
          <w:rFonts w:asciiTheme="majorHAnsi" w:hAnsiTheme="majorHAnsi" w:cstheme="majorHAnsi"/>
        </w:rPr>
        <w:t>vous pouvez concl</w:t>
      </w:r>
      <w:r w:rsidR="00436E55">
        <w:rPr>
          <w:rFonts w:asciiTheme="majorHAnsi" w:hAnsiTheme="majorHAnsi" w:cstheme="majorHAnsi"/>
        </w:rPr>
        <w:t>u</w:t>
      </w:r>
      <w:r w:rsidR="00741F99">
        <w:rPr>
          <w:rFonts w:asciiTheme="majorHAnsi" w:hAnsiTheme="majorHAnsi" w:cstheme="majorHAnsi"/>
        </w:rPr>
        <w:t>re</w:t>
      </w:r>
      <w:r w:rsidR="006548B5">
        <w:rPr>
          <w:rFonts w:asciiTheme="majorHAnsi" w:hAnsiTheme="majorHAnsi" w:cstheme="majorHAnsi"/>
        </w:rPr>
        <w:t xml:space="preserve"> à une</w:t>
      </w:r>
      <w:r w:rsidR="00BA3595" w:rsidRPr="00126F22">
        <w:rPr>
          <w:rFonts w:asciiTheme="majorHAnsi" w:hAnsiTheme="majorHAnsi" w:cstheme="majorHAnsi"/>
        </w:rPr>
        <w:t xml:space="preserve"> irrégularité.</w:t>
      </w:r>
    </w:p>
    <w:p w14:paraId="0198CB52" w14:textId="375D5D7B" w:rsidR="00EC079D" w:rsidRPr="00521842" w:rsidRDefault="00044901" w:rsidP="00A247A3">
      <w:pPr>
        <w:pStyle w:val="Titre1"/>
        <w:spacing w:before="480" w:after="240"/>
      </w:pPr>
      <w:bookmarkStart w:id="138" w:name="_Toc493088729"/>
      <w:r>
        <w:t>AXE N° </w:t>
      </w:r>
      <w:r w:rsidR="00CF2BB4">
        <w:t xml:space="preserve">2 </w:t>
      </w:r>
      <w:r>
        <w:t xml:space="preserve">- </w:t>
      </w:r>
      <w:r w:rsidR="008E4B77" w:rsidRPr="008D0ED3">
        <w:t>V</w:t>
      </w:r>
      <w:ins w:id="139" w:author="Nicol, Fabrice" w:date="2017-09-19T17:04:00Z">
        <w:r w:rsidR="00C945D4" w:rsidRPr="00FA59C0">
          <w:rPr>
            <w:rFonts w:cstheme="majorHAnsi"/>
          </w:rPr>
          <w:t>É</w:t>
        </w:r>
      </w:ins>
      <w:del w:id="140" w:author="Nicol, Fabrice" w:date="2017-09-19T17:04:00Z">
        <w:r w:rsidR="008E4B77" w:rsidRPr="008D0ED3" w:rsidDel="00C945D4">
          <w:delText>é</w:delText>
        </w:r>
      </w:del>
      <w:r w:rsidR="008E4B77" w:rsidRPr="008D0ED3">
        <w:t>rifier</w:t>
      </w:r>
      <w:r w:rsidR="00E45B98" w:rsidRPr="00521842">
        <w:t xml:space="preserve"> la cohérence globale entre</w:t>
      </w:r>
      <w:r w:rsidR="004C71A9">
        <w:t xml:space="preserve"> LES</w:t>
      </w:r>
      <w:r w:rsidR="00E45B98" w:rsidRPr="00521842">
        <w:t xml:space="preserve"> donn</w:t>
      </w:r>
      <w:ins w:id="141" w:author="Nicol, Fabrice" w:date="2017-09-19T17:04:00Z">
        <w:r w:rsidR="00C945D4" w:rsidRPr="00FA59C0">
          <w:rPr>
            <w:rFonts w:cstheme="majorHAnsi"/>
          </w:rPr>
          <w:t>É</w:t>
        </w:r>
      </w:ins>
      <w:del w:id="142" w:author="Nicol, Fabrice" w:date="2017-09-19T17:04:00Z">
        <w:r w:rsidR="00E45B98" w:rsidRPr="00521842" w:rsidDel="00C945D4">
          <w:delText>é</w:delText>
        </w:r>
      </w:del>
      <w:r w:rsidR="00E45B98" w:rsidRPr="00521842">
        <w:t xml:space="preserve">es « points de NBI » et </w:t>
      </w:r>
      <w:r w:rsidR="004C71A9">
        <w:t xml:space="preserve">LES </w:t>
      </w:r>
      <w:r w:rsidR="00E45B98" w:rsidRPr="00521842">
        <w:t>paiements au titre de la NBI</w:t>
      </w:r>
      <w:bookmarkEnd w:id="138"/>
    </w:p>
    <w:p w14:paraId="5A902741" w14:textId="77777777" w:rsidR="007334AE" w:rsidRDefault="00CF2BB4" w:rsidP="00A247A3">
      <w:pPr>
        <w:spacing w:before="120"/>
        <w:rPr>
          <w:rFonts w:asciiTheme="majorHAnsi" w:hAnsiTheme="majorHAnsi" w:cstheme="majorHAnsi"/>
        </w:rPr>
      </w:pPr>
      <w:r w:rsidRPr="007334AE">
        <w:rPr>
          <w:rFonts w:asciiTheme="majorHAnsi" w:hAnsiTheme="majorHAnsi" w:cstheme="majorHAnsi"/>
          <w:b/>
          <w:u w:val="single"/>
        </w:rPr>
        <w:t>Objectif</w:t>
      </w:r>
      <w:r w:rsidRPr="00D00D00">
        <w:rPr>
          <w:rFonts w:asciiTheme="majorHAnsi" w:hAnsiTheme="majorHAnsi" w:cstheme="majorHAnsi"/>
        </w:rPr>
        <w:t xml:space="preserve"> </w:t>
      </w:r>
      <w:r w:rsidR="00044901" w:rsidRPr="00D00D00">
        <w:rPr>
          <w:rFonts w:asciiTheme="majorHAnsi" w:hAnsiTheme="majorHAnsi" w:cstheme="majorHAnsi"/>
        </w:rPr>
        <w:t>:</w:t>
      </w:r>
      <w:r w:rsidR="005A0484" w:rsidRPr="00D00D00">
        <w:rPr>
          <w:rFonts w:asciiTheme="majorHAnsi" w:hAnsiTheme="majorHAnsi" w:cstheme="majorHAnsi"/>
        </w:rPr>
        <w:t xml:space="preserve"> </w:t>
      </w:r>
    </w:p>
    <w:p w14:paraId="1DF22A5C" w14:textId="49A859F7" w:rsidR="00CF2BB4" w:rsidRPr="00D00D00" w:rsidRDefault="00CF2BB4" w:rsidP="00A247A3">
      <w:pPr>
        <w:spacing w:before="120"/>
        <w:rPr>
          <w:rFonts w:asciiTheme="majorHAnsi" w:hAnsiTheme="majorHAnsi" w:cstheme="majorHAnsi"/>
        </w:rPr>
      </w:pPr>
      <w:r w:rsidRPr="00D00D00">
        <w:rPr>
          <w:rFonts w:asciiTheme="majorHAnsi" w:hAnsiTheme="majorHAnsi" w:cstheme="majorHAnsi"/>
        </w:rPr>
        <w:lastRenderedPageBreak/>
        <w:t>Vérifier la cohérence du cumul de la NBI annuelle en nombre de points et en montant, sur la période contrôlée.</w:t>
      </w:r>
    </w:p>
    <w:p w14:paraId="244891CE" w14:textId="44485842" w:rsidR="00D530D2" w:rsidRPr="00D00D00" w:rsidRDefault="00306851" w:rsidP="009950E9">
      <w:pPr>
        <w:spacing w:before="240"/>
        <w:rPr>
          <w:rFonts w:asciiTheme="majorHAnsi" w:hAnsiTheme="majorHAnsi" w:cstheme="majorHAnsi"/>
          <w:b/>
          <w:u w:val="single"/>
        </w:rPr>
      </w:pPr>
      <w:r w:rsidRPr="00D00D00">
        <w:rPr>
          <w:rFonts w:asciiTheme="majorHAnsi" w:hAnsiTheme="majorHAnsi" w:cstheme="majorHAnsi"/>
          <w:b/>
          <w:u w:val="single"/>
        </w:rPr>
        <w:t>Application au logiciel</w:t>
      </w:r>
      <w:r w:rsidR="009F40A1" w:rsidRPr="009F40A1">
        <w:rPr>
          <w:rFonts w:asciiTheme="majorHAnsi" w:hAnsiTheme="majorHAnsi" w:cstheme="majorHAnsi"/>
        </w:rPr>
        <w:t> :</w:t>
      </w:r>
    </w:p>
    <w:p w14:paraId="7ACD37BF" w14:textId="598658B2" w:rsidR="00115DD2" w:rsidRDefault="00847F7B" w:rsidP="009F47F6">
      <w:pPr>
        <w:rPr>
          <w:ins w:id="143" w:author="Nicol, Fabrice" w:date="2017-09-19T16:55:00Z"/>
          <w:rFonts w:asciiTheme="majorHAnsi" w:hAnsiTheme="majorHAnsi" w:cstheme="majorHAnsi"/>
        </w:rPr>
      </w:pPr>
      <w:r w:rsidRPr="009F47F6">
        <w:rPr>
          <w:rFonts w:asciiTheme="majorHAnsi" w:hAnsiTheme="majorHAnsi" w:cstheme="majorHAnsi"/>
          <w:noProof/>
          <w:color w:val="D14A95" w:themeColor="accent1"/>
          <w:u w:val="single"/>
        </w:rPr>
        <w:drawing>
          <wp:anchor distT="0" distB="0" distL="114300" distR="114300" simplePos="0" relativeHeight="251918336" behindDoc="0" locked="0" layoutInCell="1" allowOverlap="1" wp14:anchorId="53872E64" wp14:editId="2C5692F9">
            <wp:simplePos x="0" y="0"/>
            <wp:positionH relativeFrom="margin">
              <wp:align>left</wp:align>
            </wp:positionH>
            <wp:positionV relativeFrom="page">
              <wp:posOffset>2416175</wp:posOffset>
            </wp:positionV>
            <wp:extent cx="600710" cy="546735"/>
            <wp:effectExtent l="0" t="0" r="0" b="5715"/>
            <wp:wrapThrough wrapText="bothSides">
              <wp:wrapPolygon edited="0">
                <wp:start x="8905" y="0"/>
                <wp:lineTo x="5480" y="1505"/>
                <wp:lineTo x="2055" y="6774"/>
                <wp:lineTo x="2740" y="12794"/>
                <wp:lineTo x="7535" y="19568"/>
                <wp:lineTo x="8220" y="21073"/>
                <wp:lineTo x="13015" y="21073"/>
                <wp:lineTo x="13700" y="19568"/>
                <wp:lineTo x="18495" y="12794"/>
                <wp:lineTo x="19865" y="8279"/>
                <wp:lineTo x="15755" y="753"/>
                <wp:lineTo x="12330" y="0"/>
                <wp:lineTo x="8905" y="0"/>
              </wp:wrapPolygon>
            </wp:wrapThrough>
            <wp:docPr id="247" name="Image 247" descr="D:\OUTILS\AmpouleJau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UTILS\AmpouleJaune.png"/>
                    <pic:cNvPicPr>
                      <a:picLocks noChangeAspect="1" noChangeArrowheads="1"/>
                    </pic:cNvPicPr>
                  </pic:nvPicPr>
                  <pic:blipFill>
                    <a:blip r:embed="rId27" cstate="print">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600710" cy="546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5DD2" w:rsidRPr="009F47F6">
        <w:rPr>
          <w:rFonts w:asciiTheme="majorHAnsi" w:hAnsiTheme="majorHAnsi" w:cstheme="majorHAnsi"/>
        </w:rPr>
        <w:t xml:space="preserve">Les bases de données de paye contiennent d’une part l’indication du nombre de points d’indice NBI, d’autre part les montants des attributions correspondantes. En divisant </w:t>
      </w:r>
      <w:del w:id="144" w:author="fabrice nicol" w:date="2020-08-14T06:41:00Z">
        <w:r w:rsidR="00115DD2" w:rsidRPr="009F47F6" w:rsidDel="00021D34">
          <w:rPr>
            <w:rFonts w:asciiTheme="majorHAnsi" w:hAnsiTheme="majorHAnsi" w:cstheme="majorHAnsi"/>
          </w:rPr>
          <w:delText xml:space="preserve">le cumul des points de NBI par </w:delText>
        </w:r>
      </w:del>
      <w:r w:rsidR="00115DD2" w:rsidRPr="009F47F6">
        <w:rPr>
          <w:rFonts w:asciiTheme="majorHAnsi" w:hAnsiTheme="majorHAnsi" w:cstheme="majorHAnsi"/>
        </w:rPr>
        <w:t xml:space="preserve">le cumul des attributions </w:t>
      </w:r>
      <w:del w:id="145" w:author="fabrice nicol" w:date="2020-08-14T06:41:00Z">
        <w:r w:rsidR="00115DD2" w:rsidRPr="009F47F6" w:rsidDel="00021D34">
          <w:rPr>
            <w:rFonts w:asciiTheme="majorHAnsi" w:hAnsiTheme="majorHAnsi" w:cstheme="majorHAnsi"/>
          </w:rPr>
          <w:delText>correspondantes</w:delText>
        </w:r>
      </w:del>
      <w:ins w:id="146" w:author="fabrice nicol" w:date="2020-08-14T06:41:00Z">
        <w:r w:rsidR="00021D34">
          <w:rPr>
            <w:rFonts w:asciiTheme="majorHAnsi" w:hAnsiTheme="majorHAnsi" w:cstheme="majorHAnsi"/>
          </w:rPr>
          <w:t xml:space="preserve">par </w:t>
        </w:r>
        <w:r w:rsidR="00021D34" w:rsidRPr="009F47F6">
          <w:rPr>
            <w:rFonts w:asciiTheme="majorHAnsi" w:hAnsiTheme="majorHAnsi" w:cstheme="majorHAnsi"/>
          </w:rPr>
          <w:t>le cumul des points de NBI</w:t>
        </w:r>
      </w:ins>
      <w:r w:rsidR="00115DD2" w:rsidRPr="009F47F6">
        <w:rPr>
          <w:rFonts w:asciiTheme="majorHAnsi" w:hAnsiTheme="majorHAnsi" w:cstheme="majorHAnsi"/>
        </w:rPr>
        <w:t xml:space="preserve">, on </w:t>
      </w:r>
      <w:r w:rsidR="00CF2BB4">
        <w:rPr>
          <w:rFonts w:asciiTheme="majorHAnsi" w:hAnsiTheme="majorHAnsi" w:cstheme="majorHAnsi"/>
        </w:rPr>
        <w:t>obtient en principe</w:t>
      </w:r>
      <w:r w:rsidR="00115DD2" w:rsidRPr="009F47F6">
        <w:rPr>
          <w:rFonts w:asciiTheme="majorHAnsi" w:hAnsiTheme="majorHAnsi" w:cstheme="majorHAnsi"/>
        </w:rPr>
        <w:t xml:space="preserve"> un résultat proche du point d’indice net majoré (INM) moyen sur l’exercice.</w:t>
      </w:r>
    </w:p>
    <w:p w14:paraId="1CAD1BFA" w14:textId="77777777" w:rsidR="00847F7B" w:rsidRPr="009F47F6" w:rsidRDefault="00847F7B" w:rsidP="009F47F6">
      <w:pPr>
        <w:rPr>
          <w:rFonts w:asciiTheme="majorHAnsi" w:hAnsiTheme="majorHAnsi" w:cstheme="majorHAnsi"/>
        </w:rPr>
      </w:pPr>
    </w:p>
    <w:p w14:paraId="2DE08D7A" w14:textId="61FEBA81" w:rsidR="00115DD2" w:rsidRPr="009F47F6" w:rsidRDefault="00115DD2" w:rsidP="009F47F6">
      <w:pPr>
        <w:rPr>
          <w:rFonts w:asciiTheme="majorHAnsi" w:hAnsiTheme="majorHAnsi" w:cstheme="majorHAnsi"/>
        </w:rPr>
      </w:pPr>
      <w:r w:rsidRPr="009F47F6">
        <w:rPr>
          <w:rFonts w:asciiTheme="majorHAnsi" w:hAnsiTheme="majorHAnsi" w:cstheme="majorHAnsi"/>
        </w:rPr>
        <w:t>Pour apprécier la cohérence du cumul de la NBI annuelle en nombre de points et en montant, sur la période</w:t>
      </w:r>
      <w:r w:rsidR="00CF2BB4">
        <w:rPr>
          <w:rFonts w:asciiTheme="majorHAnsi" w:hAnsiTheme="majorHAnsi" w:cstheme="majorHAnsi"/>
        </w:rPr>
        <w:t xml:space="preserve"> contrôlée</w:t>
      </w:r>
      <w:r w:rsidRPr="009F47F6">
        <w:rPr>
          <w:rFonts w:asciiTheme="majorHAnsi" w:hAnsiTheme="majorHAnsi" w:cstheme="majorHAnsi"/>
        </w:rPr>
        <w:t>, un tableau annuel est proposé dans le rapport</w:t>
      </w:r>
      <w:r w:rsidR="009F40A1">
        <w:rPr>
          <w:rFonts w:asciiTheme="majorHAnsi" w:hAnsiTheme="majorHAnsi" w:cstheme="majorHAnsi"/>
        </w:rPr>
        <w:t xml:space="preserve"> d’analyse</w:t>
      </w:r>
      <w:r w:rsidRPr="009F47F6">
        <w:rPr>
          <w:rFonts w:asciiTheme="majorHAnsi" w:hAnsiTheme="majorHAnsi" w:cstheme="majorHAnsi"/>
        </w:rPr>
        <w:t xml:space="preserve">. Le point d’INM (mensuel) </w:t>
      </w:r>
      <w:r w:rsidRPr="009F47F6">
        <w:rPr>
          <w:rFonts w:asciiTheme="majorHAnsi" w:hAnsiTheme="majorHAnsi" w:cstheme="majorHAnsi"/>
          <w:b/>
        </w:rPr>
        <w:t>apparent</w:t>
      </w:r>
      <w:r w:rsidRPr="009F47F6">
        <w:rPr>
          <w:rFonts w:asciiTheme="majorHAnsi" w:hAnsiTheme="majorHAnsi" w:cstheme="majorHAnsi"/>
        </w:rPr>
        <w:t xml:space="preserve"> est le point résultant de la division de la somme des montants bruts versés au titre de la NBI par la somme des points d’indice NBI sur l’année. Le point d’INM (mensuel) </w:t>
      </w:r>
      <w:r w:rsidRPr="009F47F6">
        <w:rPr>
          <w:rFonts w:asciiTheme="majorHAnsi" w:hAnsiTheme="majorHAnsi" w:cstheme="majorHAnsi"/>
          <w:b/>
        </w:rPr>
        <w:t>moyen</w:t>
      </w:r>
      <w:r w:rsidRPr="009F47F6">
        <w:rPr>
          <w:rFonts w:asciiTheme="majorHAnsi" w:hAnsiTheme="majorHAnsi" w:cstheme="majorHAnsi"/>
        </w:rPr>
        <w:t xml:space="preserve"> est celui qui résulte des statistiques de l’INSEE.</w:t>
      </w:r>
    </w:p>
    <w:p w14:paraId="0C0A3930" w14:textId="1DCBF2CA" w:rsidR="00115DD2" w:rsidRPr="00D00D00" w:rsidRDefault="00115DD2" w:rsidP="00115DD2">
      <w:pPr>
        <w:rPr>
          <w:rFonts w:asciiTheme="majorHAnsi" w:hAnsiTheme="majorHAnsi" w:cstheme="majorHAnsi"/>
          <w:b/>
        </w:rPr>
      </w:pPr>
    </w:p>
    <w:p w14:paraId="489C65D5" w14:textId="150A778F" w:rsidR="00115DD2" w:rsidRPr="00D00D00" w:rsidRDefault="00115DD2" w:rsidP="00115DD2">
      <w:pPr>
        <w:rPr>
          <w:rFonts w:asciiTheme="majorHAnsi" w:hAnsiTheme="majorHAnsi" w:cstheme="majorHAnsi"/>
        </w:rPr>
      </w:pPr>
      <w:r w:rsidRPr="004E10D9">
        <w:rPr>
          <w:rFonts w:asciiTheme="majorHAnsi" w:hAnsiTheme="majorHAnsi" w:cstheme="majorHAnsi"/>
          <w:b/>
          <w:color w:val="D14A95" w:themeColor="accent1"/>
        </w:rPr>
        <w:t>Points d’attention</w:t>
      </w:r>
    </w:p>
    <w:p w14:paraId="46D0A233" w14:textId="3301A839" w:rsidR="00115DD2" w:rsidRPr="00D00D00" w:rsidRDefault="00115DD2">
      <w:pPr>
        <w:rPr>
          <w:rFonts w:asciiTheme="majorHAnsi" w:hAnsiTheme="majorHAnsi" w:cstheme="majorHAnsi"/>
        </w:rPr>
      </w:pPr>
    </w:p>
    <w:p w14:paraId="19E2591C" w14:textId="2A5A798A" w:rsidR="00D530D2" w:rsidRPr="00126F22" w:rsidRDefault="00D530D2" w:rsidP="004A2802">
      <w:pPr>
        <w:pStyle w:val="Paragraphedeliste"/>
        <w:numPr>
          <w:ilvl w:val="0"/>
          <w:numId w:val="45"/>
        </w:numPr>
        <w:spacing w:before="120"/>
        <w:ind w:left="714" w:hanging="357"/>
        <w:contextualSpacing w:val="0"/>
        <w:rPr>
          <w:rFonts w:asciiTheme="majorHAnsi" w:hAnsiTheme="majorHAnsi" w:cstheme="majorHAnsi"/>
        </w:rPr>
      </w:pPr>
      <w:r w:rsidRPr="00126F22">
        <w:rPr>
          <w:rFonts w:asciiTheme="majorHAnsi" w:hAnsiTheme="majorHAnsi" w:cstheme="majorHAnsi"/>
        </w:rPr>
        <w:t xml:space="preserve">Il est normal que de petits écarts apparaissent entre le point d’INM moyen et apparent (variable </w:t>
      </w:r>
      <w:r>
        <w:rPr>
          <w:rFonts w:asciiTheme="majorHAnsi" w:hAnsiTheme="majorHAnsi" w:cstheme="majorHAnsi"/>
        </w:rPr>
        <w:t>c</w:t>
      </w:r>
      <w:r w:rsidRPr="00126F22">
        <w:rPr>
          <w:rFonts w:asciiTheme="majorHAnsi" w:hAnsiTheme="majorHAnsi" w:cstheme="majorHAnsi"/>
        </w:rPr>
        <w:t xml:space="preserve">ontrôle </w:t>
      </w:r>
      <w:r>
        <w:rPr>
          <w:rFonts w:asciiTheme="majorHAnsi" w:hAnsiTheme="majorHAnsi" w:cstheme="majorHAnsi"/>
        </w:rPr>
        <w:t>v</w:t>
      </w:r>
      <w:r w:rsidRPr="00126F22">
        <w:rPr>
          <w:rFonts w:asciiTheme="majorHAnsi" w:hAnsiTheme="majorHAnsi" w:cstheme="majorHAnsi"/>
        </w:rPr>
        <w:t>ert). Ces écarts deviennent anormaux lorsqu’ils dépassent un certain seuil</w:t>
      </w:r>
      <w:del w:id="147" w:author="Nicol, Fabrice" w:date="2017-09-19T16:55:00Z">
        <w:r w:rsidR="009C0C3D" w:rsidDel="00847F7B">
          <w:rPr>
            <w:rFonts w:asciiTheme="majorHAnsi" w:hAnsiTheme="majorHAnsi" w:cstheme="majorHAnsi"/>
          </w:rPr>
          <w:delText> ;</w:delText>
        </w:r>
      </w:del>
      <w:ins w:id="148" w:author="Nicol, Fabrice" w:date="2017-09-19T16:55:00Z">
        <w:r w:rsidR="00847F7B">
          <w:rPr>
            <w:rFonts w:asciiTheme="majorHAnsi" w:hAnsiTheme="majorHAnsi" w:cstheme="majorHAnsi"/>
          </w:rPr>
          <w:t>.</w:t>
        </w:r>
      </w:ins>
      <w:r w:rsidRPr="00126F22">
        <w:rPr>
          <w:rFonts w:asciiTheme="majorHAnsi" w:hAnsiTheme="majorHAnsi" w:cstheme="majorHAnsi"/>
        </w:rPr>
        <w:t xml:space="preserve"> </w:t>
      </w:r>
    </w:p>
    <w:p w14:paraId="1B813C26" w14:textId="394FB658" w:rsidR="00D530D2" w:rsidRPr="00120C2A" w:rsidRDefault="00D530D2" w:rsidP="004A2802">
      <w:pPr>
        <w:pStyle w:val="Paragraphedeliste"/>
        <w:numPr>
          <w:ilvl w:val="0"/>
          <w:numId w:val="45"/>
        </w:numPr>
        <w:spacing w:before="120"/>
        <w:ind w:left="714" w:hanging="357"/>
        <w:contextualSpacing w:val="0"/>
        <w:rPr>
          <w:rFonts w:asciiTheme="majorHAnsi" w:hAnsiTheme="majorHAnsi" w:cstheme="majorHAnsi"/>
        </w:rPr>
      </w:pPr>
      <w:r w:rsidRPr="00115DD2">
        <w:rPr>
          <w:rFonts w:asciiTheme="majorHAnsi" w:hAnsiTheme="majorHAnsi" w:cstheme="majorHAnsi"/>
        </w:rPr>
        <w:t xml:space="preserve">Lorsqu’en valeur absolue, l’écart relatif entre l’INM moyen et l’INM apparent est supérieur à 30 %, </w:t>
      </w:r>
      <w:r w:rsidR="00115DD2">
        <w:rPr>
          <w:rFonts w:asciiTheme="majorHAnsi" w:hAnsiTheme="majorHAnsi" w:cstheme="majorHAnsi"/>
        </w:rPr>
        <w:t>(</w:t>
      </w:r>
      <w:r w:rsidR="009C0C3D">
        <w:rPr>
          <w:rFonts w:asciiTheme="majorHAnsi" w:hAnsiTheme="majorHAnsi" w:cstheme="majorHAnsi"/>
        </w:rPr>
        <w:t xml:space="preserve">variable </w:t>
      </w:r>
      <w:r w:rsidRPr="00115DD2">
        <w:rPr>
          <w:rFonts w:asciiTheme="majorHAnsi" w:hAnsiTheme="majorHAnsi" w:cstheme="majorHAnsi"/>
        </w:rPr>
        <w:t>coté</w:t>
      </w:r>
      <w:r w:rsidR="00396828">
        <w:rPr>
          <w:rFonts w:asciiTheme="majorHAnsi" w:hAnsiTheme="majorHAnsi" w:cstheme="majorHAnsi"/>
        </w:rPr>
        <w:t>e</w:t>
      </w:r>
      <w:r w:rsidRPr="00115DD2">
        <w:rPr>
          <w:rFonts w:asciiTheme="majorHAnsi" w:hAnsiTheme="majorHAnsi" w:cstheme="majorHAnsi"/>
        </w:rPr>
        <w:t xml:space="preserve"> </w:t>
      </w:r>
      <w:r>
        <w:rPr>
          <w:rFonts w:asciiTheme="majorHAnsi" w:hAnsiTheme="majorHAnsi" w:cstheme="majorHAnsi"/>
        </w:rPr>
        <w:t>r</w:t>
      </w:r>
      <w:r w:rsidRPr="00120C2A">
        <w:rPr>
          <w:rFonts w:asciiTheme="majorHAnsi" w:hAnsiTheme="majorHAnsi" w:cstheme="majorHAnsi"/>
        </w:rPr>
        <w:t>ouge</w:t>
      </w:r>
      <w:r w:rsidR="00115DD2">
        <w:rPr>
          <w:rFonts w:asciiTheme="majorHAnsi" w:hAnsiTheme="majorHAnsi" w:cstheme="majorHAnsi"/>
        </w:rPr>
        <w:t>),</w:t>
      </w:r>
      <w:r w:rsidRPr="00120C2A">
        <w:rPr>
          <w:rFonts w:asciiTheme="majorHAnsi" w:hAnsiTheme="majorHAnsi" w:cstheme="majorHAnsi"/>
        </w:rPr>
        <w:t xml:space="preserve"> une vérification plus approfondie sous E</w:t>
      </w:r>
      <w:r>
        <w:rPr>
          <w:rFonts w:asciiTheme="majorHAnsi" w:hAnsiTheme="majorHAnsi" w:cstheme="majorHAnsi"/>
        </w:rPr>
        <w:t>XCEL</w:t>
      </w:r>
      <w:r w:rsidRPr="00120C2A">
        <w:rPr>
          <w:rFonts w:asciiTheme="majorHAnsi" w:hAnsiTheme="majorHAnsi" w:cstheme="majorHAnsi"/>
        </w:rPr>
        <w:t xml:space="preserve"> s’impose, en lien avec le service gestionnaire</w:t>
      </w:r>
      <w:r w:rsidR="009C0C3D">
        <w:rPr>
          <w:rFonts w:asciiTheme="majorHAnsi" w:hAnsiTheme="majorHAnsi" w:cstheme="majorHAnsi"/>
        </w:rPr>
        <w:t xml:space="preserve"> de l’organisme contrôlé</w:t>
      </w:r>
      <w:del w:id="149" w:author="Nicol, Fabrice" w:date="2017-09-19T16:55:00Z">
        <w:r w:rsidR="009C0C3D" w:rsidDel="00847F7B">
          <w:rPr>
            <w:rFonts w:asciiTheme="majorHAnsi" w:hAnsiTheme="majorHAnsi" w:cstheme="majorHAnsi"/>
          </w:rPr>
          <w:delText> ;</w:delText>
        </w:r>
      </w:del>
      <w:ins w:id="150" w:author="Nicol, Fabrice" w:date="2017-09-19T16:55:00Z">
        <w:r w:rsidR="00847F7B">
          <w:rPr>
            <w:rFonts w:asciiTheme="majorHAnsi" w:hAnsiTheme="majorHAnsi" w:cstheme="majorHAnsi"/>
          </w:rPr>
          <w:t>.</w:t>
        </w:r>
      </w:ins>
      <w:r w:rsidRPr="00120C2A">
        <w:rPr>
          <w:rFonts w:asciiTheme="majorHAnsi" w:hAnsiTheme="majorHAnsi" w:cstheme="majorHAnsi"/>
        </w:rPr>
        <w:t xml:space="preserve"> </w:t>
      </w:r>
    </w:p>
    <w:p w14:paraId="47ED4164" w14:textId="690F9261" w:rsidR="00D530D2" w:rsidRPr="00120C2A" w:rsidRDefault="00D530D2" w:rsidP="004A2802">
      <w:pPr>
        <w:pStyle w:val="Paragraphedeliste"/>
        <w:numPr>
          <w:ilvl w:val="0"/>
          <w:numId w:val="45"/>
        </w:numPr>
        <w:spacing w:before="120"/>
        <w:ind w:left="714" w:hanging="357"/>
        <w:contextualSpacing w:val="0"/>
        <w:rPr>
          <w:rFonts w:asciiTheme="majorHAnsi" w:hAnsiTheme="majorHAnsi" w:cstheme="majorHAnsi"/>
        </w:rPr>
      </w:pPr>
      <w:r w:rsidRPr="00120C2A">
        <w:rPr>
          <w:rFonts w:asciiTheme="majorHAnsi" w:hAnsiTheme="majorHAnsi" w:cstheme="majorHAnsi"/>
        </w:rPr>
        <w:t>Lorsqu’elle est supérieure à 15 % et inférieure à 30 %</w:t>
      </w:r>
      <w:r w:rsidR="009C0C3D">
        <w:rPr>
          <w:rFonts w:asciiTheme="majorHAnsi" w:hAnsiTheme="majorHAnsi" w:cstheme="majorHAnsi"/>
        </w:rPr>
        <w:t xml:space="preserve"> </w:t>
      </w:r>
      <w:r w:rsidR="009C0C3D" w:rsidRPr="001C7CCB">
        <w:rPr>
          <w:rFonts w:asciiTheme="majorHAnsi" w:hAnsiTheme="majorHAnsi" w:cstheme="majorHAnsi"/>
        </w:rPr>
        <w:t xml:space="preserve">(cotation </w:t>
      </w:r>
      <w:r w:rsidR="009C0C3D">
        <w:rPr>
          <w:rFonts w:asciiTheme="majorHAnsi" w:hAnsiTheme="majorHAnsi" w:cstheme="majorHAnsi"/>
        </w:rPr>
        <w:t>o</w:t>
      </w:r>
      <w:r w:rsidR="009C0C3D" w:rsidRPr="001C7CCB">
        <w:rPr>
          <w:rFonts w:asciiTheme="majorHAnsi" w:hAnsiTheme="majorHAnsi" w:cstheme="majorHAnsi"/>
        </w:rPr>
        <w:t>range)</w:t>
      </w:r>
      <w:r w:rsidRPr="00120C2A">
        <w:rPr>
          <w:rFonts w:asciiTheme="majorHAnsi" w:hAnsiTheme="majorHAnsi" w:cstheme="majorHAnsi"/>
        </w:rPr>
        <w:t>, une vérification approfondie est recommandée</w:t>
      </w:r>
      <w:del w:id="151" w:author="Nicol, Fabrice" w:date="2017-09-19T16:55:00Z">
        <w:r w:rsidR="009C0C3D" w:rsidDel="00847F7B">
          <w:rPr>
            <w:rFonts w:asciiTheme="majorHAnsi" w:hAnsiTheme="majorHAnsi" w:cstheme="majorHAnsi"/>
          </w:rPr>
          <w:delText> ;</w:delText>
        </w:r>
      </w:del>
      <w:ins w:id="152" w:author="Nicol, Fabrice" w:date="2017-09-19T16:55:00Z">
        <w:r w:rsidR="00847F7B">
          <w:rPr>
            <w:rFonts w:asciiTheme="majorHAnsi" w:hAnsiTheme="majorHAnsi" w:cstheme="majorHAnsi"/>
          </w:rPr>
          <w:t>.</w:t>
        </w:r>
      </w:ins>
      <w:r w:rsidRPr="00120C2A">
        <w:rPr>
          <w:rFonts w:asciiTheme="majorHAnsi" w:hAnsiTheme="majorHAnsi" w:cstheme="majorHAnsi"/>
        </w:rPr>
        <w:t xml:space="preserve"> </w:t>
      </w:r>
    </w:p>
    <w:p w14:paraId="78A47D2F" w14:textId="504EFDDF" w:rsidR="009C0C3D" w:rsidRPr="00120C2A" w:rsidRDefault="00D530D2" w:rsidP="004A2802">
      <w:pPr>
        <w:pStyle w:val="Paragraphedeliste"/>
        <w:numPr>
          <w:ilvl w:val="0"/>
          <w:numId w:val="45"/>
        </w:numPr>
        <w:spacing w:before="120"/>
        <w:ind w:left="714" w:hanging="357"/>
        <w:contextualSpacing w:val="0"/>
        <w:rPr>
          <w:rFonts w:asciiTheme="majorHAnsi" w:hAnsiTheme="majorHAnsi" w:cstheme="majorHAnsi"/>
        </w:rPr>
      </w:pPr>
      <w:r w:rsidRPr="00120C2A">
        <w:rPr>
          <w:rFonts w:asciiTheme="majorHAnsi" w:hAnsiTheme="majorHAnsi" w:cstheme="majorHAnsi"/>
        </w:rPr>
        <w:t>Lorsqu’elle est inférieure à 15 %</w:t>
      </w:r>
      <w:r w:rsidR="009C0C3D" w:rsidRPr="00120C2A">
        <w:rPr>
          <w:rFonts w:asciiTheme="majorHAnsi" w:hAnsiTheme="majorHAnsi" w:cstheme="majorHAnsi"/>
        </w:rPr>
        <w:t xml:space="preserve"> (cotation vert)</w:t>
      </w:r>
      <w:r w:rsidRPr="00120C2A">
        <w:rPr>
          <w:rFonts w:asciiTheme="majorHAnsi" w:hAnsiTheme="majorHAnsi" w:cstheme="majorHAnsi"/>
        </w:rPr>
        <w:t>, les écarts peuvent être regardés comme normaux ou tolérés</w:t>
      </w:r>
      <w:r w:rsidR="009F40A1">
        <w:rPr>
          <w:rFonts w:asciiTheme="majorHAnsi" w:hAnsiTheme="majorHAnsi" w:cstheme="majorHAnsi"/>
        </w:rPr>
        <w:t>.</w:t>
      </w:r>
    </w:p>
    <w:p w14:paraId="22B1CDDB" w14:textId="6AFBE96A" w:rsidR="0010626B" w:rsidRPr="00126F22" w:rsidRDefault="001E334B" w:rsidP="00120C2A">
      <w:pPr>
        <w:pStyle w:val="Titretableau"/>
      </w:pPr>
      <w:r>
        <w:t>Contrôle global de la liquidation des NBI</w:t>
      </w:r>
    </w:p>
    <w:p w14:paraId="562340C6" w14:textId="2B2DEEB7" w:rsidR="0010626B" w:rsidRPr="00126F22" w:rsidRDefault="00257FB8">
      <w:pPr>
        <w:rPr>
          <w:rFonts w:asciiTheme="majorHAnsi" w:hAnsiTheme="majorHAnsi" w:cstheme="majorHAnsi"/>
        </w:rPr>
      </w:pPr>
      <w:r w:rsidRPr="00126F22">
        <w:rPr>
          <w:noProof/>
        </w:rPr>
        <w:drawing>
          <wp:anchor distT="0" distB="0" distL="0" distR="0" simplePos="0" relativeHeight="251960320" behindDoc="0" locked="0" layoutInCell="1" allowOverlap="1" wp14:anchorId="43970051" wp14:editId="53A275F2">
            <wp:simplePos x="0" y="0"/>
            <wp:positionH relativeFrom="margin">
              <wp:posOffset>287020</wp:posOffset>
            </wp:positionH>
            <wp:positionV relativeFrom="paragraph">
              <wp:posOffset>89535</wp:posOffset>
            </wp:positionV>
            <wp:extent cx="5396230" cy="949960"/>
            <wp:effectExtent l="0" t="0" r="0" b="2540"/>
            <wp:wrapThrough wrapText="bothSides">
              <wp:wrapPolygon edited="0">
                <wp:start x="0" y="0"/>
                <wp:lineTo x="0" y="21225"/>
                <wp:lineTo x="21503" y="21225"/>
                <wp:lineTo x="21503" y="0"/>
                <wp:lineTo x="0" y="0"/>
              </wp:wrapPolygon>
            </wp:wrapThrough>
            <wp:docPr id="53"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3"/>
                    <pic:cNvPicPr>
                      <a:picLocks noChangeAspect="1" noChangeArrowheads="1"/>
                    </pic:cNvPicPr>
                  </pic:nvPicPr>
                  <pic:blipFill>
                    <a:blip r:embed="rId36"/>
                    <a:srcRect b="16404"/>
                    <a:stretch>
                      <a:fillRect/>
                    </a:stretch>
                  </pic:blipFill>
                  <pic:spPr bwMode="auto">
                    <a:xfrm>
                      <a:off x="0" y="0"/>
                      <a:ext cx="5396230" cy="949960"/>
                    </a:xfrm>
                    <a:prstGeom prst="rect">
                      <a:avLst/>
                    </a:prstGeom>
                  </pic:spPr>
                </pic:pic>
              </a:graphicData>
            </a:graphic>
            <wp14:sizeRelH relativeFrom="margin">
              <wp14:pctWidth>0</wp14:pctWidth>
            </wp14:sizeRelH>
            <wp14:sizeRelV relativeFrom="margin">
              <wp14:pctHeight>0</wp14:pctHeight>
            </wp14:sizeRelV>
          </wp:anchor>
        </w:drawing>
      </w:r>
    </w:p>
    <w:p w14:paraId="33AC65A5" w14:textId="034B5E18" w:rsidR="00E84B11" w:rsidRDefault="00E84B11">
      <w:pPr>
        <w:rPr>
          <w:rFonts w:asciiTheme="majorHAnsi" w:hAnsiTheme="majorHAnsi" w:cstheme="majorHAnsi"/>
        </w:rPr>
      </w:pPr>
    </w:p>
    <w:p w14:paraId="1E70FE90" w14:textId="60136E49" w:rsidR="00E84B11" w:rsidRDefault="00E84B11">
      <w:pPr>
        <w:rPr>
          <w:rFonts w:asciiTheme="majorHAnsi" w:hAnsiTheme="majorHAnsi" w:cstheme="majorHAnsi"/>
        </w:rPr>
      </w:pPr>
    </w:p>
    <w:p w14:paraId="2FDA9596" w14:textId="3CC2023B" w:rsidR="009950E9" w:rsidRDefault="009950E9">
      <w:pPr>
        <w:rPr>
          <w:rFonts w:asciiTheme="majorHAnsi" w:hAnsiTheme="majorHAnsi" w:cstheme="majorHAnsi"/>
        </w:rPr>
      </w:pPr>
    </w:p>
    <w:p w14:paraId="4DFD9F72" w14:textId="79DC6B92" w:rsidR="009950E9" w:rsidRDefault="00847F7B">
      <w:pPr>
        <w:rPr>
          <w:rFonts w:asciiTheme="majorHAnsi" w:hAnsiTheme="majorHAnsi" w:cstheme="majorHAnsi"/>
        </w:rPr>
      </w:pPr>
      <w:r w:rsidRPr="00384BE4">
        <w:rPr>
          <w:noProof/>
        </w:rPr>
        <w:drawing>
          <wp:anchor distT="0" distB="0" distL="114300" distR="114300" simplePos="0" relativeHeight="251916288" behindDoc="0" locked="0" layoutInCell="1" allowOverlap="1" wp14:anchorId="4F2E91E7" wp14:editId="4DCC63A3">
            <wp:simplePos x="0" y="0"/>
            <wp:positionH relativeFrom="column">
              <wp:posOffset>-99695</wp:posOffset>
            </wp:positionH>
            <wp:positionV relativeFrom="page">
              <wp:posOffset>8155305</wp:posOffset>
            </wp:positionV>
            <wp:extent cx="532765" cy="421005"/>
            <wp:effectExtent l="0" t="0" r="635" b="0"/>
            <wp:wrapThrough wrapText="bothSides">
              <wp:wrapPolygon edited="0">
                <wp:start x="0" y="0"/>
                <wp:lineTo x="0" y="20525"/>
                <wp:lineTo x="20853" y="20525"/>
                <wp:lineTo x="20853" y="0"/>
                <wp:lineTo x="0" y="0"/>
              </wp:wrapPolygon>
            </wp:wrapThrough>
            <wp:docPr id="233" name="Image 233" descr="E:\OUTILS\Images-guides-contrôle\Fleche r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OUTILS\Images-guides-contrôle\Fleche rose.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2765" cy="421005"/>
                    </a:xfrm>
                    <a:prstGeom prst="rect">
                      <a:avLst/>
                    </a:prstGeom>
                    <a:noFill/>
                    <a:ln>
                      <a:noFill/>
                    </a:ln>
                  </pic:spPr>
                </pic:pic>
              </a:graphicData>
            </a:graphic>
          </wp:anchor>
        </w:drawing>
      </w:r>
    </w:p>
    <w:p w14:paraId="3808FA5F" w14:textId="181CF431" w:rsidR="00115DD2" w:rsidRPr="00DA6065" w:rsidRDefault="00115DD2" w:rsidP="00115DD2">
      <w:pPr>
        <w:rPr>
          <w:rFonts w:asciiTheme="majorHAnsi" w:hAnsiTheme="majorHAnsi" w:cstheme="majorHAnsi"/>
        </w:rPr>
      </w:pPr>
      <w:r w:rsidRPr="009F47F6">
        <w:rPr>
          <w:rFonts w:asciiTheme="majorHAnsi" w:hAnsiTheme="majorHAnsi" w:cstheme="majorHAnsi"/>
          <w:b/>
          <w:color w:val="D14A95" w:themeColor="accent1"/>
          <w:u w:val="single"/>
        </w:rPr>
        <w:t>Pour aller vers l’observation</w:t>
      </w:r>
      <w:r w:rsidRPr="009F47F6">
        <w:rPr>
          <w:rFonts w:asciiTheme="majorHAnsi" w:hAnsiTheme="majorHAnsi" w:cstheme="majorHAnsi"/>
          <w:color w:val="D14A95" w:themeColor="accent1"/>
        </w:rPr>
        <w:t> </w:t>
      </w:r>
      <w:r w:rsidRPr="00DA6065">
        <w:rPr>
          <w:rFonts w:asciiTheme="majorHAnsi" w:hAnsiTheme="majorHAnsi" w:cstheme="majorHAnsi"/>
        </w:rPr>
        <w:t>:</w:t>
      </w:r>
    </w:p>
    <w:p w14:paraId="4BC18622" w14:textId="34993088" w:rsidR="002E593C" w:rsidRDefault="002E593C" w:rsidP="002E593C">
      <w:pPr>
        <w:rPr>
          <w:rFonts w:asciiTheme="majorHAnsi" w:hAnsiTheme="majorHAnsi" w:cstheme="majorHAnsi"/>
        </w:rPr>
      </w:pPr>
    </w:p>
    <w:p w14:paraId="4D0DF3B6" w14:textId="274A32AE" w:rsidR="00C14D4F" w:rsidRPr="00126F22" w:rsidRDefault="00257FB8">
      <w:pPr>
        <w:rPr>
          <w:rFonts w:asciiTheme="majorHAnsi" w:hAnsiTheme="majorHAnsi" w:cstheme="majorHAnsi"/>
        </w:rPr>
      </w:pPr>
      <w:r w:rsidRPr="00257FB8">
        <w:rPr>
          <w:rFonts w:asciiTheme="majorHAnsi" w:hAnsiTheme="majorHAnsi" w:cstheme="majorHAnsi"/>
        </w:rPr>
        <w:t>Le test permet de contrôler que le nombre de points correspond au nombre de points arrêtés</w:t>
      </w:r>
      <w:del w:id="153" w:author="Nicol, Fabrice" w:date="2017-09-19T16:56:00Z">
        <w:r w:rsidRPr="00257FB8" w:rsidDel="00847F7B">
          <w:rPr>
            <w:rFonts w:asciiTheme="majorHAnsi" w:hAnsiTheme="majorHAnsi" w:cstheme="majorHAnsi"/>
          </w:rPr>
          <w:delText>,</w:delText>
        </w:r>
      </w:del>
      <w:r w:rsidRPr="00257FB8">
        <w:rPr>
          <w:rFonts w:asciiTheme="majorHAnsi" w:hAnsiTheme="majorHAnsi" w:cstheme="majorHAnsi"/>
        </w:rPr>
        <w:t xml:space="preserve"> et, lorsque la variable est orange ou rouge, de démontrer que les points de NBI attribués sont non conformes.</w:t>
      </w:r>
    </w:p>
    <w:p w14:paraId="309B824F" w14:textId="7C74A5A5" w:rsidR="00936DAD" w:rsidRPr="008D0ED3" w:rsidRDefault="00936DAD" w:rsidP="009F40A1">
      <w:pPr>
        <w:pStyle w:val="Titre2"/>
        <w:numPr>
          <w:ilvl w:val="0"/>
          <w:numId w:val="0"/>
        </w:numPr>
        <w:spacing w:before="480" w:after="240"/>
        <w:rPr>
          <w:rFonts w:cstheme="majorHAnsi"/>
        </w:rPr>
      </w:pPr>
      <w:bookmarkStart w:id="154" w:name="_Toc493088730"/>
      <w:r w:rsidRPr="00936DAD">
        <w:lastRenderedPageBreak/>
        <w:t>AXE N°</w:t>
      </w:r>
      <w:r>
        <w:t> </w:t>
      </w:r>
      <w:r w:rsidR="00396828">
        <w:t xml:space="preserve">3 </w:t>
      </w:r>
      <w:r w:rsidR="00FE48C5">
        <w:t xml:space="preserve">- </w:t>
      </w:r>
      <w:r w:rsidR="00FE48C5" w:rsidRPr="00FA59C0">
        <w:rPr>
          <w:rFonts w:cstheme="majorHAnsi"/>
        </w:rPr>
        <w:t>VÉRIFIER L</w:t>
      </w:r>
      <w:r w:rsidR="00FE48C5" w:rsidRPr="008D0ED3">
        <w:rPr>
          <w:rFonts w:cstheme="majorHAnsi"/>
        </w:rPr>
        <w:t>A NBI ET LES CHANGEMENTS D’AFFECTATION</w:t>
      </w:r>
      <w:bookmarkEnd w:id="154"/>
    </w:p>
    <w:p w14:paraId="2F0453E3" w14:textId="77777777" w:rsidR="007334AE" w:rsidRDefault="00396828" w:rsidP="00C04BB6">
      <w:pPr>
        <w:rPr>
          <w:rFonts w:asciiTheme="majorHAnsi" w:hAnsiTheme="majorHAnsi" w:cstheme="majorHAnsi"/>
        </w:rPr>
      </w:pPr>
      <w:r>
        <w:rPr>
          <w:rFonts w:asciiTheme="majorHAnsi" w:hAnsiTheme="majorHAnsi" w:cstheme="majorHAnsi"/>
          <w:b/>
          <w:u w:val="single"/>
        </w:rPr>
        <w:t>Objectif</w:t>
      </w:r>
      <w:r w:rsidR="00936DAD">
        <w:rPr>
          <w:rFonts w:asciiTheme="majorHAnsi" w:hAnsiTheme="majorHAnsi" w:cstheme="majorHAnsi"/>
        </w:rPr>
        <w:t> :</w:t>
      </w:r>
      <w:r w:rsidR="00C04BB6" w:rsidRPr="00C04BB6">
        <w:rPr>
          <w:rFonts w:asciiTheme="majorHAnsi" w:hAnsiTheme="majorHAnsi" w:cstheme="majorHAnsi"/>
        </w:rPr>
        <w:t xml:space="preserve"> </w:t>
      </w:r>
    </w:p>
    <w:p w14:paraId="128AC0CA" w14:textId="44814A18" w:rsidR="00C04BB6" w:rsidRDefault="00C04BB6" w:rsidP="00C04BB6">
      <w:pPr>
        <w:rPr>
          <w:rFonts w:asciiTheme="majorHAnsi" w:hAnsiTheme="majorHAnsi" w:cstheme="majorHAnsi"/>
        </w:rPr>
      </w:pPr>
      <w:r w:rsidRPr="003B0A3F">
        <w:rPr>
          <w:rFonts w:asciiTheme="majorHAnsi" w:hAnsiTheme="majorHAnsi" w:cstheme="majorHAnsi"/>
        </w:rPr>
        <w:t xml:space="preserve">Contrôler la régularité de l’attribution de la NBI au regard des agents affectés dans un nouveau service. </w:t>
      </w:r>
    </w:p>
    <w:p w14:paraId="4CF4C970" w14:textId="1F3C63DC" w:rsidR="009F40A1" w:rsidRDefault="00847F7B" w:rsidP="00C04BB6">
      <w:pPr>
        <w:rPr>
          <w:rFonts w:asciiTheme="majorHAnsi" w:hAnsiTheme="majorHAnsi" w:cstheme="majorHAnsi"/>
        </w:rPr>
      </w:pPr>
      <w:r w:rsidRPr="00126F22">
        <w:rPr>
          <w:rFonts w:asciiTheme="majorHAnsi" w:hAnsiTheme="majorHAnsi" w:cstheme="majorHAnsi"/>
          <w:noProof/>
          <w:color w:val="D14A95" w:themeColor="accent1"/>
          <w:u w:val="single"/>
        </w:rPr>
        <w:drawing>
          <wp:anchor distT="0" distB="0" distL="114300" distR="114300" simplePos="0" relativeHeight="251744256" behindDoc="0" locked="0" layoutInCell="1" allowOverlap="1" wp14:anchorId="1B5E6845" wp14:editId="01FD78C6">
            <wp:simplePos x="0" y="0"/>
            <wp:positionH relativeFrom="column">
              <wp:posOffset>-168910</wp:posOffset>
            </wp:positionH>
            <wp:positionV relativeFrom="page">
              <wp:posOffset>2237740</wp:posOffset>
            </wp:positionV>
            <wp:extent cx="600710" cy="546735"/>
            <wp:effectExtent l="0" t="0" r="0" b="5715"/>
            <wp:wrapThrough wrapText="bothSides">
              <wp:wrapPolygon edited="0">
                <wp:start x="8905" y="0"/>
                <wp:lineTo x="5480" y="1505"/>
                <wp:lineTo x="2055" y="6774"/>
                <wp:lineTo x="2740" y="12794"/>
                <wp:lineTo x="7535" y="19568"/>
                <wp:lineTo x="8220" y="21073"/>
                <wp:lineTo x="13015" y="21073"/>
                <wp:lineTo x="13700" y="19568"/>
                <wp:lineTo x="18495" y="12794"/>
                <wp:lineTo x="19865" y="8279"/>
                <wp:lineTo x="15755" y="753"/>
                <wp:lineTo x="12330" y="0"/>
                <wp:lineTo x="8905" y="0"/>
              </wp:wrapPolygon>
            </wp:wrapThrough>
            <wp:docPr id="5" name="Image 5" descr="D:\OUTILS\AmpouleJau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UTILS\AmpouleJaune.png"/>
                    <pic:cNvPicPr>
                      <a:picLocks noChangeAspect="1" noChangeArrowheads="1"/>
                    </pic:cNvPicPr>
                  </pic:nvPicPr>
                  <pic:blipFill>
                    <a:blip r:embed="rId27" cstate="print">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600710" cy="5467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F86596" w14:textId="08AE447E" w:rsidR="00936DAD" w:rsidRDefault="00936DAD" w:rsidP="004E10D9">
      <w:pPr>
        <w:spacing w:before="360"/>
        <w:rPr>
          <w:rFonts w:asciiTheme="majorHAnsi" w:hAnsiTheme="majorHAnsi" w:cstheme="majorHAnsi"/>
        </w:rPr>
      </w:pPr>
      <w:r w:rsidRPr="00120C2A">
        <w:rPr>
          <w:rFonts w:asciiTheme="majorHAnsi" w:hAnsiTheme="majorHAnsi" w:cstheme="majorHAnsi"/>
          <w:b/>
          <w:u w:val="single"/>
        </w:rPr>
        <w:t xml:space="preserve">Rappel de la </w:t>
      </w:r>
      <w:commentRangeStart w:id="155"/>
      <w:r w:rsidRPr="00120C2A">
        <w:rPr>
          <w:rFonts w:asciiTheme="majorHAnsi" w:hAnsiTheme="majorHAnsi" w:cstheme="majorHAnsi"/>
          <w:b/>
          <w:u w:val="single"/>
        </w:rPr>
        <w:t>règle</w:t>
      </w:r>
      <w:commentRangeEnd w:id="155"/>
      <w:r w:rsidR="00DA6065">
        <w:rPr>
          <w:rStyle w:val="Marquedecommentaire"/>
        </w:rPr>
        <w:commentReference w:id="155"/>
      </w:r>
      <w:r>
        <w:rPr>
          <w:rFonts w:asciiTheme="majorHAnsi" w:hAnsiTheme="majorHAnsi" w:cstheme="majorHAnsi"/>
        </w:rPr>
        <w:t> :</w:t>
      </w:r>
    </w:p>
    <w:p w14:paraId="1B890E51" w14:textId="135BE985" w:rsidR="00C04BB6" w:rsidRDefault="00C04BB6" w:rsidP="004E10D9">
      <w:pPr>
        <w:pBdr>
          <w:top w:val="single" w:sz="4" w:space="4" w:color="auto"/>
          <w:left w:val="single" w:sz="4" w:space="4" w:color="auto"/>
          <w:bottom w:val="single" w:sz="4" w:space="4" w:color="auto"/>
          <w:right w:val="single" w:sz="4" w:space="4" w:color="auto"/>
        </w:pBdr>
        <w:rPr>
          <w:rFonts w:asciiTheme="majorHAnsi" w:hAnsiTheme="majorHAnsi" w:cstheme="majorHAnsi"/>
        </w:rPr>
      </w:pPr>
      <w:r w:rsidRPr="00C04BB6">
        <w:rPr>
          <w:rFonts w:asciiTheme="majorHAnsi" w:hAnsiTheme="majorHAnsi" w:cstheme="majorHAnsi"/>
        </w:rPr>
        <w:t>Conformément à une jurisprudence constante, l'attribution de la NBI n'est pas liée au corps ou au grade d'appartenance mais à la nature des fonctions effectivement remplies par l'agent. La NBI cesse d'être versée lorsque l'agent n'exerce plus les fonctions y ouvrant droit (Conseil d’État, 26 mai 2008, Commune de Porto-Vecchio, requête 281913).</w:t>
      </w:r>
    </w:p>
    <w:p w14:paraId="123483F0" w14:textId="2F7C70F6" w:rsidR="00BD37F3" w:rsidRPr="009F47F6" w:rsidRDefault="00BD37F3">
      <w:pPr>
        <w:rPr>
          <w:rFonts w:asciiTheme="majorHAnsi" w:hAnsiTheme="majorHAnsi" w:cstheme="majorHAnsi"/>
          <w:b/>
          <w:u w:val="single"/>
        </w:rPr>
      </w:pPr>
      <w:r w:rsidRPr="009F47F6">
        <w:rPr>
          <w:rFonts w:asciiTheme="majorHAnsi" w:hAnsiTheme="majorHAnsi" w:cstheme="majorHAnsi"/>
          <w:b/>
          <w:u w:val="single"/>
        </w:rPr>
        <w:t>Application au logiciel :</w:t>
      </w:r>
    </w:p>
    <w:p w14:paraId="7F63FD67" w14:textId="3016D83F" w:rsidR="00936DAD" w:rsidRDefault="00BD37F3">
      <w:pPr>
        <w:rPr>
          <w:rFonts w:asciiTheme="majorHAnsi" w:hAnsiTheme="majorHAnsi" w:cstheme="majorHAnsi"/>
        </w:rPr>
      </w:pPr>
      <w:r w:rsidRPr="009F47F6">
        <w:rPr>
          <w:rFonts w:asciiTheme="majorHAnsi" w:hAnsiTheme="majorHAnsi" w:cstheme="majorHAnsi"/>
        </w:rPr>
        <w:t>Utiliser</w:t>
      </w:r>
      <w:r w:rsidR="00936DAD" w:rsidRPr="009F47F6">
        <w:rPr>
          <w:rFonts w:asciiTheme="majorHAnsi" w:hAnsiTheme="majorHAnsi" w:cstheme="majorHAnsi"/>
        </w:rPr>
        <w:t xml:space="preserve"> l’annexe du rapport d’analyse sur les événements de </w:t>
      </w:r>
      <w:commentRangeStart w:id="156"/>
      <w:commentRangeStart w:id="157"/>
      <w:del w:id="158" w:author="Nicol, Fabrice" w:date="2017-09-19T16:58:00Z">
        <w:r w:rsidR="00936DAD" w:rsidRPr="009F47F6" w:rsidDel="00847F7B">
          <w:rPr>
            <w:rFonts w:asciiTheme="majorHAnsi" w:hAnsiTheme="majorHAnsi" w:cstheme="majorHAnsi"/>
          </w:rPr>
          <w:delText>paie</w:delText>
        </w:r>
      </w:del>
      <w:commentRangeEnd w:id="156"/>
      <w:ins w:id="159" w:author="Nicol, Fabrice" w:date="2017-09-19T16:58:00Z">
        <w:r w:rsidR="00847F7B">
          <w:rPr>
            <w:rFonts w:asciiTheme="majorHAnsi" w:hAnsiTheme="majorHAnsi" w:cstheme="majorHAnsi"/>
          </w:rPr>
          <w:t>paye</w:t>
        </w:r>
      </w:ins>
      <w:r w:rsidR="009F40A1">
        <w:rPr>
          <w:rStyle w:val="Marquedecommentaire"/>
        </w:rPr>
        <w:commentReference w:id="156"/>
      </w:r>
      <w:commentRangeEnd w:id="157"/>
      <w:r w:rsidR="00CA7285">
        <w:rPr>
          <w:rStyle w:val="Marquedecommentaire"/>
        </w:rPr>
        <w:commentReference w:id="157"/>
      </w:r>
      <w:r w:rsidR="003140B8">
        <w:rPr>
          <w:rFonts w:asciiTheme="majorHAnsi" w:hAnsiTheme="majorHAnsi" w:cstheme="majorHAnsi"/>
        </w:rPr>
        <w:t>.</w:t>
      </w:r>
      <w:ins w:id="160" w:author="Le Boudec  Vitalia" w:date="2017-09-16T16:46:00Z">
        <w:r w:rsidR="00CA7285">
          <w:rPr>
            <w:rFonts w:asciiTheme="majorHAnsi" w:hAnsiTheme="majorHAnsi" w:cstheme="majorHAnsi"/>
          </w:rPr>
          <w:t xml:space="preserve"> </w:t>
        </w:r>
      </w:ins>
      <w:ins w:id="161" w:author="Le Boudec  Vitalia" w:date="2017-09-16T16:49:00Z">
        <w:r w:rsidR="00CA7285">
          <w:rPr>
            <w:rFonts w:asciiTheme="majorHAnsi" w:hAnsiTheme="majorHAnsi" w:cstheme="majorHAnsi"/>
          </w:rPr>
          <w:t xml:space="preserve">Sur la base des données de </w:t>
        </w:r>
        <w:del w:id="162" w:author="Nicol, Fabrice" w:date="2017-09-19T16:58:00Z">
          <w:r w:rsidR="00CA7285" w:rsidDel="00847F7B">
            <w:rPr>
              <w:rFonts w:asciiTheme="majorHAnsi" w:hAnsiTheme="majorHAnsi" w:cstheme="majorHAnsi"/>
            </w:rPr>
            <w:delText>paie</w:delText>
          </w:r>
        </w:del>
      </w:ins>
      <w:proofErr w:type="gramStart"/>
      <w:ins w:id="163" w:author="Nicol, Fabrice" w:date="2017-09-19T16:58:00Z">
        <w:r w:rsidR="00847F7B">
          <w:rPr>
            <w:rFonts w:asciiTheme="majorHAnsi" w:hAnsiTheme="majorHAnsi" w:cstheme="majorHAnsi"/>
          </w:rPr>
          <w:t>paye</w:t>
        </w:r>
      </w:ins>
      <w:ins w:id="164" w:author="Le Boudec  Vitalia" w:date="2017-09-16T16:49:00Z">
        <w:r w:rsidR="00CA7285">
          <w:rPr>
            <w:rFonts w:asciiTheme="majorHAnsi" w:hAnsiTheme="majorHAnsi" w:cstheme="majorHAnsi"/>
          </w:rPr>
          <w:t xml:space="preserve"> saisies</w:t>
        </w:r>
        <w:proofErr w:type="gramEnd"/>
        <w:r w:rsidR="00CA7285">
          <w:rPr>
            <w:rFonts w:asciiTheme="majorHAnsi" w:hAnsiTheme="majorHAnsi" w:cstheme="majorHAnsi"/>
          </w:rPr>
          <w:t xml:space="preserve"> par la collectivité lors d</w:t>
        </w:r>
      </w:ins>
      <w:ins w:id="165" w:author="Le Boudec  Vitalia" w:date="2017-09-16T16:50:00Z">
        <w:r w:rsidR="00CA7285">
          <w:rPr>
            <w:rFonts w:asciiTheme="majorHAnsi" w:hAnsiTheme="majorHAnsi" w:cstheme="majorHAnsi"/>
          </w:rPr>
          <w:t xml:space="preserve">’une modification de situation des agents, il est possible d’analyser les mobilités internes des agents </w:t>
        </w:r>
      </w:ins>
      <w:ins w:id="166" w:author="Le Boudec  Vitalia" w:date="2017-09-16T16:51:00Z">
        <w:r w:rsidR="00CA7285">
          <w:rPr>
            <w:rFonts w:asciiTheme="majorHAnsi" w:hAnsiTheme="majorHAnsi" w:cstheme="majorHAnsi"/>
          </w:rPr>
          <w:t>dans</w:t>
        </w:r>
      </w:ins>
      <w:ins w:id="167" w:author="Le Boudec  Vitalia" w:date="2017-09-16T16:50:00Z">
        <w:r w:rsidR="00CA7285">
          <w:rPr>
            <w:rFonts w:asciiTheme="majorHAnsi" w:hAnsiTheme="majorHAnsi" w:cstheme="majorHAnsi"/>
          </w:rPr>
          <w:t xml:space="preserve"> la collectivité ou l</w:t>
        </w:r>
      </w:ins>
      <w:ins w:id="168" w:author="Le Boudec  Vitalia" w:date="2017-09-16T16:51:00Z">
        <w:r w:rsidR="00CA7285">
          <w:rPr>
            <w:rFonts w:asciiTheme="majorHAnsi" w:hAnsiTheme="majorHAnsi" w:cstheme="majorHAnsi"/>
          </w:rPr>
          <w:t>’hôpital</w:t>
        </w:r>
      </w:ins>
      <w:ins w:id="169" w:author="Le Boudec  Vitalia" w:date="2017-09-16T16:52:00Z">
        <w:r w:rsidR="00CA7285">
          <w:rPr>
            <w:rFonts w:asciiTheme="majorHAnsi" w:hAnsiTheme="majorHAnsi" w:cstheme="majorHAnsi"/>
          </w:rPr>
          <w:t>.</w:t>
        </w:r>
      </w:ins>
    </w:p>
    <w:p w14:paraId="5B44E503" w14:textId="359B3B3D" w:rsidR="00936DAD" w:rsidRDefault="00936DAD">
      <w:pPr>
        <w:rPr>
          <w:rFonts w:asciiTheme="majorHAnsi" w:hAnsiTheme="majorHAnsi" w:cstheme="majorHAnsi"/>
        </w:rPr>
      </w:pPr>
    </w:p>
    <w:p w14:paraId="795823A5" w14:textId="3F12EE9E" w:rsidR="004A1E79" w:rsidRPr="004E10D9" w:rsidRDefault="00936DAD">
      <w:pPr>
        <w:rPr>
          <w:rFonts w:asciiTheme="majorHAnsi" w:hAnsiTheme="majorHAnsi" w:cstheme="majorHAnsi"/>
        </w:rPr>
      </w:pPr>
      <w:r w:rsidRPr="00120C2A">
        <w:rPr>
          <w:rFonts w:asciiTheme="majorHAnsi" w:hAnsiTheme="majorHAnsi" w:cstheme="majorHAnsi"/>
          <w:b/>
          <w:color w:val="D14A95" w:themeColor="accent1"/>
        </w:rPr>
        <w:t>Point d’attention</w:t>
      </w:r>
    </w:p>
    <w:p w14:paraId="38B3167A" w14:textId="62424087" w:rsidR="004E10D9" w:rsidRPr="004E10D9" w:rsidRDefault="004E10D9">
      <w:pPr>
        <w:rPr>
          <w:rFonts w:asciiTheme="majorHAnsi" w:hAnsiTheme="majorHAnsi" w:cstheme="majorHAnsi"/>
        </w:rPr>
      </w:pPr>
    </w:p>
    <w:p w14:paraId="63432222" w14:textId="7C578C95" w:rsidR="00936DAD" w:rsidRPr="009F47F6" w:rsidRDefault="00936DAD" w:rsidP="004A2802">
      <w:pPr>
        <w:pStyle w:val="Paragraphedeliste"/>
        <w:numPr>
          <w:ilvl w:val="0"/>
          <w:numId w:val="50"/>
        </w:numPr>
        <w:rPr>
          <w:rFonts w:asciiTheme="majorHAnsi" w:hAnsiTheme="majorHAnsi" w:cstheme="majorHAnsi"/>
        </w:rPr>
      </w:pPr>
      <w:r w:rsidRPr="009F47F6">
        <w:rPr>
          <w:rFonts w:asciiTheme="majorHAnsi" w:hAnsiTheme="majorHAnsi" w:cstheme="majorHAnsi"/>
        </w:rPr>
        <w:t xml:space="preserve">Le contrôle de ce test qui nécessite l’utilisation de l’annexe « contrôle événements de </w:t>
      </w:r>
      <w:del w:id="170" w:author="Nicol, Fabrice" w:date="2017-09-19T16:58:00Z">
        <w:r w:rsidRPr="009F47F6" w:rsidDel="00847F7B">
          <w:rPr>
            <w:rFonts w:asciiTheme="majorHAnsi" w:hAnsiTheme="majorHAnsi" w:cstheme="majorHAnsi"/>
          </w:rPr>
          <w:delText>paie</w:delText>
        </w:r>
      </w:del>
      <w:ins w:id="171" w:author="Nicol, Fabrice" w:date="2017-09-19T16:58:00Z">
        <w:r w:rsidR="00847F7B">
          <w:rPr>
            <w:rFonts w:asciiTheme="majorHAnsi" w:hAnsiTheme="majorHAnsi" w:cstheme="majorHAnsi"/>
          </w:rPr>
          <w:t>paye</w:t>
        </w:r>
      </w:ins>
      <w:r w:rsidRPr="009F47F6">
        <w:rPr>
          <w:rFonts w:asciiTheme="majorHAnsi" w:hAnsiTheme="majorHAnsi" w:cstheme="majorHAnsi"/>
        </w:rPr>
        <w:t> » reste un contrôle manuel.</w:t>
      </w:r>
    </w:p>
    <w:p w14:paraId="6D0B9000" w14:textId="0494DACE" w:rsidR="00936DAD" w:rsidRDefault="007334AE">
      <w:pPr>
        <w:rPr>
          <w:rFonts w:asciiTheme="majorHAnsi" w:hAnsiTheme="majorHAnsi" w:cstheme="majorHAnsi"/>
        </w:rPr>
      </w:pPr>
      <w:r w:rsidRPr="00384BE4">
        <w:rPr>
          <w:noProof/>
        </w:rPr>
        <w:drawing>
          <wp:anchor distT="0" distB="0" distL="114300" distR="114300" simplePos="0" relativeHeight="251922432" behindDoc="0" locked="0" layoutInCell="1" allowOverlap="1" wp14:anchorId="5B8EF7EB" wp14:editId="6BD7A0F0">
            <wp:simplePos x="0" y="0"/>
            <wp:positionH relativeFrom="column">
              <wp:posOffset>96520</wp:posOffset>
            </wp:positionH>
            <wp:positionV relativeFrom="page">
              <wp:posOffset>3900170</wp:posOffset>
            </wp:positionV>
            <wp:extent cx="532765" cy="421005"/>
            <wp:effectExtent l="0" t="0" r="635" b="0"/>
            <wp:wrapThrough wrapText="bothSides">
              <wp:wrapPolygon edited="0">
                <wp:start x="0" y="0"/>
                <wp:lineTo x="0" y="20525"/>
                <wp:lineTo x="20853" y="20525"/>
                <wp:lineTo x="20853" y="0"/>
                <wp:lineTo x="0" y="0"/>
              </wp:wrapPolygon>
            </wp:wrapThrough>
            <wp:docPr id="73733" name="Image 73733" descr="E:\OUTILS\Images-guides-contrôle\Fleche r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OUTILS\Images-guides-contrôle\Fleche rose.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2765" cy="421005"/>
                    </a:xfrm>
                    <a:prstGeom prst="rect">
                      <a:avLst/>
                    </a:prstGeom>
                    <a:noFill/>
                    <a:ln>
                      <a:noFill/>
                    </a:ln>
                  </pic:spPr>
                </pic:pic>
              </a:graphicData>
            </a:graphic>
          </wp:anchor>
        </w:drawing>
      </w:r>
    </w:p>
    <w:p w14:paraId="7F2367C2" w14:textId="46CEBF7C" w:rsidR="00BD37F3" w:rsidRDefault="00BD37F3" w:rsidP="00BD37F3">
      <w:pPr>
        <w:rPr>
          <w:rFonts w:asciiTheme="majorHAnsi" w:hAnsiTheme="majorHAnsi" w:cstheme="majorHAnsi"/>
        </w:rPr>
      </w:pPr>
      <w:r w:rsidRPr="009F47F6">
        <w:rPr>
          <w:rFonts w:asciiTheme="majorHAnsi" w:hAnsiTheme="majorHAnsi" w:cstheme="majorHAnsi"/>
          <w:b/>
          <w:color w:val="D14A95" w:themeColor="accent1"/>
          <w:u w:val="single"/>
        </w:rPr>
        <w:t>Pour aller vers l’observation</w:t>
      </w:r>
      <w:r w:rsidRPr="009F47F6">
        <w:rPr>
          <w:rFonts w:asciiTheme="majorHAnsi" w:hAnsiTheme="majorHAnsi" w:cstheme="majorHAnsi"/>
          <w:color w:val="D14A95" w:themeColor="accent1"/>
        </w:rPr>
        <w:t> </w:t>
      </w:r>
      <w:r>
        <w:rPr>
          <w:rFonts w:asciiTheme="majorHAnsi" w:hAnsiTheme="majorHAnsi" w:cstheme="majorHAnsi"/>
        </w:rPr>
        <w:t>:</w:t>
      </w:r>
    </w:p>
    <w:p w14:paraId="324186B3" w14:textId="2105D3C6" w:rsidR="00257FB8" w:rsidRDefault="00257FB8" w:rsidP="00BD37F3">
      <w:pPr>
        <w:spacing w:before="120"/>
        <w:rPr>
          <w:rFonts w:asciiTheme="majorHAnsi" w:hAnsiTheme="majorHAnsi" w:cstheme="majorHAnsi"/>
          <w:noProof/>
        </w:rPr>
      </w:pPr>
    </w:p>
    <w:p w14:paraId="0C50857A" w14:textId="6396096D" w:rsidR="00BD37F3" w:rsidRPr="00257FB8" w:rsidRDefault="000A2C8E" w:rsidP="00BD37F3">
      <w:pPr>
        <w:spacing w:before="120"/>
        <w:rPr>
          <w:rFonts w:asciiTheme="majorHAnsi" w:hAnsiTheme="majorHAnsi" w:cstheme="majorHAnsi"/>
          <w:noProof/>
        </w:rPr>
      </w:pPr>
      <w:r w:rsidRPr="00257FB8">
        <w:rPr>
          <w:rFonts w:asciiTheme="majorHAnsi" w:hAnsiTheme="majorHAnsi" w:cstheme="majorHAnsi"/>
          <w:noProof/>
        </w:rPr>
        <w:t xml:space="preserve">Des </w:t>
      </w:r>
      <w:r w:rsidR="00BD37F3" w:rsidRPr="00257FB8">
        <w:rPr>
          <w:rFonts w:asciiTheme="majorHAnsi" w:hAnsiTheme="majorHAnsi" w:cstheme="majorHAnsi"/>
          <w:noProof/>
        </w:rPr>
        <w:t xml:space="preserve">agents </w:t>
      </w:r>
      <w:r w:rsidRPr="00257FB8">
        <w:rPr>
          <w:rFonts w:asciiTheme="majorHAnsi" w:hAnsiTheme="majorHAnsi" w:cstheme="majorHAnsi"/>
          <w:noProof/>
        </w:rPr>
        <w:t xml:space="preserve">qui </w:t>
      </w:r>
      <w:r w:rsidR="00BD37F3" w:rsidRPr="00257FB8">
        <w:rPr>
          <w:rFonts w:asciiTheme="majorHAnsi" w:hAnsiTheme="majorHAnsi" w:cstheme="majorHAnsi"/>
          <w:noProof/>
        </w:rPr>
        <w:t xml:space="preserve">n’ont pas droit </w:t>
      </w:r>
      <w:r w:rsidR="000D2F4B" w:rsidRPr="00257FB8">
        <w:rPr>
          <w:rFonts w:asciiTheme="majorHAnsi" w:hAnsiTheme="majorHAnsi" w:cstheme="majorHAnsi"/>
          <w:noProof/>
        </w:rPr>
        <w:t>au versement de la</w:t>
      </w:r>
      <w:r w:rsidR="00BD37F3" w:rsidRPr="00257FB8">
        <w:rPr>
          <w:rFonts w:asciiTheme="majorHAnsi" w:hAnsiTheme="majorHAnsi" w:cstheme="majorHAnsi"/>
          <w:noProof/>
        </w:rPr>
        <w:t xml:space="preserve"> NBI car le poste d’affectation n’ouvre pas ce droit à attribution</w:t>
      </w:r>
      <w:r w:rsidRPr="00257FB8">
        <w:rPr>
          <w:rFonts w:asciiTheme="majorHAnsi" w:hAnsiTheme="majorHAnsi" w:cstheme="majorHAnsi"/>
          <w:noProof/>
        </w:rPr>
        <w:t xml:space="preserve">, </w:t>
      </w:r>
      <w:r w:rsidR="00BD37F3" w:rsidRPr="00257FB8">
        <w:rPr>
          <w:rFonts w:asciiTheme="majorHAnsi" w:hAnsiTheme="majorHAnsi" w:cstheme="majorHAnsi"/>
          <w:noProof/>
        </w:rPr>
        <w:t xml:space="preserve">continuent de la percevoir. </w:t>
      </w:r>
      <w:r w:rsidR="00741F99">
        <w:rPr>
          <w:rFonts w:asciiTheme="majorHAnsi" w:hAnsiTheme="majorHAnsi" w:cstheme="majorHAnsi"/>
          <w:noProof/>
        </w:rPr>
        <w:t xml:space="preserve">Vous pouvez alors conclure </w:t>
      </w:r>
      <w:r w:rsidRPr="00257FB8">
        <w:rPr>
          <w:rFonts w:asciiTheme="majorHAnsi" w:hAnsiTheme="majorHAnsi" w:cstheme="majorHAnsi"/>
          <w:noProof/>
        </w:rPr>
        <w:t xml:space="preserve">à une irrégularité. </w:t>
      </w:r>
    </w:p>
    <w:p w14:paraId="5D118576" w14:textId="176134E9" w:rsidR="00AF51DF" w:rsidRPr="004E10D9" w:rsidRDefault="00AF51DF" w:rsidP="009F40A1">
      <w:pPr>
        <w:pStyle w:val="Titre1"/>
        <w:spacing w:before="480" w:after="240"/>
      </w:pPr>
      <w:bookmarkStart w:id="172" w:name="_Toc493088731"/>
      <w:r w:rsidRPr="004E10D9">
        <w:t>AXE N° </w:t>
      </w:r>
      <w:r w:rsidR="00FA706D" w:rsidRPr="004E10D9">
        <w:t xml:space="preserve">4 </w:t>
      </w:r>
      <w:r w:rsidRPr="004E10D9">
        <w:t>- V</w:t>
      </w:r>
      <w:ins w:id="173" w:author="Nicol, Fabrice" w:date="2017-09-19T17:04:00Z">
        <w:r w:rsidR="00C945D4" w:rsidRPr="00FA59C0">
          <w:rPr>
            <w:rFonts w:cstheme="majorHAnsi"/>
          </w:rPr>
          <w:t>É</w:t>
        </w:r>
      </w:ins>
      <w:del w:id="174" w:author="Nicol, Fabrice" w:date="2017-09-19T17:04:00Z">
        <w:r w:rsidRPr="004E10D9" w:rsidDel="00C945D4">
          <w:delText>é</w:delText>
        </w:r>
      </w:del>
      <w:r w:rsidRPr="004E10D9">
        <w:t xml:space="preserve">rifier le nombre de points </w:t>
      </w:r>
      <w:r w:rsidR="00787CEB" w:rsidRPr="004E10D9">
        <w:t xml:space="preserve">DE NBI </w:t>
      </w:r>
      <w:r w:rsidRPr="004E10D9">
        <w:t>selon la cat</w:t>
      </w:r>
      <w:ins w:id="175" w:author="Nicol, Fabrice" w:date="2017-09-19T17:04:00Z">
        <w:r w:rsidR="00C945D4" w:rsidRPr="00FA59C0">
          <w:rPr>
            <w:rFonts w:cstheme="majorHAnsi"/>
          </w:rPr>
          <w:t>É</w:t>
        </w:r>
      </w:ins>
      <w:del w:id="176" w:author="Nicol, Fabrice" w:date="2017-09-19T17:04:00Z">
        <w:r w:rsidRPr="004E10D9" w:rsidDel="00C945D4">
          <w:delText>é</w:delText>
        </w:r>
      </w:del>
      <w:r w:rsidRPr="004E10D9">
        <w:t>gorie du b</w:t>
      </w:r>
      <w:ins w:id="177" w:author="Nicol, Fabrice" w:date="2017-09-19T17:04:00Z">
        <w:r w:rsidR="00C945D4" w:rsidRPr="00FA59C0">
          <w:rPr>
            <w:rFonts w:cstheme="majorHAnsi"/>
          </w:rPr>
          <w:t>É</w:t>
        </w:r>
      </w:ins>
      <w:del w:id="178" w:author="Nicol, Fabrice" w:date="2017-09-19T17:04:00Z">
        <w:r w:rsidRPr="004E10D9" w:rsidDel="00C945D4">
          <w:delText>é</w:delText>
        </w:r>
      </w:del>
      <w:r w:rsidRPr="004E10D9">
        <w:t>n</w:t>
      </w:r>
      <w:ins w:id="179" w:author="Nicol, Fabrice" w:date="2017-09-19T17:04:00Z">
        <w:r w:rsidR="00C945D4" w:rsidRPr="00FA59C0">
          <w:rPr>
            <w:rFonts w:cstheme="majorHAnsi"/>
          </w:rPr>
          <w:t>É</w:t>
        </w:r>
      </w:ins>
      <w:del w:id="180" w:author="Nicol, Fabrice" w:date="2017-09-19T17:04:00Z">
        <w:r w:rsidRPr="004E10D9" w:rsidDel="00C945D4">
          <w:delText>é</w:delText>
        </w:r>
      </w:del>
      <w:r w:rsidRPr="004E10D9">
        <w:t>ficiaire</w:t>
      </w:r>
      <w:bookmarkEnd w:id="172"/>
    </w:p>
    <w:p w14:paraId="553D1CD8" w14:textId="56E5CB2E" w:rsidR="007334AE" w:rsidRDefault="000A2C8E" w:rsidP="000A2C8E">
      <w:pPr>
        <w:rPr>
          <w:rFonts w:cstheme="minorHAnsi"/>
        </w:rPr>
      </w:pPr>
      <w:r w:rsidRPr="007334AE">
        <w:rPr>
          <w:rFonts w:asciiTheme="majorHAnsi" w:hAnsiTheme="majorHAnsi" w:cstheme="majorHAnsi"/>
          <w:b/>
          <w:u w:val="single"/>
        </w:rPr>
        <w:t>Objectif</w:t>
      </w:r>
      <w:r w:rsidRPr="004E10D9">
        <w:rPr>
          <w:rFonts w:asciiTheme="majorHAnsi" w:hAnsiTheme="majorHAnsi" w:cstheme="majorHAnsi"/>
        </w:rPr>
        <w:t> :</w:t>
      </w:r>
      <w:r w:rsidRPr="004E10D9">
        <w:rPr>
          <w:rFonts w:cstheme="minorHAnsi"/>
        </w:rPr>
        <w:t xml:space="preserve"> </w:t>
      </w:r>
    </w:p>
    <w:p w14:paraId="6630FB24" w14:textId="73901A87" w:rsidR="000A2C8E" w:rsidRPr="004E10D9" w:rsidRDefault="000A2C8E" w:rsidP="000A2C8E">
      <w:pPr>
        <w:rPr>
          <w:rFonts w:cstheme="minorHAnsi"/>
        </w:rPr>
      </w:pPr>
      <w:r w:rsidRPr="004E10D9">
        <w:rPr>
          <w:rFonts w:cstheme="minorHAnsi"/>
        </w:rPr>
        <w:t>Détecter les cas d’attribution de NBI cumulés.</w:t>
      </w:r>
    </w:p>
    <w:p w14:paraId="131CA5F9" w14:textId="2E57F3D1" w:rsidR="00795225" w:rsidRPr="004E10D9" w:rsidRDefault="00795225" w:rsidP="004E10D9">
      <w:pPr>
        <w:spacing w:before="360"/>
        <w:rPr>
          <w:rFonts w:asciiTheme="majorHAnsi" w:hAnsiTheme="majorHAnsi" w:cstheme="majorHAnsi"/>
        </w:rPr>
      </w:pPr>
      <w:r w:rsidRPr="004E10D9">
        <w:rPr>
          <w:rFonts w:asciiTheme="majorHAnsi" w:hAnsiTheme="majorHAnsi" w:cstheme="majorHAnsi"/>
          <w:b/>
          <w:u w:val="single"/>
        </w:rPr>
        <w:t xml:space="preserve">Rappel de la </w:t>
      </w:r>
      <w:commentRangeStart w:id="181"/>
      <w:r w:rsidRPr="004E10D9">
        <w:rPr>
          <w:rFonts w:asciiTheme="majorHAnsi" w:hAnsiTheme="majorHAnsi" w:cstheme="majorHAnsi"/>
          <w:b/>
          <w:u w:val="single"/>
        </w:rPr>
        <w:t>règle</w:t>
      </w:r>
      <w:commentRangeEnd w:id="181"/>
      <w:r w:rsidR="00DA6065">
        <w:rPr>
          <w:rStyle w:val="Marquedecommentaire"/>
        </w:rPr>
        <w:commentReference w:id="181"/>
      </w:r>
      <w:r w:rsidRPr="004E10D9">
        <w:rPr>
          <w:rFonts w:asciiTheme="majorHAnsi" w:hAnsiTheme="majorHAnsi" w:cstheme="majorHAnsi"/>
        </w:rPr>
        <w:t xml:space="preserve"> : </w:t>
      </w:r>
    </w:p>
    <w:p w14:paraId="64D58E64" w14:textId="035292B7" w:rsidR="00785B96" w:rsidRDefault="00795225">
      <w:pPr>
        <w:suppressAutoHyphens/>
        <w:spacing w:line="240" w:lineRule="atLeast"/>
        <w:contextualSpacing/>
        <w:rPr>
          <w:ins w:id="182" w:author="Le Boudec  Vitalia" w:date="2017-09-16T17:18:00Z"/>
          <w:rFonts w:ascii="Arial" w:hAnsi="Arial" w:cs="Arial"/>
        </w:rPr>
        <w:pPrChange w:id="183" w:author="Le Boudec  Vitalia" w:date="2017-09-16T17:02:00Z">
          <w:pPr>
            <w:pBdr>
              <w:top w:val="single" w:sz="4" w:space="1" w:color="auto"/>
              <w:left w:val="single" w:sz="4" w:space="4" w:color="auto"/>
              <w:bottom w:val="single" w:sz="4" w:space="1" w:color="auto"/>
              <w:right w:val="single" w:sz="4" w:space="4" w:color="auto"/>
            </w:pBdr>
          </w:pPr>
        </w:pPrChange>
      </w:pPr>
      <w:r w:rsidRPr="001C7CCB">
        <w:rPr>
          <w:rFonts w:asciiTheme="majorHAnsi" w:hAnsiTheme="majorHAnsi" w:cstheme="majorHAnsi"/>
        </w:rPr>
        <w:t xml:space="preserve">Le cumul de </w:t>
      </w:r>
      <w:r w:rsidR="00785B96">
        <w:rPr>
          <w:rFonts w:asciiTheme="majorHAnsi" w:hAnsiTheme="majorHAnsi" w:cstheme="majorHAnsi"/>
        </w:rPr>
        <w:t xml:space="preserve">plusieurs </w:t>
      </w:r>
      <w:r w:rsidRPr="001C7CCB">
        <w:rPr>
          <w:rFonts w:asciiTheme="majorHAnsi" w:hAnsiTheme="majorHAnsi" w:cstheme="majorHAnsi"/>
        </w:rPr>
        <w:t xml:space="preserve">NBI n’est pas </w:t>
      </w:r>
      <w:commentRangeStart w:id="184"/>
      <w:commentRangeStart w:id="185"/>
      <w:r w:rsidRPr="001C7CCB">
        <w:rPr>
          <w:rFonts w:asciiTheme="majorHAnsi" w:hAnsiTheme="majorHAnsi" w:cstheme="majorHAnsi"/>
        </w:rPr>
        <w:t>possible</w:t>
      </w:r>
      <w:commentRangeEnd w:id="184"/>
      <w:r w:rsidR="00E4463B">
        <w:rPr>
          <w:rStyle w:val="Marquedecommentaire"/>
        </w:rPr>
        <w:commentReference w:id="184"/>
      </w:r>
      <w:commentRangeEnd w:id="185"/>
      <w:r w:rsidR="009C6F5A">
        <w:rPr>
          <w:rStyle w:val="Marquedecommentaire"/>
        </w:rPr>
        <w:commentReference w:id="185"/>
      </w:r>
      <w:del w:id="186" w:author="Le Boudec  Vitalia" w:date="2017-09-16T17:01:00Z">
        <w:r w:rsidRPr="001C7CCB" w:rsidDel="00A96031">
          <w:rPr>
            <w:rFonts w:asciiTheme="majorHAnsi" w:hAnsiTheme="majorHAnsi" w:cstheme="majorHAnsi"/>
          </w:rPr>
          <w:delText xml:space="preserve">. </w:delText>
        </w:r>
      </w:del>
      <w:ins w:id="187" w:author="Nicol, Fabrice" w:date="2017-09-19T17:00:00Z">
        <w:r w:rsidR="00847F7B">
          <w:rPr>
            <w:rFonts w:asciiTheme="majorHAnsi" w:hAnsiTheme="majorHAnsi" w:cstheme="majorHAnsi"/>
          </w:rPr>
          <w:t>.</w:t>
        </w:r>
      </w:ins>
    </w:p>
    <w:p w14:paraId="68831385" w14:textId="1AE14D69" w:rsidR="009C6F5A" w:rsidRDefault="009C6F5A">
      <w:pPr>
        <w:suppressAutoHyphens/>
        <w:spacing w:line="240" w:lineRule="atLeast"/>
        <w:contextualSpacing/>
        <w:rPr>
          <w:ins w:id="188" w:author="Nicol, Fabrice" w:date="2017-09-19T16:59:00Z"/>
          <w:rFonts w:asciiTheme="majorHAnsi" w:hAnsiTheme="majorHAnsi" w:cstheme="majorHAnsi"/>
        </w:rPr>
        <w:pPrChange w:id="189" w:author="Le Boudec  Vitalia" w:date="2017-09-16T17:02:00Z">
          <w:pPr>
            <w:pBdr>
              <w:top w:val="single" w:sz="4" w:space="1" w:color="auto"/>
              <w:left w:val="single" w:sz="4" w:space="4" w:color="auto"/>
              <w:bottom w:val="single" w:sz="4" w:space="1" w:color="auto"/>
              <w:right w:val="single" w:sz="4" w:space="4" w:color="auto"/>
            </w:pBdr>
          </w:pPr>
        </w:pPrChange>
      </w:pPr>
      <w:ins w:id="190" w:author="Le Boudec  Vitalia" w:date="2017-09-16T17:18:00Z">
        <w:r w:rsidRPr="00847F7B">
          <w:rPr>
            <w:rFonts w:asciiTheme="majorHAnsi" w:hAnsiTheme="majorHAnsi" w:cstheme="majorHAnsi"/>
            <w:rPrChange w:id="191" w:author="Nicol, Fabrice" w:date="2017-09-19T16:59:00Z">
              <w:rPr>
                <w:rFonts w:ascii="Tahoma" w:hAnsi="Tahoma" w:cs="Tahoma"/>
                <w:sz w:val="20"/>
                <w:szCs w:val="20"/>
              </w:rPr>
            </w:rPrChange>
          </w:rPr>
          <w:t>Lorsqu’un fonctionnaire remplit les conditions pour percevoir une bonification à plus d’un titre en application des décrets n°2006-779 et 2006-780 du 3 juillet 2006, il ne perçoit qu’une NBI, celle dont le montant de points majorés est le plus élevé.</w:t>
        </w:r>
      </w:ins>
    </w:p>
    <w:p w14:paraId="50638504" w14:textId="77777777" w:rsidR="00847F7B" w:rsidRDefault="00847F7B">
      <w:pPr>
        <w:suppressAutoHyphens/>
        <w:spacing w:line="240" w:lineRule="atLeast"/>
        <w:contextualSpacing/>
        <w:rPr>
          <w:rFonts w:asciiTheme="majorHAnsi" w:hAnsiTheme="majorHAnsi" w:cstheme="majorHAnsi"/>
        </w:rPr>
        <w:pPrChange w:id="192" w:author="Le Boudec  Vitalia" w:date="2017-09-16T17:02:00Z">
          <w:pPr>
            <w:pBdr>
              <w:top w:val="single" w:sz="4" w:space="1" w:color="auto"/>
              <w:left w:val="single" w:sz="4" w:space="4" w:color="auto"/>
              <w:bottom w:val="single" w:sz="4" w:space="1" w:color="auto"/>
              <w:right w:val="single" w:sz="4" w:space="4" w:color="auto"/>
            </w:pBdr>
          </w:pPr>
        </w:pPrChange>
      </w:pPr>
    </w:p>
    <w:p w14:paraId="1E09B33E" w14:textId="11324819" w:rsidR="00795225" w:rsidRPr="004E10D9" w:rsidRDefault="00E4463B">
      <w:pPr>
        <w:rPr>
          <w:rFonts w:asciiTheme="majorHAnsi" w:hAnsiTheme="majorHAnsi" w:cstheme="majorHAnsi"/>
        </w:rPr>
      </w:pPr>
      <w:r w:rsidRPr="004E10D9">
        <w:rPr>
          <w:rFonts w:asciiTheme="majorHAnsi" w:hAnsiTheme="majorHAnsi" w:cstheme="majorHAnsi"/>
          <w:b/>
          <w:u w:val="single"/>
        </w:rPr>
        <w:lastRenderedPageBreak/>
        <w:t>Application au logiciel</w:t>
      </w:r>
      <w:r w:rsidRPr="004E10D9">
        <w:rPr>
          <w:rFonts w:asciiTheme="majorHAnsi" w:hAnsiTheme="majorHAnsi" w:cstheme="majorHAnsi"/>
        </w:rPr>
        <w:t> :</w:t>
      </w:r>
    </w:p>
    <w:p w14:paraId="14E79BB1" w14:textId="461F2EC7" w:rsidR="00E4463B" w:rsidRPr="001C7CCB" w:rsidRDefault="00E4463B" w:rsidP="00E4463B">
      <w:pPr>
        <w:rPr>
          <w:rFonts w:asciiTheme="majorHAnsi" w:hAnsiTheme="majorHAnsi" w:cstheme="majorHAnsi"/>
        </w:rPr>
      </w:pPr>
      <w:r w:rsidRPr="001C7CCB">
        <w:rPr>
          <w:rFonts w:asciiTheme="majorHAnsi" w:hAnsiTheme="majorHAnsi" w:cstheme="majorHAnsi"/>
        </w:rPr>
        <w:t>L’absence de cumul est automatiquement vérifiée</w:t>
      </w:r>
      <w:r>
        <w:rPr>
          <w:rFonts w:asciiTheme="majorHAnsi" w:hAnsiTheme="majorHAnsi" w:cstheme="majorHAnsi"/>
        </w:rPr>
        <w:t xml:space="preserve">, </w:t>
      </w:r>
      <w:r w:rsidRPr="001C7CCB">
        <w:rPr>
          <w:rFonts w:asciiTheme="majorHAnsi" w:hAnsiTheme="majorHAnsi" w:cstheme="majorHAnsi"/>
        </w:rPr>
        <w:t>par ce test entièrement automatisé.</w:t>
      </w:r>
    </w:p>
    <w:p w14:paraId="291A24B1" w14:textId="1ACC80F6" w:rsidR="00AF51DF" w:rsidRPr="004E10D9" w:rsidRDefault="00847F7B">
      <w:pPr>
        <w:rPr>
          <w:rFonts w:asciiTheme="majorHAnsi" w:hAnsiTheme="majorHAnsi" w:cstheme="majorHAnsi"/>
        </w:rPr>
      </w:pPr>
      <w:r w:rsidRPr="004E10D9">
        <w:rPr>
          <w:rFonts w:asciiTheme="majorHAnsi" w:hAnsiTheme="majorHAnsi" w:cstheme="majorHAnsi"/>
          <w:noProof/>
        </w:rPr>
        <w:drawing>
          <wp:anchor distT="0" distB="0" distL="114300" distR="114300" simplePos="0" relativeHeight="251839488" behindDoc="1" locked="0" layoutInCell="1" allowOverlap="1" wp14:anchorId="763B1EA4" wp14:editId="1B976A36">
            <wp:simplePos x="0" y="0"/>
            <wp:positionH relativeFrom="column">
              <wp:posOffset>-350520</wp:posOffset>
            </wp:positionH>
            <wp:positionV relativeFrom="page">
              <wp:posOffset>1678305</wp:posOffset>
            </wp:positionV>
            <wp:extent cx="600710" cy="546735"/>
            <wp:effectExtent l="0" t="0" r="0" b="5715"/>
            <wp:wrapThrough wrapText="bothSides">
              <wp:wrapPolygon edited="0">
                <wp:start x="8905" y="0"/>
                <wp:lineTo x="5480" y="1505"/>
                <wp:lineTo x="2055" y="6774"/>
                <wp:lineTo x="2740" y="12794"/>
                <wp:lineTo x="7535" y="19568"/>
                <wp:lineTo x="8220" y="21073"/>
                <wp:lineTo x="13015" y="21073"/>
                <wp:lineTo x="13700" y="19568"/>
                <wp:lineTo x="18495" y="12794"/>
                <wp:lineTo x="19865" y="8279"/>
                <wp:lineTo x="15755" y="753"/>
                <wp:lineTo x="12330" y="0"/>
                <wp:lineTo x="8905" y="0"/>
              </wp:wrapPolygon>
            </wp:wrapThrough>
            <wp:docPr id="240" name="Image 240" descr="D:\OUTILS\AmpouleJau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UTILS\AmpouleJaune.png"/>
                    <pic:cNvPicPr>
                      <a:picLocks noChangeAspect="1" noChangeArrowheads="1"/>
                    </pic:cNvPicPr>
                  </pic:nvPicPr>
                  <pic:blipFill>
                    <a:blip r:embed="rId27" cstate="print">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600710" cy="5467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5424E6" w14:textId="3A052DA7" w:rsidR="00AF51DF" w:rsidRDefault="00B01B6C">
      <w:pPr>
        <w:rPr>
          <w:rFonts w:asciiTheme="majorHAnsi" w:hAnsiTheme="majorHAnsi" w:cstheme="majorHAnsi"/>
          <w:b/>
          <w:color w:val="D14A95" w:themeColor="accent1"/>
        </w:rPr>
      </w:pPr>
      <w:r w:rsidRPr="00126F22">
        <w:rPr>
          <w:rFonts w:asciiTheme="majorHAnsi" w:hAnsiTheme="majorHAnsi" w:cstheme="majorHAnsi"/>
          <w:b/>
          <w:color w:val="D14A95" w:themeColor="accent1"/>
        </w:rPr>
        <w:t>Point d’attention</w:t>
      </w:r>
    </w:p>
    <w:p w14:paraId="4D44E2E2" w14:textId="2AEDB765" w:rsidR="004E1287" w:rsidRDefault="004E1287">
      <w:pPr>
        <w:rPr>
          <w:rFonts w:asciiTheme="majorHAnsi" w:hAnsiTheme="majorHAnsi" w:cstheme="majorHAnsi"/>
          <w:b/>
          <w:color w:val="D14A95" w:themeColor="accent1"/>
        </w:rPr>
      </w:pPr>
    </w:p>
    <w:p w14:paraId="3894C7B3" w14:textId="43C425FA" w:rsidR="004E1287" w:rsidRDefault="00795225" w:rsidP="004E1287">
      <w:pPr>
        <w:pStyle w:val="Paragraphedeliste"/>
        <w:numPr>
          <w:ilvl w:val="0"/>
          <w:numId w:val="50"/>
        </w:numPr>
        <w:rPr>
          <w:ins w:id="193" w:author="Nicol, Fabrice" w:date="2017-09-19T20:29:00Z"/>
          <w:rFonts w:asciiTheme="majorHAnsi" w:hAnsiTheme="majorHAnsi" w:cstheme="majorHAnsi"/>
        </w:rPr>
      </w:pPr>
      <w:r w:rsidRPr="00120C2A">
        <w:rPr>
          <w:rFonts w:asciiTheme="majorHAnsi" w:hAnsiTheme="majorHAnsi" w:cstheme="majorHAnsi"/>
        </w:rPr>
        <w:t xml:space="preserve">La fiabilité de l’inférence de la catégorie statutaire, qui ne figure pas en base de paye mais est </w:t>
      </w:r>
      <w:r w:rsidRPr="001108FD">
        <w:rPr>
          <w:rFonts w:asciiTheme="majorHAnsi" w:hAnsiTheme="majorHAnsi" w:cstheme="majorHAnsi"/>
        </w:rPr>
        <w:t xml:space="preserve">déduite par des </w:t>
      </w:r>
      <w:r w:rsidRPr="00120C2A">
        <w:rPr>
          <w:rFonts w:asciiTheme="majorHAnsi" w:hAnsiTheme="majorHAnsi" w:cstheme="majorHAnsi"/>
        </w:rPr>
        <w:t>algorithmes informatiques, n’est pas parfaite. Des agents pour lesquels la catégorie statutaire n’est pas correctement inférée pourraient ainsi être indûment relevés comme attributaires de NBI irrégulières.</w:t>
      </w:r>
    </w:p>
    <w:p w14:paraId="56F1B871" w14:textId="010FF4E5" w:rsidR="00211559" w:rsidRDefault="00211559" w:rsidP="004E1287">
      <w:pPr>
        <w:pStyle w:val="Paragraphedeliste"/>
        <w:numPr>
          <w:ilvl w:val="0"/>
          <w:numId w:val="50"/>
        </w:numPr>
        <w:rPr>
          <w:rFonts w:asciiTheme="majorHAnsi" w:hAnsiTheme="majorHAnsi" w:cstheme="majorHAnsi"/>
        </w:rPr>
      </w:pPr>
      <w:ins w:id="194" w:author="Nicol, Fabrice" w:date="2017-09-19T20:29:00Z">
        <w:r>
          <w:rPr>
            <w:rFonts w:asciiTheme="majorHAnsi" w:hAnsiTheme="majorHAnsi" w:cstheme="majorHAnsi"/>
          </w:rPr>
          <w:t xml:space="preserve">Les cumuls NBI/indemnités d’astreintes sont traités à la </w:t>
        </w:r>
        <w:r w:rsidRPr="00211559">
          <w:rPr>
            <w:rFonts w:asciiTheme="majorHAnsi" w:hAnsiTheme="majorHAnsi" w:cstheme="majorHAnsi"/>
            <w:highlight w:val="yellow"/>
            <w:rPrChange w:id="195" w:author="Nicol, Fabrice" w:date="2017-09-19T20:29:00Z">
              <w:rPr>
                <w:rFonts w:asciiTheme="majorHAnsi" w:hAnsiTheme="majorHAnsi" w:cstheme="majorHAnsi"/>
              </w:rPr>
            </w:rPrChange>
          </w:rPr>
          <w:t>fiche n°</w:t>
        </w:r>
      </w:ins>
    </w:p>
    <w:p w14:paraId="46A2E32D" w14:textId="77EB5944" w:rsidR="004E1287" w:rsidDel="00847F7B" w:rsidRDefault="004E1287" w:rsidP="004E1287">
      <w:pPr>
        <w:rPr>
          <w:del w:id="196" w:author="Nicol, Fabrice" w:date="2017-09-19T17:00:00Z"/>
          <w:rFonts w:asciiTheme="majorHAnsi" w:hAnsiTheme="majorHAnsi" w:cstheme="majorHAnsi"/>
        </w:rPr>
      </w:pPr>
    </w:p>
    <w:p w14:paraId="2E69EE5F" w14:textId="7AF89880" w:rsidR="004E1287" w:rsidDel="00847F7B" w:rsidRDefault="004E1287" w:rsidP="004E1287">
      <w:pPr>
        <w:rPr>
          <w:del w:id="197" w:author="Nicol, Fabrice" w:date="2017-09-19T17:00:00Z"/>
          <w:rFonts w:asciiTheme="majorHAnsi" w:hAnsiTheme="majorHAnsi" w:cstheme="majorHAnsi"/>
        </w:rPr>
      </w:pPr>
    </w:p>
    <w:p w14:paraId="636DF00E" w14:textId="789CDE52" w:rsidR="004E1287" w:rsidRPr="004E1287" w:rsidRDefault="004E1287" w:rsidP="004E1287">
      <w:pPr>
        <w:rPr>
          <w:rFonts w:asciiTheme="majorHAnsi" w:hAnsiTheme="majorHAnsi" w:cstheme="majorHAnsi"/>
        </w:rPr>
      </w:pPr>
    </w:p>
    <w:p w14:paraId="434BA118" w14:textId="1B96B29B" w:rsidR="004E10D9" w:rsidRDefault="004E1287" w:rsidP="004E10D9">
      <w:pPr>
        <w:rPr>
          <w:rFonts w:asciiTheme="majorHAnsi" w:hAnsiTheme="majorHAnsi" w:cstheme="majorHAnsi"/>
        </w:rPr>
      </w:pPr>
      <w:r w:rsidRPr="004E10D9">
        <w:rPr>
          <w:rFonts w:asciiTheme="majorHAnsi" w:hAnsiTheme="majorHAnsi" w:cstheme="majorHAnsi"/>
          <w:b/>
          <w:noProof/>
          <w:color w:val="D14A95" w:themeColor="accent1"/>
          <w:u w:val="single"/>
        </w:rPr>
        <w:drawing>
          <wp:anchor distT="0" distB="0" distL="114300" distR="114300" simplePos="0" relativeHeight="251920384" behindDoc="0" locked="0" layoutInCell="1" allowOverlap="1" wp14:anchorId="67BDE493" wp14:editId="4D73628D">
            <wp:simplePos x="0" y="0"/>
            <wp:positionH relativeFrom="column">
              <wp:posOffset>102235</wp:posOffset>
            </wp:positionH>
            <wp:positionV relativeFrom="page">
              <wp:posOffset>850265</wp:posOffset>
            </wp:positionV>
            <wp:extent cx="532765" cy="421005"/>
            <wp:effectExtent l="0" t="0" r="635" b="0"/>
            <wp:wrapThrough wrapText="bothSides">
              <wp:wrapPolygon edited="0">
                <wp:start x="0" y="0"/>
                <wp:lineTo x="0" y="20525"/>
                <wp:lineTo x="20853" y="20525"/>
                <wp:lineTo x="20853" y="0"/>
                <wp:lineTo x="0" y="0"/>
              </wp:wrapPolygon>
            </wp:wrapThrough>
            <wp:docPr id="73732" name="Image 73732" descr="E:\OUTILS\Images-guides-contrôle\Fleche r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OUTILS\Images-guides-contrôle\Fleche rose.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2765" cy="421005"/>
                    </a:xfrm>
                    <a:prstGeom prst="rect">
                      <a:avLst/>
                    </a:prstGeom>
                    <a:noFill/>
                    <a:ln>
                      <a:noFill/>
                    </a:ln>
                  </pic:spPr>
                </pic:pic>
              </a:graphicData>
            </a:graphic>
          </wp:anchor>
        </w:drawing>
      </w:r>
      <w:r w:rsidR="00A40EF9" w:rsidRPr="009F47F6">
        <w:rPr>
          <w:rFonts w:asciiTheme="majorHAnsi" w:hAnsiTheme="majorHAnsi" w:cstheme="majorHAnsi"/>
          <w:b/>
          <w:color w:val="D14A95" w:themeColor="accent1"/>
          <w:u w:val="single"/>
        </w:rPr>
        <w:t>Pour aller vers l’observation</w:t>
      </w:r>
      <w:r w:rsidR="00A40EF9" w:rsidRPr="009F47F6">
        <w:rPr>
          <w:rFonts w:asciiTheme="majorHAnsi" w:hAnsiTheme="majorHAnsi" w:cstheme="majorHAnsi"/>
          <w:color w:val="D14A95" w:themeColor="accent1"/>
        </w:rPr>
        <w:t> </w:t>
      </w:r>
      <w:r w:rsidR="004E10D9">
        <w:rPr>
          <w:rFonts w:asciiTheme="majorHAnsi" w:hAnsiTheme="majorHAnsi" w:cstheme="majorHAnsi"/>
        </w:rPr>
        <w:t xml:space="preserve">: </w:t>
      </w:r>
    </w:p>
    <w:p w14:paraId="6293A77B" w14:textId="55A0054A" w:rsidR="009950E9" w:rsidRDefault="009950E9" w:rsidP="004E10D9"/>
    <w:p w14:paraId="1890010D" w14:textId="7225C243" w:rsidR="003A36E4" w:rsidRDefault="00E4463B" w:rsidP="004E10D9">
      <w:r w:rsidRPr="004E10D9">
        <w:t>A</w:t>
      </w:r>
      <w:r w:rsidR="00A40EF9" w:rsidRPr="004E10D9">
        <w:t>u-delà de l’appréciation de la régularité</w:t>
      </w:r>
      <w:r w:rsidRPr="004E10D9">
        <w:t xml:space="preserve">, </w:t>
      </w:r>
      <w:r w:rsidR="00741F99">
        <w:t>vous pouvez</w:t>
      </w:r>
      <w:r w:rsidR="00A40EF9" w:rsidRPr="004E10D9">
        <w:t xml:space="preserve"> vérifier l’efficience </w:t>
      </w:r>
      <w:r w:rsidR="009950E9">
        <w:t xml:space="preserve">de la gestion </w:t>
      </w:r>
      <w:r w:rsidR="00A40EF9" w:rsidRPr="004E10D9">
        <w:t>pour une collectivité importante.</w:t>
      </w:r>
    </w:p>
    <w:p w14:paraId="2E179F3E" w14:textId="2515EFC7" w:rsidR="004E10D9" w:rsidRDefault="004E10D9">
      <w:pPr>
        <w:spacing w:after="200" w:line="276" w:lineRule="auto"/>
        <w:jc w:val="left"/>
      </w:pPr>
      <w:r>
        <w:br w:type="page"/>
      </w:r>
    </w:p>
    <w:p w14:paraId="06DFBB8D" w14:textId="640F5F7E" w:rsidR="00B454E4" w:rsidRPr="00120C2A" w:rsidRDefault="00A40EF9" w:rsidP="00120C2A">
      <w:pPr>
        <w:pStyle w:val="Titre1"/>
        <w:shd w:val="clear" w:color="auto" w:fill="D14A95" w:themeFill="accent1"/>
        <w:rPr>
          <w:rFonts w:cstheme="majorHAnsi"/>
          <w:color w:val="FFFFFF" w:themeColor="background1"/>
        </w:rPr>
      </w:pPr>
      <w:bookmarkStart w:id="198" w:name="_Toc493088732"/>
      <w:r w:rsidRPr="00120C2A">
        <w:rPr>
          <w:color w:val="FFFFFF" w:themeColor="background1"/>
        </w:rPr>
        <w:lastRenderedPageBreak/>
        <w:t>FICHE</w:t>
      </w:r>
      <w:r w:rsidR="00D82711" w:rsidRPr="00120C2A">
        <w:rPr>
          <w:color w:val="FFFFFF" w:themeColor="background1"/>
        </w:rPr>
        <w:t>N° </w:t>
      </w:r>
      <w:r w:rsidR="00A00C9D">
        <w:rPr>
          <w:color w:val="FFFFFF" w:themeColor="background1"/>
        </w:rPr>
        <w:t>4</w:t>
      </w:r>
      <w:r w:rsidR="00A00C9D" w:rsidRPr="002717E9">
        <w:rPr>
          <w:color w:val="FFFFFF" w:themeColor="background1"/>
        </w:rPr>
        <w:t xml:space="preserve"> </w:t>
      </w:r>
      <w:r w:rsidR="007818A0" w:rsidRPr="002717E9">
        <w:rPr>
          <w:color w:val="FFFFFF" w:themeColor="background1"/>
        </w:rPr>
        <w:t xml:space="preserve">- </w:t>
      </w:r>
      <w:r w:rsidR="00224CFE" w:rsidRPr="002717E9">
        <w:rPr>
          <w:color w:val="FFFFFF" w:themeColor="background1"/>
        </w:rPr>
        <w:t xml:space="preserve">VÉRIFIER LA PRIME DE FONCTION DES PERSONNELS AFFECTÉS AU TRAITEMENT DE L’INFORMATION </w:t>
      </w:r>
      <w:r w:rsidR="002717E9">
        <w:rPr>
          <w:color w:val="FFFFFF" w:themeColor="background1"/>
        </w:rPr>
        <w:t xml:space="preserve">- </w:t>
      </w:r>
      <w:r w:rsidR="00224CFE" w:rsidRPr="002717E9">
        <w:rPr>
          <w:color w:val="FFFFFF" w:themeColor="background1"/>
        </w:rPr>
        <w:t>« PRIME INFORMATIQUE » OU</w:t>
      </w:r>
      <w:r w:rsidR="00224CFE" w:rsidRPr="002717E9">
        <w:rPr>
          <w:rFonts w:cstheme="majorHAnsi"/>
          <w:color w:val="FFFFFF" w:themeColor="background1"/>
        </w:rPr>
        <w:t xml:space="preserve"> PFI</w:t>
      </w:r>
      <w:bookmarkEnd w:id="198"/>
    </w:p>
    <w:p w14:paraId="18D4CC0D" w14:textId="29C29A8D" w:rsidR="00D82711" w:rsidRDefault="009F3391" w:rsidP="00120C2A">
      <w:proofErr w:type="gramStart"/>
      <w:r w:rsidRPr="009F47F6">
        <w:rPr>
          <w:b/>
          <w:u w:val="single"/>
        </w:rPr>
        <w:t>Objectifs</w:t>
      </w:r>
      <w:r w:rsidR="00D82711">
        <w:t>:</w:t>
      </w:r>
      <w:proofErr w:type="gramEnd"/>
    </w:p>
    <w:p w14:paraId="6D018E87" w14:textId="0C91D400" w:rsidR="004640A3" w:rsidRPr="009F47F6" w:rsidRDefault="00536A89" w:rsidP="004A2802">
      <w:pPr>
        <w:pStyle w:val="Paragraphedeliste"/>
        <w:numPr>
          <w:ilvl w:val="0"/>
          <w:numId w:val="41"/>
        </w:numPr>
        <w:spacing w:before="240"/>
        <w:rPr>
          <w:rFonts w:asciiTheme="majorHAnsi" w:hAnsiTheme="majorHAnsi" w:cstheme="majorHAnsi"/>
        </w:rPr>
      </w:pPr>
      <w:r>
        <w:rPr>
          <w:rFonts w:asciiTheme="majorHAnsi" w:hAnsiTheme="majorHAnsi" w:cstheme="majorHAnsi"/>
        </w:rPr>
        <w:t>Vérifier</w:t>
      </w:r>
      <w:r w:rsidR="00191CDA" w:rsidRPr="009F47F6">
        <w:rPr>
          <w:rFonts w:asciiTheme="majorHAnsi" w:hAnsiTheme="majorHAnsi" w:cstheme="majorHAnsi"/>
        </w:rPr>
        <w:t xml:space="preserve"> si l</w:t>
      </w:r>
      <w:r w:rsidR="004C0A75" w:rsidRPr="009F47F6">
        <w:rPr>
          <w:rFonts w:asciiTheme="majorHAnsi" w:hAnsiTheme="majorHAnsi" w:cstheme="majorHAnsi"/>
        </w:rPr>
        <w:t xml:space="preserve">a prime informatique </w:t>
      </w:r>
      <w:r w:rsidR="00191CDA" w:rsidRPr="009F47F6">
        <w:rPr>
          <w:rFonts w:asciiTheme="majorHAnsi" w:hAnsiTheme="majorHAnsi" w:cstheme="majorHAnsi"/>
        </w:rPr>
        <w:t>est réellement v</w:t>
      </w:r>
      <w:r w:rsidR="007441A3" w:rsidRPr="009F47F6">
        <w:rPr>
          <w:rFonts w:asciiTheme="majorHAnsi" w:hAnsiTheme="majorHAnsi" w:cstheme="majorHAnsi"/>
        </w:rPr>
        <w:t>ersée aux agents qualifiés, affectés dans d</w:t>
      </w:r>
      <w:r w:rsidR="00191CDA" w:rsidRPr="009F47F6">
        <w:rPr>
          <w:rFonts w:asciiTheme="majorHAnsi" w:hAnsiTheme="majorHAnsi" w:cstheme="majorHAnsi"/>
        </w:rPr>
        <w:t>es centres automatisés de traitement de l’information et les ateliers mécanographiques</w:t>
      </w:r>
      <w:r w:rsidR="007441A3" w:rsidRPr="009F47F6">
        <w:rPr>
          <w:rFonts w:asciiTheme="majorHAnsi" w:hAnsiTheme="majorHAnsi" w:cstheme="majorHAnsi"/>
        </w:rPr>
        <w:t xml:space="preserve"> et qu’ils exercent</w:t>
      </w:r>
      <w:r w:rsidR="00191CDA" w:rsidRPr="009F47F6">
        <w:rPr>
          <w:rFonts w:asciiTheme="majorHAnsi" w:hAnsiTheme="majorHAnsi" w:cstheme="majorHAnsi"/>
        </w:rPr>
        <w:t xml:space="preserve"> des fonctions prévu</w:t>
      </w:r>
      <w:r w:rsidR="00A00C9D" w:rsidRPr="009F47F6">
        <w:rPr>
          <w:rFonts w:asciiTheme="majorHAnsi" w:hAnsiTheme="majorHAnsi" w:cstheme="majorHAnsi"/>
        </w:rPr>
        <w:t>e</w:t>
      </w:r>
      <w:r w:rsidR="00191CDA" w:rsidRPr="009F47F6">
        <w:rPr>
          <w:rFonts w:asciiTheme="majorHAnsi" w:hAnsiTheme="majorHAnsi" w:cstheme="majorHAnsi"/>
        </w:rPr>
        <w:t>s réglementairement</w:t>
      </w:r>
      <w:del w:id="199" w:author="Nicol, Fabrice" w:date="2017-09-19T17:40:00Z">
        <w:r w:rsidR="00A00C9D" w:rsidDel="00CE46A8">
          <w:rPr>
            <w:rFonts w:asciiTheme="majorHAnsi" w:hAnsiTheme="majorHAnsi" w:cstheme="majorHAnsi"/>
          </w:rPr>
          <w:delText> ;</w:delText>
        </w:r>
      </w:del>
      <w:ins w:id="200" w:author="Nicol, Fabrice" w:date="2017-09-19T17:40:00Z">
        <w:r w:rsidR="00CE46A8">
          <w:rPr>
            <w:rFonts w:asciiTheme="majorHAnsi" w:hAnsiTheme="majorHAnsi" w:cstheme="majorHAnsi"/>
          </w:rPr>
          <w:t>.</w:t>
        </w:r>
      </w:ins>
    </w:p>
    <w:p w14:paraId="03A539C0" w14:textId="2FDB81DC" w:rsidR="00A86636" w:rsidRDefault="00A00C9D" w:rsidP="004A2802">
      <w:pPr>
        <w:pStyle w:val="Paragraphedeliste"/>
        <w:numPr>
          <w:ilvl w:val="0"/>
          <w:numId w:val="41"/>
        </w:numPr>
        <w:rPr>
          <w:rFonts w:asciiTheme="majorHAnsi" w:hAnsiTheme="majorHAnsi" w:cstheme="majorHAnsi"/>
        </w:rPr>
      </w:pPr>
      <w:r w:rsidRPr="009F47F6">
        <w:rPr>
          <w:rFonts w:asciiTheme="majorHAnsi" w:hAnsiTheme="majorHAnsi" w:cstheme="majorHAnsi"/>
        </w:rPr>
        <w:t>Détecter les agents bénéficiaires de la prime qui ne remplissent pas les conditions nécessaires à son octroi</w:t>
      </w:r>
      <w:del w:id="201" w:author="Nicol, Fabrice" w:date="2017-09-19T17:40:00Z">
        <w:r w:rsidR="00A86636" w:rsidDel="00CE46A8">
          <w:rPr>
            <w:rFonts w:asciiTheme="majorHAnsi" w:hAnsiTheme="majorHAnsi" w:cstheme="majorHAnsi"/>
          </w:rPr>
          <w:delText> ;</w:delText>
        </w:r>
      </w:del>
      <w:ins w:id="202" w:author="Nicol, Fabrice" w:date="2017-09-19T17:40:00Z">
        <w:r w:rsidR="00CE46A8">
          <w:rPr>
            <w:rFonts w:asciiTheme="majorHAnsi" w:hAnsiTheme="majorHAnsi" w:cstheme="majorHAnsi"/>
          </w:rPr>
          <w:t>.</w:t>
        </w:r>
      </w:ins>
    </w:p>
    <w:p w14:paraId="65577653" w14:textId="355BE0DA" w:rsidR="00A00C9D" w:rsidRPr="009F47F6" w:rsidRDefault="00A86636" w:rsidP="004A2802">
      <w:pPr>
        <w:pStyle w:val="Paragraphedeliste"/>
        <w:numPr>
          <w:ilvl w:val="0"/>
          <w:numId w:val="41"/>
        </w:numPr>
        <w:suppressAutoHyphens/>
        <w:spacing w:after="0" w:line="276" w:lineRule="auto"/>
        <w:rPr>
          <w:rFonts w:asciiTheme="majorHAnsi" w:hAnsiTheme="majorHAnsi" w:cstheme="majorHAnsi"/>
        </w:rPr>
      </w:pPr>
      <w:r w:rsidRPr="004C733A">
        <w:rPr>
          <w:rFonts w:asciiTheme="majorHAnsi" w:hAnsiTheme="majorHAnsi" w:cstheme="majorHAnsi"/>
        </w:rPr>
        <w:t xml:space="preserve">Contrôler la notion de </w:t>
      </w:r>
      <w:r w:rsidR="009950E9">
        <w:rPr>
          <w:rFonts w:asciiTheme="majorHAnsi" w:hAnsiTheme="majorHAnsi" w:cstheme="majorHAnsi"/>
        </w:rPr>
        <w:t>c</w:t>
      </w:r>
      <w:r w:rsidRPr="004C733A">
        <w:rPr>
          <w:rFonts w:asciiTheme="majorHAnsi" w:hAnsiTheme="majorHAnsi" w:cstheme="majorHAnsi"/>
        </w:rPr>
        <w:t xml:space="preserve">entre automatisé de traitement de l’information selon la jurisprudence. </w:t>
      </w:r>
      <w:ins w:id="203" w:author="Nicol, Fabrice" w:date="2017-09-19T17:01:00Z">
        <w:r w:rsidR="00847F7B">
          <w:rPr>
            <w:rFonts w:asciiTheme="majorHAnsi" w:hAnsiTheme="majorHAnsi" w:cstheme="majorHAnsi"/>
          </w:rPr>
          <w:t>C</w:t>
        </w:r>
      </w:ins>
      <w:del w:id="204" w:author="Nicol, Fabrice" w:date="2017-09-19T17:01:00Z">
        <w:r w:rsidRPr="004C733A" w:rsidDel="00847F7B">
          <w:rPr>
            <w:rFonts w:asciiTheme="majorHAnsi" w:hAnsiTheme="majorHAnsi" w:cstheme="majorHAnsi"/>
          </w:rPr>
          <w:delText>c</w:delText>
        </w:r>
      </w:del>
      <w:r w:rsidRPr="004C733A">
        <w:rPr>
          <w:rFonts w:asciiTheme="majorHAnsi" w:hAnsiTheme="majorHAnsi" w:cstheme="majorHAnsi"/>
        </w:rPr>
        <w:t>es centres sont amenés à se raréfier, voire à disparaître</w:t>
      </w:r>
      <w:r>
        <w:rPr>
          <w:rFonts w:asciiTheme="majorHAnsi" w:hAnsiTheme="majorHAnsi" w:cstheme="majorHAnsi"/>
        </w:rPr>
        <w:t>.</w:t>
      </w:r>
    </w:p>
    <w:p w14:paraId="668C08B9" w14:textId="56E36F03" w:rsidR="00D82711" w:rsidRDefault="00D82711" w:rsidP="00F86E5B">
      <w:pPr>
        <w:spacing w:before="360"/>
      </w:pPr>
      <w:r w:rsidRPr="00120C2A">
        <w:rPr>
          <w:b/>
          <w:u w:val="single"/>
        </w:rPr>
        <w:t xml:space="preserve">Rappel de la </w:t>
      </w:r>
      <w:commentRangeStart w:id="205"/>
      <w:r w:rsidRPr="00120C2A">
        <w:rPr>
          <w:b/>
          <w:u w:val="single"/>
        </w:rPr>
        <w:t>règle</w:t>
      </w:r>
      <w:commentRangeEnd w:id="205"/>
      <w:r w:rsidR="00DE5D7B">
        <w:rPr>
          <w:rStyle w:val="Marquedecommentaire"/>
        </w:rPr>
        <w:commentReference w:id="205"/>
      </w:r>
      <w:r>
        <w:t> :</w:t>
      </w:r>
    </w:p>
    <w:p w14:paraId="1F748490" w14:textId="67FF0AC9" w:rsidR="009153CC" w:rsidRDefault="00D82711" w:rsidP="009F47F6">
      <w:pPr>
        <w:pBdr>
          <w:top w:val="single" w:sz="4" w:space="1" w:color="auto"/>
          <w:left w:val="single" w:sz="4" w:space="4" w:color="auto"/>
          <w:bottom w:val="single" w:sz="4" w:space="1" w:color="auto"/>
          <w:right w:val="single" w:sz="4" w:space="4" w:color="auto"/>
        </w:pBdr>
        <w:rPr>
          <w:rFonts w:asciiTheme="majorHAnsi" w:hAnsiTheme="majorHAnsi" w:cstheme="majorHAnsi"/>
        </w:rPr>
      </w:pPr>
      <w:r w:rsidRPr="00126F22">
        <w:rPr>
          <w:rFonts w:asciiTheme="majorHAnsi" w:hAnsiTheme="majorHAnsi" w:cstheme="majorHAnsi"/>
        </w:rPr>
        <w:t>La réglementation en vigueur limite le bénéfice de</w:t>
      </w:r>
      <w:r w:rsidR="00A40EF9">
        <w:rPr>
          <w:rFonts w:asciiTheme="majorHAnsi" w:hAnsiTheme="majorHAnsi" w:cstheme="majorHAnsi"/>
        </w:rPr>
        <w:t xml:space="preserve"> ce</w:t>
      </w:r>
      <w:r w:rsidRPr="00126F22">
        <w:rPr>
          <w:rFonts w:asciiTheme="majorHAnsi" w:hAnsiTheme="majorHAnsi" w:cstheme="majorHAnsi"/>
        </w:rPr>
        <w:t>s primes de fonction aux agents affectés dans les centres automatisés de traitement de l’information et les ateliers mécanographiques. Les autorités de contrôle et le juge administratif interpr</w:t>
      </w:r>
      <w:r>
        <w:rPr>
          <w:rFonts w:asciiTheme="majorHAnsi" w:hAnsiTheme="majorHAnsi" w:cstheme="majorHAnsi"/>
        </w:rPr>
        <w:t>ètent strictement la notion de « </w:t>
      </w:r>
      <w:r w:rsidRPr="00126F22">
        <w:rPr>
          <w:rFonts w:asciiTheme="majorHAnsi" w:hAnsiTheme="majorHAnsi" w:cstheme="majorHAnsi"/>
        </w:rPr>
        <w:t>centres automatisés de traitement de l’information</w:t>
      </w:r>
      <w:r>
        <w:rPr>
          <w:rFonts w:asciiTheme="majorHAnsi" w:hAnsiTheme="majorHAnsi" w:cstheme="majorHAnsi"/>
        </w:rPr>
        <w:t> »</w:t>
      </w:r>
      <w:r w:rsidRPr="00126F22">
        <w:rPr>
          <w:rFonts w:asciiTheme="majorHAnsi" w:hAnsiTheme="majorHAnsi" w:cstheme="majorHAnsi"/>
        </w:rPr>
        <w:t xml:space="preserve"> et </w:t>
      </w:r>
      <w:r w:rsidR="00A40EF9">
        <w:rPr>
          <w:rFonts w:asciiTheme="majorHAnsi" w:hAnsiTheme="majorHAnsi" w:cstheme="majorHAnsi"/>
        </w:rPr>
        <w:t>réservent</w:t>
      </w:r>
      <w:r w:rsidRPr="00126F22">
        <w:rPr>
          <w:rFonts w:asciiTheme="majorHAnsi" w:hAnsiTheme="majorHAnsi" w:cstheme="majorHAnsi"/>
        </w:rPr>
        <w:t xml:space="preserve"> l’attribution de ces primes aux collectivités dotées de tels centres </w:t>
      </w:r>
      <w:r>
        <w:rPr>
          <w:rFonts w:asciiTheme="majorHAnsi" w:hAnsiTheme="majorHAnsi" w:cstheme="majorHAnsi"/>
        </w:rPr>
        <w:t>« </w:t>
      </w:r>
      <w:r w:rsidRPr="00126F22">
        <w:rPr>
          <w:rFonts w:asciiTheme="majorHAnsi" w:hAnsiTheme="majorHAnsi" w:cstheme="majorHAnsi"/>
        </w:rPr>
        <w:t>en termes d’équipe de personnels qualifiés en informatique, capables de créer, d’exploiter et d’adapter les logiciels informatiques pour les besoins d’un ensemble d’acteurs fonctionnant en réseau</w:t>
      </w:r>
      <w:r>
        <w:rPr>
          <w:rFonts w:asciiTheme="majorHAnsi" w:hAnsiTheme="majorHAnsi" w:cstheme="majorHAnsi"/>
        </w:rPr>
        <w:t> »</w:t>
      </w:r>
      <w:r w:rsidRPr="00126F22">
        <w:rPr>
          <w:rFonts w:asciiTheme="majorHAnsi" w:hAnsiTheme="majorHAnsi" w:cstheme="majorHAnsi"/>
        </w:rPr>
        <w:t>.</w:t>
      </w:r>
    </w:p>
    <w:p w14:paraId="45E30910" w14:textId="0DC22BDD" w:rsidR="00D82711" w:rsidRDefault="00053972" w:rsidP="009F47F6">
      <w:pPr>
        <w:pBdr>
          <w:top w:val="single" w:sz="4" w:space="1" w:color="auto"/>
          <w:left w:val="single" w:sz="4" w:space="4" w:color="auto"/>
          <w:bottom w:val="single" w:sz="4" w:space="1" w:color="auto"/>
          <w:right w:val="single" w:sz="4" w:space="4" w:color="auto"/>
        </w:pBdr>
        <w:rPr>
          <w:rFonts w:asciiTheme="majorHAnsi" w:hAnsiTheme="majorHAnsi" w:cstheme="majorHAnsi"/>
        </w:rPr>
      </w:pPr>
      <w:commentRangeStart w:id="206"/>
      <w:r>
        <w:rPr>
          <w:rFonts w:asciiTheme="majorHAnsi" w:hAnsiTheme="majorHAnsi" w:cstheme="majorHAnsi"/>
        </w:rPr>
        <w:t>J</w:t>
      </w:r>
      <w:r w:rsidR="009153CC">
        <w:rPr>
          <w:rFonts w:asciiTheme="majorHAnsi" w:hAnsiTheme="majorHAnsi" w:cstheme="majorHAnsi"/>
        </w:rPr>
        <w:t xml:space="preserve">urisprudence : </w:t>
      </w:r>
      <w:r w:rsidR="009153CC" w:rsidRPr="00B460F6">
        <w:rPr>
          <w:rFonts w:asciiTheme="majorHAnsi" w:hAnsiTheme="majorHAnsi" w:cstheme="majorHAnsi"/>
        </w:rPr>
        <w:t>CAA Marseille 30 juin 2009,</w:t>
      </w:r>
      <w:r w:rsidR="00F10F6E">
        <w:rPr>
          <w:rFonts w:asciiTheme="majorHAnsi" w:hAnsiTheme="majorHAnsi" w:cstheme="majorHAnsi"/>
        </w:rPr>
        <w:t xml:space="preserve"> </w:t>
      </w:r>
      <w:proofErr w:type="spellStart"/>
      <w:r w:rsidR="00F10F6E" w:rsidRPr="00E11E74">
        <w:rPr>
          <w:rFonts w:asciiTheme="majorHAnsi" w:hAnsiTheme="majorHAnsi" w:cstheme="majorHAnsi"/>
          <w:i/>
          <w:rPrChange w:id="207" w:author="Nicol, Fabrice" w:date="2017-09-19T17:09:00Z">
            <w:rPr>
              <w:rFonts w:asciiTheme="majorHAnsi" w:hAnsiTheme="majorHAnsi" w:cstheme="majorHAnsi"/>
            </w:rPr>
          </w:rPrChange>
        </w:rPr>
        <w:t>Cne</w:t>
      </w:r>
      <w:proofErr w:type="spellEnd"/>
      <w:r w:rsidR="00F10F6E" w:rsidRPr="00E11E74">
        <w:rPr>
          <w:rFonts w:asciiTheme="majorHAnsi" w:hAnsiTheme="majorHAnsi" w:cstheme="majorHAnsi"/>
          <w:i/>
          <w:rPrChange w:id="208" w:author="Nicol, Fabrice" w:date="2017-09-19T17:09:00Z">
            <w:rPr>
              <w:rFonts w:asciiTheme="majorHAnsi" w:hAnsiTheme="majorHAnsi" w:cstheme="majorHAnsi"/>
            </w:rPr>
          </w:rPrChange>
        </w:rPr>
        <w:t xml:space="preserve"> </w:t>
      </w:r>
      <w:ins w:id="209" w:author="Nicol, Fabrice" w:date="2017-09-19T17:09:00Z">
        <w:r w:rsidR="00E11E74">
          <w:rPr>
            <w:rFonts w:asciiTheme="majorHAnsi" w:hAnsiTheme="majorHAnsi" w:cstheme="majorHAnsi"/>
            <w:i/>
          </w:rPr>
          <w:t>d’</w:t>
        </w:r>
      </w:ins>
      <w:r w:rsidR="00F10F6E" w:rsidRPr="00E11E74">
        <w:rPr>
          <w:rFonts w:asciiTheme="majorHAnsi" w:hAnsiTheme="majorHAnsi" w:cstheme="majorHAnsi"/>
          <w:i/>
          <w:rPrChange w:id="210" w:author="Nicol, Fabrice" w:date="2017-09-19T17:09:00Z">
            <w:rPr>
              <w:rFonts w:asciiTheme="majorHAnsi" w:hAnsiTheme="majorHAnsi" w:cstheme="majorHAnsi"/>
            </w:rPr>
          </w:rPrChange>
        </w:rPr>
        <w:t>Avignon</w:t>
      </w:r>
      <w:r w:rsidR="00F10F6E">
        <w:rPr>
          <w:rFonts w:asciiTheme="majorHAnsi" w:hAnsiTheme="majorHAnsi" w:cstheme="majorHAnsi"/>
        </w:rPr>
        <w:t xml:space="preserve">, </w:t>
      </w:r>
      <w:proofErr w:type="spellStart"/>
      <w:r w:rsidR="00F10F6E">
        <w:rPr>
          <w:rFonts w:asciiTheme="majorHAnsi" w:hAnsiTheme="majorHAnsi" w:cstheme="majorHAnsi"/>
        </w:rPr>
        <w:t>req</w:t>
      </w:r>
      <w:proofErr w:type="spellEnd"/>
      <w:r w:rsidR="00F10F6E">
        <w:rPr>
          <w:rFonts w:asciiTheme="majorHAnsi" w:hAnsiTheme="majorHAnsi" w:cstheme="majorHAnsi"/>
        </w:rPr>
        <w:t xml:space="preserve">. </w:t>
      </w:r>
      <w:proofErr w:type="gramStart"/>
      <w:r w:rsidR="00F10F6E">
        <w:rPr>
          <w:rFonts w:asciiTheme="majorHAnsi" w:hAnsiTheme="majorHAnsi" w:cstheme="majorHAnsi"/>
        </w:rPr>
        <w:t>n</w:t>
      </w:r>
      <w:proofErr w:type="gramEnd"/>
      <w:r w:rsidR="00F10F6E">
        <w:rPr>
          <w:rFonts w:asciiTheme="majorHAnsi" w:hAnsiTheme="majorHAnsi" w:cstheme="majorHAnsi"/>
        </w:rPr>
        <w:t>° 06MA02831</w:t>
      </w:r>
      <w:r w:rsidR="009153CC" w:rsidRPr="00B460F6">
        <w:rPr>
          <w:rFonts w:asciiTheme="majorHAnsi" w:hAnsiTheme="majorHAnsi" w:cstheme="majorHAnsi"/>
        </w:rPr>
        <w:t xml:space="preserve"> et CAA Nantes</w:t>
      </w:r>
      <w:r w:rsidR="009153CC">
        <w:rPr>
          <w:rFonts w:asciiTheme="majorHAnsi" w:hAnsiTheme="majorHAnsi" w:cstheme="majorHAnsi"/>
        </w:rPr>
        <w:t xml:space="preserve"> 28 mars 2013, </w:t>
      </w:r>
      <w:proofErr w:type="spellStart"/>
      <w:r w:rsidR="009153CC">
        <w:rPr>
          <w:rFonts w:asciiTheme="majorHAnsi" w:hAnsiTheme="majorHAnsi" w:cstheme="majorHAnsi"/>
        </w:rPr>
        <w:t>req</w:t>
      </w:r>
      <w:proofErr w:type="spellEnd"/>
      <w:r w:rsidR="009153CC">
        <w:rPr>
          <w:rFonts w:asciiTheme="majorHAnsi" w:hAnsiTheme="majorHAnsi" w:cstheme="majorHAnsi"/>
        </w:rPr>
        <w:t xml:space="preserve">. </w:t>
      </w:r>
      <w:proofErr w:type="gramStart"/>
      <w:r w:rsidR="009153CC">
        <w:rPr>
          <w:rFonts w:asciiTheme="majorHAnsi" w:hAnsiTheme="majorHAnsi" w:cstheme="majorHAnsi"/>
        </w:rPr>
        <w:t>n</w:t>
      </w:r>
      <w:proofErr w:type="gramEnd"/>
      <w:r w:rsidR="009153CC">
        <w:rPr>
          <w:rFonts w:asciiTheme="majorHAnsi" w:hAnsiTheme="majorHAnsi" w:cstheme="majorHAnsi"/>
        </w:rPr>
        <w:t>°10NT02574</w:t>
      </w:r>
      <w:commentRangeEnd w:id="206"/>
      <w:r w:rsidR="00A00C9D">
        <w:rPr>
          <w:rStyle w:val="Marquedecommentaire"/>
        </w:rPr>
        <w:commentReference w:id="206"/>
      </w:r>
      <w:r w:rsidR="009153CC" w:rsidRPr="00B460F6">
        <w:rPr>
          <w:rFonts w:asciiTheme="majorHAnsi" w:hAnsiTheme="majorHAnsi" w:cstheme="majorHAnsi"/>
        </w:rPr>
        <w:t>.</w:t>
      </w:r>
    </w:p>
    <w:p w14:paraId="28F24843" w14:textId="77777777" w:rsidR="00A86636" w:rsidRPr="00A86636" w:rsidRDefault="00A86636" w:rsidP="00A86636">
      <w:pPr>
        <w:pBdr>
          <w:top w:val="single" w:sz="4" w:space="1" w:color="auto"/>
          <w:left w:val="single" w:sz="4" w:space="4" w:color="auto"/>
          <w:bottom w:val="single" w:sz="4" w:space="1" w:color="auto"/>
          <w:right w:val="single" w:sz="4" w:space="4" w:color="auto"/>
        </w:pBdr>
        <w:rPr>
          <w:rFonts w:asciiTheme="majorHAnsi" w:hAnsiTheme="majorHAnsi" w:cstheme="majorHAnsi"/>
        </w:rPr>
      </w:pPr>
      <w:r w:rsidRPr="00A86636">
        <w:rPr>
          <w:rFonts w:asciiTheme="majorHAnsi" w:hAnsiTheme="majorHAnsi" w:cstheme="majorHAnsi"/>
        </w:rPr>
        <w:t>Les fonctions prévues réglementairement sont :</w:t>
      </w:r>
    </w:p>
    <w:p w14:paraId="71CB0535" w14:textId="77777777" w:rsidR="00A86636" w:rsidRPr="00A86636" w:rsidRDefault="00A86636" w:rsidP="00A86636">
      <w:pPr>
        <w:pBdr>
          <w:top w:val="single" w:sz="4" w:space="1" w:color="auto"/>
          <w:left w:val="single" w:sz="4" w:space="4" w:color="auto"/>
          <w:bottom w:val="single" w:sz="4" w:space="1" w:color="auto"/>
          <w:right w:val="single" w:sz="4" w:space="4" w:color="auto"/>
        </w:pBdr>
        <w:rPr>
          <w:rFonts w:asciiTheme="majorHAnsi" w:hAnsiTheme="majorHAnsi" w:cstheme="majorHAnsi"/>
        </w:rPr>
      </w:pPr>
      <w:r w:rsidRPr="00A86636">
        <w:rPr>
          <w:rFonts w:asciiTheme="majorHAnsi" w:hAnsiTheme="majorHAnsi" w:cstheme="majorHAnsi"/>
        </w:rPr>
        <w:t xml:space="preserve">- chefs de projet, analystes, programmeurs de système d’exploitation, chefs d’exploitation, chefs programmeurs, pupitreurs, programmeurs, agents de traitement ; </w:t>
      </w:r>
    </w:p>
    <w:p w14:paraId="1493BE6A" w14:textId="77777777" w:rsidR="00A86636" w:rsidRPr="00A86636" w:rsidRDefault="00A86636" w:rsidP="00A86636">
      <w:pPr>
        <w:pBdr>
          <w:top w:val="single" w:sz="4" w:space="1" w:color="auto"/>
          <w:left w:val="single" w:sz="4" w:space="4" w:color="auto"/>
          <w:bottom w:val="single" w:sz="4" w:space="1" w:color="auto"/>
          <w:right w:val="single" w:sz="4" w:space="4" w:color="auto"/>
        </w:pBdr>
        <w:rPr>
          <w:rFonts w:asciiTheme="majorHAnsi" w:hAnsiTheme="majorHAnsi" w:cstheme="majorHAnsi"/>
        </w:rPr>
      </w:pPr>
      <w:r w:rsidRPr="00A86636">
        <w:rPr>
          <w:rFonts w:asciiTheme="majorHAnsi" w:hAnsiTheme="majorHAnsi" w:cstheme="majorHAnsi"/>
        </w:rPr>
        <w:t>- chefs d'atelier mécanographique, chefs opérateurs, opérateurs, moniteurs, dactylo-codeurs ;</w:t>
      </w:r>
    </w:p>
    <w:p w14:paraId="02FC9B3D" w14:textId="77777777" w:rsidR="00A86636" w:rsidRPr="00A86636" w:rsidRDefault="00A86636" w:rsidP="00A86636">
      <w:pPr>
        <w:pBdr>
          <w:top w:val="single" w:sz="4" w:space="1" w:color="auto"/>
          <w:left w:val="single" w:sz="4" w:space="4" w:color="auto"/>
          <w:bottom w:val="single" w:sz="4" w:space="1" w:color="auto"/>
          <w:right w:val="single" w:sz="4" w:space="4" w:color="auto"/>
        </w:pBdr>
        <w:rPr>
          <w:rFonts w:asciiTheme="majorHAnsi" w:hAnsiTheme="majorHAnsi" w:cstheme="majorHAnsi"/>
        </w:rPr>
      </w:pPr>
      <w:r w:rsidRPr="00A86636">
        <w:rPr>
          <w:rFonts w:asciiTheme="majorHAnsi" w:hAnsiTheme="majorHAnsi" w:cstheme="majorHAnsi"/>
        </w:rPr>
        <w:t xml:space="preserve">Peuvent seuls bénéficier des primes de fonctions les agents dont le niveau hiérarchique n'excède pas celui fixé pour chacune des fonctions </w:t>
      </w:r>
      <w:proofErr w:type="gramStart"/>
      <w:r w:rsidRPr="00A86636">
        <w:rPr>
          <w:rFonts w:asciiTheme="majorHAnsi" w:hAnsiTheme="majorHAnsi" w:cstheme="majorHAnsi"/>
        </w:rPr>
        <w:t>suivantes:</w:t>
      </w:r>
      <w:proofErr w:type="gramEnd"/>
    </w:p>
    <w:p w14:paraId="2FDC2583" w14:textId="1E953085" w:rsidR="00A86636" w:rsidRPr="00A86636" w:rsidRDefault="00A86636" w:rsidP="00A86636">
      <w:pPr>
        <w:pBdr>
          <w:top w:val="single" w:sz="4" w:space="1" w:color="auto"/>
          <w:left w:val="single" w:sz="4" w:space="4" w:color="auto"/>
          <w:bottom w:val="single" w:sz="4" w:space="1" w:color="auto"/>
          <w:right w:val="single" w:sz="4" w:space="4" w:color="auto"/>
        </w:pBdr>
        <w:rPr>
          <w:rFonts w:asciiTheme="majorHAnsi" w:hAnsiTheme="majorHAnsi" w:cstheme="majorHAnsi"/>
        </w:rPr>
      </w:pPr>
      <w:r w:rsidRPr="00A86636">
        <w:rPr>
          <w:rFonts w:asciiTheme="majorHAnsi" w:hAnsiTheme="majorHAnsi" w:cstheme="majorHAnsi"/>
        </w:rPr>
        <w:t>-</w:t>
      </w:r>
      <w:del w:id="211" w:author="Nicol, Fabrice" w:date="2017-09-19T17:09:00Z">
        <w:r w:rsidRPr="00A86636" w:rsidDel="00E11E74">
          <w:rPr>
            <w:rFonts w:asciiTheme="majorHAnsi" w:hAnsiTheme="majorHAnsi" w:cstheme="majorHAnsi"/>
          </w:rPr>
          <w:delText xml:space="preserve"> </w:delText>
        </w:r>
      </w:del>
      <w:ins w:id="212" w:author="Nicol, Fabrice" w:date="2017-09-19T17:09:00Z">
        <w:r w:rsidR="00E11E74">
          <w:rPr>
            <w:rFonts w:asciiTheme="majorHAnsi" w:hAnsiTheme="majorHAnsi" w:cstheme="majorHAnsi"/>
          </w:rPr>
          <w:t> </w:t>
        </w:r>
      </w:ins>
      <w:r w:rsidRPr="00A86636">
        <w:rPr>
          <w:rFonts w:asciiTheme="majorHAnsi" w:hAnsiTheme="majorHAnsi" w:cstheme="majorHAnsi"/>
        </w:rPr>
        <w:t>cadres d'emploi catégorie</w:t>
      </w:r>
      <w:del w:id="213" w:author="Nicol, Fabrice" w:date="2017-09-19T17:09:00Z">
        <w:r w:rsidRPr="00A86636" w:rsidDel="00E11E74">
          <w:rPr>
            <w:rFonts w:asciiTheme="majorHAnsi" w:hAnsiTheme="majorHAnsi" w:cstheme="majorHAnsi"/>
          </w:rPr>
          <w:delText xml:space="preserve"> </w:delText>
        </w:r>
      </w:del>
      <w:ins w:id="214" w:author="Nicol, Fabrice" w:date="2017-09-19T17:09:00Z">
        <w:r w:rsidR="00E11E74">
          <w:rPr>
            <w:rFonts w:asciiTheme="majorHAnsi" w:hAnsiTheme="majorHAnsi" w:cstheme="majorHAnsi"/>
          </w:rPr>
          <w:t> </w:t>
        </w:r>
      </w:ins>
      <w:r w:rsidRPr="00A86636">
        <w:rPr>
          <w:rFonts w:asciiTheme="majorHAnsi" w:hAnsiTheme="majorHAnsi" w:cstheme="majorHAnsi"/>
        </w:rPr>
        <w:t>A</w:t>
      </w:r>
      <w:del w:id="215" w:author="Nicol, Fabrice" w:date="2017-09-19T17:09:00Z">
        <w:r w:rsidRPr="00A86636" w:rsidDel="00E11E74">
          <w:rPr>
            <w:rFonts w:asciiTheme="majorHAnsi" w:hAnsiTheme="majorHAnsi" w:cstheme="majorHAnsi"/>
          </w:rPr>
          <w:delText xml:space="preserve"> </w:delText>
        </w:r>
      </w:del>
      <w:ins w:id="216" w:author="Nicol, Fabrice" w:date="2017-09-19T17:09:00Z">
        <w:r w:rsidR="00E11E74">
          <w:rPr>
            <w:rFonts w:asciiTheme="majorHAnsi" w:hAnsiTheme="majorHAnsi" w:cstheme="majorHAnsi"/>
          </w:rPr>
          <w:t> </w:t>
        </w:r>
      </w:ins>
      <w:r w:rsidRPr="00A86636">
        <w:rPr>
          <w:rFonts w:asciiTheme="majorHAnsi" w:hAnsiTheme="majorHAnsi" w:cstheme="majorHAnsi"/>
        </w:rPr>
        <w:t>: analyste programmeur de système d'exploitation, chef exploitation, chef de projet ;</w:t>
      </w:r>
    </w:p>
    <w:p w14:paraId="2B97EED5" w14:textId="6EF06082" w:rsidR="00A86636" w:rsidRPr="00A86636" w:rsidRDefault="00A86636" w:rsidP="00A86636">
      <w:pPr>
        <w:pBdr>
          <w:top w:val="single" w:sz="4" w:space="1" w:color="auto"/>
          <w:left w:val="single" w:sz="4" w:space="4" w:color="auto"/>
          <w:bottom w:val="single" w:sz="4" w:space="1" w:color="auto"/>
          <w:right w:val="single" w:sz="4" w:space="4" w:color="auto"/>
        </w:pBdr>
        <w:rPr>
          <w:rFonts w:asciiTheme="majorHAnsi" w:hAnsiTheme="majorHAnsi" w:cstheme="majorHAnsi"/>
        </w:rPr>
      </w:pPr>
      <w:r w:rsidRPr="00A86636">
        <w:rPr>
          <w:rFonts w:asciiTheme="majorHAnsi" w:hAnsiTheme="majorHAnsi" w:cstheme="majorHAnsi"/>
        </w:rPr>
        <w:t>-</w:t>
      </w:r>
      <w:del w:id="217" w:author="Nicol, Fabrice" w:date="2017-09-19T17:09:00Z">
        <w:r w:rsidRPr="00A86636" w:rsidDel="00E11E74">
          <w:rPr>
            <w:rFonts w:asciiTheme="majorHAnsi" w:hAnsiTheme="majorHAnsi" w:cstheme="majorHAnsi"/>
          </w:rPr>
          <w:delText xml:space="preserve"> </w:delText>
        </w:r>
      </w:del>
      <w:ins w:id="218" w:author="Nicol, Fabrice" w:date="2017-09-19T17:09:00Z">
        <w:r w:rsidR="00E11E74">
          <w:rPr>
            <w:rFonts w:asciiTheme="majorHAnsi" w:hAnsiTheme="majorHAnsi" w:cstheme="majorHAnsi"/>
          </w:rPr>
          <w:t> </w:t>
        </w:r>
      </w:ins>
      <w:r w:rsidRPr="00A86636">
        <w:rPr>
          <w:rFonts w:asciiTheme="majorHAnsi" w:hAnsiTheme="majorHAnsi" w:cstheme="majorHAnsi"/>
        </w:rPr>
        <w:t>cadres d'emploi catégorie</w:t>
      </w:r>
      <w:del w:id="219" w:author="Nicol, Fabrice" w:date="2017-09-19T17:09:00Z">
        <w:r w:rsidRPr="00A86636" w:rsidDel="00E11E74">
          <w:rPr>
            <w:rFonts w:asciiTheme="majorHAnsi" w:hAnsiTheme="majorHAnsi" w:cstheme="majorHAnsi"/>
          </w:rPr>
          <w:delText xml:space="preserve"> </w:delText>
        </w:r>
      </w:del>
      <w:ins w:id="220" w:author="Nicol, Fabrice" w:date="2017-09-19T17:09:00Z">
        <w:r w:rsidR="00E11E74">
          <w:rPr>
            <w:rFonts w:asciiTheme="majorHAnsi" w:hAnsiTheme="majorHAnsi" w:cstheme="majorHAnsi"/>
          </w:rPr>
          <w:t> </w:t>
        </w:r>
      </w:ins>
      <w:r w:rsidRPr="00A86636">
        <w:rPr>
          <w:rFonts w:asciiTheme="majorHAnsi" w:hAnsiTheme="majorHAnsi" w:cstheme="majorHAnsi"/>
        </w:rPr>
        <w:t>B</w:t>
      </w:r>
      <w:del w:id="221" w:author="Nicol, Fabrice" w:date="2017-09-19T17:09:00Z">
        <w:r w:rsidRPr="00A86636" w:rsidDel="00E11E74">
          <w:rPr>
            <w:rFonts w:asciiTheme="majorHAnsi" w:hAnsiTheme="majorHAnsi" w:cstheme="majorHAnsi"/>
          </w:rPr>
          <w:delText xml:space="preserve"> </w:delText>
        </w:r>
      </w:del>
      <w:ins w:id="222" w:author="Nicol, Fabrice" w:date="2017-09-19T17:09:00Z">
        <w:r w:rsidR="00E11E74">
          <w:rPr>
            <w:rFonts w:asciiTheme="majorHAnsi" w:hAnsiTheme="majorHAnsi" w:cstheme="majorHAnsi"/>
          </w:rPr>
          <w:t> </w:t>
        </w:r>
      </w:ins>
      <w:r w:rsidRPr="00A86636">
        <w:rPr>
          <w:rFonts w:asciiTheme="majorHAnsi" w:hAnsiTheme="majorHAnsi" w:cstheme="majorHAnsi"/>
        </w:rPr>
        <w:t>: chef programmeur, chef d'atelier mécanographique, programmeur pupitreur ;</w:t>
      </w:r>
    </w:p>
    <w:p w14:paraId="3803A70A" w14:textId="21257AD0" w:rsidR="00A86636" w:rsidRDefault="00A86636" w:rsidP="009F47F6">
      <w:pPr>
        <w:pBdr>
          <w:top w:val="single" w:sz="4" w:space="1" w:color="auto"/>
          <w:left w:val="single" w:sz="4" w:space="4" w:color="auto"/>
          <w:bottom w:val="single" w:sz="4" w:space="1" w:color="auto"/>
          <w:right w:val="single" w:sz="4" w:space="4" w:color="auto"/>
        </w:pBdr>
        <w:rPr>
          <w:rFonts w:asciiTheme="majorHAnsi" w:hAnsiTheme="majorHAnsi" w:cstheme="majorHAnsi"/>
        </w:rPr>
      </w:pPr>
      <w:r w:rsidRPr="00A86636">
        <w:rPr>
          <w:rFonts w:asciiTheme="majorHAnsi" w:hAnsiTheme="majorHAnsi" w:cstheme="majorHAnsi"/>
        </w:rPr>
        <w:t>- cadres d'emploi catégorie C</w:t>
      </w:r>
      <w:del w:id="223" w:author="Nicol, Fabrice" w:date="2017-09-19T17:09:00Z">
        <w:r w:rsidRPr="00A86636" w:rsidDel="00E11E74">
          <w:rPr>
            <w:rFonts w:asciiTheme="majorHAnsi" w:hAnsiTheme="majorHAnsi" w:cstheme="majorHAnsi"/>
          </w:rPr>
          <w:delText xml:space="preserve"> </w:delText>
        </w:r>
      </w:del>
      <w:ins w:id="224" w:author="Nicol, Fabrice" w:date="2017-09-19T17:09:00Z">
        <w:r w:rsidR="00E11E74">
          <w:rPr>
            <w:rFonts w:asciiTheme="majorHAnsi" w:hAnsiTheme="majorHAnsi" w:cstheme="majorHAnsi"/>
          </w:rPr>
          <w:t> </w:t>
        </w:r>
      </w:ins>
      <w:r w:rsidRPr="00A86636">
        <w:rPr>
          <w:rFonts w:asciiTheme="majorHAnsi" w:hAnsiTheme="majorHAnsi" w:cstheme="majorHAnsi"/>
        </w:rPr>
        <w:t>: opérateur, agent de traitement, dactylo-codeur.</w:t>
      </w:r>
    </w:p>
    <w:p w14:paraId="6E26A206" w14:textId="390844BF" w:rsidR="00D82711" w:rsidRDefault="00D82711" w:rsidP="00120C2A"/>
    <w:p w14:paraId="65DD11EA" w14:textId="48079B3A" w:rsidR="00887F46" w:rsidRDefault="00A05B08" w:rsidP="00120C2A">
      <w:r w:rsidRPr="00DE5D7B">
        <w:rPr>
          <w:b/>
          <w:u w:val="single"/>
        </w:rPr>
        <w:t>Application au logiciel</w:t>
      </w:r>
      <w:r>
        <w:t> :</w:t>
      </w:r>
    </w:p>
    <w:p w14:paraId="650879B3" w14:textId="27CB4FB4" w:rsidR="00964A65" w:rsidRPr="00126F22" w:rsidRDefault="00964A65" w:rsidP="00964A65">
      <w:pPr>
        <w:rPr>
          <w:rFonts w:asciiTheme="majorHAnsi" w:hAnsiTheme="majorHAnsi" w:cstheme="majorHAnsi"/>
        </w:rPr>
      </w:pPr>
      <w:r>
        <w:t xml:space="preserve">Extraire les lignes de </w:t>
      </w:r>
      <w:del w:id="225" w:author="Nicol, Fabrice" w:date="2017-09-19T16:57:00Z">
        <w:r w:rsidDel="00847F7B">
          <w:delText>paie</w:delText>
        </w:r>
      </w:del>
      <w:proofErr w:type="gramStart"/>
      <w:ins w:id="226" w:author="Nicol, Fabrice" w:date="2017-09-19T16:57:00Z">
        <w:r w:rsidR="00847F7B">
          <w:t>paye</w:t>
        </w:r>
      </w:ins>
      <w:r>
        <w:t xml:space="preserve"> correspondantes</w:t>
      </w:r>
      <w:proofErr w:type="gramEnd"/>
      <w:r>
        <w:t xml:space="preserve"> pour une vérification manuelle ciblée.</w:t>
      </w:r>
      <w:ins w:id="227" w:author="Nicol, Fabrice" w:date="2017-09-19T17:10:00Z">
        <w:r w:rsidR="00E11E74">
          <w:t xml:space="preserve"> </w:t>
        </w:r>
      </w:ins>
      <w:r w:rsidRPr="00126F22">
        <w:rPr>
          <w:rFonts w:asciiTheme="majorHAnsi" w:hAnsiTheme="majorHAnsi" w:cstheme="majorHAnsi"/>
        </w:rPr>
        <w:t xml:space="preserve">Un lien hypertexte est créé vers la base de données CSV </w:t>
      </w:r>
      <w:r w:rsidRPr="00FC4A7B">
        <w:rPr>
          <w:rFonts w:asciiTheme="majorHAnsi" w:hAnsiTheme="majorHAnsi" w:cstheme="majorHAnsi"/>
        </w:rPr>
        <w:t>«</w:t>
      </w:r>
      <w:r w:rsidRPr="009F47F6">
        <w:rPr>
          <w:rFonts w:asciiTheme="majorHAnsi" w:hAnsiTheme="majorHAnsi" w:cstheme="majorHAnsi"/>
          <w:i/>
        </w:rPr>
        <w:t> </w:t>
      </w:r>
      <w:r w:rsidRPr="00133DBA">
        <w:rPr>
          <w:rFonts w:asciiTheme="majorHAnsi" w:hAnsiTheme="majorHAnsi" w:cstheme="majorHAnsi"/>
        </w:rPr>
        <w:t>Prime informatique</w:t>
      </w:r>
      <w:r w:rsidRPr="00FC4A7B">
        <w:rPr>
          <w:rFonts w:asciiTheme="majorHAnsi" w:hAnsiTheme="majorHAnsi" w:cstheme="majorHAnsi"/>
        </w:rPr>
        <w:t> ».</w:t>
      </w:r>
    </w:p>
    <w:p w14:paraId="7CFFDB85" w14:textId="0D622A8F" w:rsidR="00887F46" w:rsidRDefault="00F86E5B" w:rsidP="00DE5D7B">
      <w:pPr>
        <w:pStyle w:val="Titretableau"/>
      </w:pPr>
      <w:r w:rsidRPr="009F47F6">
        <w:rPr>
          <w:noProof/>
          <w:lang w:eastAsia="fr-FR"/>
        </w:rPr>
        <w:lastRenderedPageBreak/>
        <w:drawing>
          <wp:anchor distT="0" distB="0" distL="114300" distR="114300" simplePos="0" relativeHeight="251845632" behindDoc="0" locked="0" layoutInCell="1" allowOverlap="1" wp14:anchorId="30D29618" wp14:editId="7C8901AB">
            <wp:simplePos x="0" y="0"/>
            <wp:positionH relativeFrom="margin">
              <wp:posOffset>180809</wp:posOffset>
            </wp:positionH>
            <wp:positionV relativeFrom="page">
              <wp:posOffset>1362765</wp:posOffset>
            </wp:positionV>
            <wp:extent cx="5759450" cy="1786890"/>
            <wp:effectExtent l="0" t="0" r="0" b="3810"/>
            <wp:wrapSquare wrapText="bothSides"/>
            <wp:docPr id="19"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224"/>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759450" cy="1786890"/>
                    </a:xfrm>
                    <a:prstGeom prst="rect">
                      <a:avLst/>
                    </a:prstGeom>
                  </pic:spPr>
                </pic:pic>
              </a:graphicData>
            </a:graphic>
          </wp:anchor>
        </w:drawing>
      </w:r>
      <w:r w:rsidR="00716761">
        <w:t>L</w:t>
      </w:r>
      <w:r w:rsidR="00A4693D">
        <w:t>iste des agents bénéficiant d’une prime informatique</w:t>
      </w:r>
    </w:p>
    <w:p w14:paraId="336F2C0C" w14:textId="30779E04" w:rsidR="00053972" w:rsidRPr="009F47F6" w:rsidRDefault="00053972">
      <w:pPr>
        <w:rPr>
          <w:lang w:eastAsia="en-US"/>
        </w:rPr>
      </w:pPr>
    </w:p>
    <w:p w14:paraId="04C382CD" w14:textId="77777777" w:rsidR="00696022" w:rsidRDefault="00696022" w:rsidP="00696022">
      <w:pPr>
        <w:rPr>
          <w:ins w:id="228" w:author="Le Boudec  Vitalia" w:date="2017-09-16T17:24:00Z"/>
          <w:rFonts w:asciiTheme="majorHAnsi" w:hAnsiTheme="majorHAnsi" w:cstheme="majorHAnsi"/>
          <w:b/>
          <w:u w:val="single"/>
        </w:rPr>
      </w:pPr>
    </w:p>
    <w:p w14:paraId="714D6289" w14:textId="31A675CF" w:rsidR="00696022" w:rsidRDefault="00071768" w:rsidP="00696022">
      <w:pPr>
        <w:rPr>
          <w:ins w:id="229" w:author="Le Boudec  Vitalia" w:date="2017-09-16T17:24:00Z"/>
          <w:rFonts w:asciiTheme="majorHAnsi" w:hAnsiTheme="majorHAnsi" w:cstheme="majorHAnsi"/>
        </w:rPr>
      </w:pPr>
      <w:commentRangeStart w:id="230"/>
      <w:commentRangeStart w:id="231"/>
      <w:r w:rsidRPr="00071768">
        <w:rPr>
          <w:rFonts w:asciiTheme="majorHAnsi" w:hAnsiTheme="majorHAnsi" w:cstheme="majorHAnsi"/>
          <w:b/>
          <w:u w:val="single"/>
        </w:rPr>
        <w:t>Interprétation</w:t>
      </w:r>
      <w:commentRangeEnd w:id="230"/>
      <w:r>
        <w:rPr>
          <w:rStyle w:val="Marquedecommentaire"/>
        </w:rPr>
        <w:commentReference w:id="230"/>
      </w:r>
      <w:commentRangeEnd w:id="231"/>
      <w:r w:rsidR="00E61EEE">
        <w:rPr>
          <w:rStyle w:val="Marquedecommentaire"/>
        </w:rPr>
        <w:commentReference w:id="231"/>
      </w:r>
      <w:r w:rsidRPr="00071768">
        <w:rPr>
          <w:rFonts w:asciiTheme="majorHAnsi" w:hAnsiTheme="majorHAnsi" w:cstheme="majorHAnsi"/>
        </w:rPr>
        <w:t> :</w:t>
      </w:r>
      <w:ins w:id="232" w:author="Le Boudec  Vitalia" w:date="2017-09-16T17:21:00Z">
        <w:r w:rsidR="00696022">
          <w:rPr>
            <w:rFonts w:asciiTheme="majorHAnsi" w:hAnsiTheme="majorHAnsi" w:cstheme="majorHAnsi"/>
          </w:rPr>
          <w:t xml:space="preserve"> </w:t>
        </w:r>
      </w:ins>
      <w:ins w:id="233" w:author="Le Boudec  Vitalia" w:date="2017-09-16T17:25:00Z">
        <w:r w:rsidR="00696022">
          <w:rPr>
            <w:rFonts w:asciiTheme="majorHAnsi" w:hAnsiTheme="majorHAnsi" w:cstheme="majorHAnsi"/>
          </w:rPr>
          <w:t>Le tableau</w:t>
        </w:r>
      </w:ins>
      <w:ins w:id="234" w:author="Le Boudec  Vitalia" w:date="2017-09-16T17:24:00Z">
        <w:r w:rsidR="00696022">
          <w:rPr>
            <w:rFonts w:asciiTheme="majorHAnsi" w:hAnsiTheme="majorHAnsi" w:cstheme="majorHAnsi"/>
          </w:rPr>
          <w:t xml:space="preserve"> CSV en lien avec le rapport d’analyse récapitule l’ensemble des agents </w:t>
        </w:r>
      </w:ins>
      <w:ins w:id="235" w:author="Le Boudec  Vitalia" w:date="2017-09-16T17:25:00Z">
        <w:r w:rsidR="00696022">
          <w:rPr>
            <w:rFonts w:asciiTheme="majorHAnsi" w:hAnsiTheme="majorHAnsi" w:cstheme="majorHAnsi"/>
          </w:rPr>
          <w:t>bénéficiant de la prime informatique.</w:t>
        </w:r>
      </w:ins>
      <w:ins w:id="236" w:author="Le Boudec  Vitalia" w:date="2017-09-16T17:26:00Z">
        <w:r w:rsidR="00E61EEE">
          <w:rPr>
            <w:rFonts w:asciiTheme="majorHAnsi" w:hAnsiTheme="majorHAnsi" w:cstheme="majorHAnsi"/>
          </w:rPr>
          <w:t xml:space="preserve"> Ce tableau est à compléter par des colonnes supplémentaires selon le modèle du tableau n° 7.</w:t>
        </w:r>
      </w:ins>
    </w:p>
    <w:p w14:paraId="2910354E" w14:textId="1B85D0C2" w:rsidR="001019D4" w:rsidDel="00E11E74" w:rsidRDefault="001019D4" w:rsidP="00741F99">
      <w:pPr>
        <w:spacing w:before="240"/>
        <w:rPr>
          <w:del w:id="237" w:author="Nicol, Fabrice" w:date="2017-09-19T17:10:00Z"/>
          <w:rFonts w:asciiTheme="majorHAnsi" w:hAnsiTheme="majorHAnsi" w:cstheme="majorHAnsi"/>
          <w:u w:val="single"/>
        </w:rPr>
      </w:pPr>
    </w:p>
    <w:p w14:paraId="47859513" w14:textId="77777777" w:rsidR="00071768" w:rsidRDefault="00071768">
      <w:pPr>
        <w:rPr>
          <w:rFonts w:asciiTheme="majorHAnsi" w:hAnsiTheme="majorHAnsi" w:cstheme="majorHAnsi"/>
          <w:u w:val="single"/>
        </w:rPr>
      </w:pPr>
    </w:p>
    <w:p w14:paraId="3284BCE4" w14:textId="5E6D9735" w:rsidR="00B454E4" w:rsidRPr="00126F22" w:rsidRDefault="00B454E4">
      <w:pPr>
        <w:rPr>
          <w:rFonts w:asciiTheme="majorHAnsi" w:hAnsiTheme="majorHAnsi" w:cstheme="majorHAnsi"/>
          <w:u w:val="single"/>
        </w:rPr>
      </w:pPr>
      <w:r w:rsidRPr="009F47F6">
        <w:rPr>
          <w:rFonts w:asciiTheme="majorHAnsi" w:hAnsiTheme="majorHAnsi" w:cstheme="majorHAnsi"/>
          <w:b/>
          <w:shd w:val="clear" w:color="auto" w:fill="D14A95" w:themeFill="accent1"/>
        </w:rPr>
        <w:t xml:space="preserve">Axes </w:t>
      </w:r>
      <w:proofErr w:type="gramStart"/>
      <w:r w:rsidRPr="009F47F6">
        <w:rPr>
          <w:rFonts w:asciiTheme="majorHAnsi" w:hAnsiTheme="majorHAnsi" w:cstheme="majorHAnsi"/>
          <w:b/>
          <w:shd w:val="clear" w:color="auto" w:fill="D14A95" w:themeFill="accent1"/>
        </w:rPr>
        <w:t>d’investigation</w:t>
      </w:r>
      <w:r w:rsidRPr="00F86E5B">
        <w:rPr>
          <w:rFonts w:asciiTheme="majorHAnsi" w:hAnsiTheme="majorHAnsi" w:cstheme="majorHAnsi"/>
        </w:rPr>
        <w:t xml:space="preserve"> </w:t>
      </w:r>
      <w:r w:rsidR="00964A65" w:rsidRPr="00F86E5B">
        <w:rPr>
          <w:rFonts w:asciiTheme="majorHAnsi" w:hAnsiTheme="majorHAnsi" w:cstheme="majorHAnsi"/>
        </w:rPr>
        <w:t> :</w:t>
      </w:r>
      <w:proofErr w:type="gramEnd"/>
    </w:p>
    <w:p w14:paraId="63327DA7" w14:textId="127A8D3A" w:rsidR="00B454E4" w:rsidRPr="00126F22" w:rsidRDefault="00B454E4" w:rsidP="004D0BEF">
      <w:pPr>
        <w:pStyle w:val="Paragraphedeliste"/>
        <w:numPr>
          <w:ilvl w:val="0"/>
          <w:numId w:val="25"/>
        </w:numPr>
        <w:ind w:left="851" w:hanging="284"/>
        <w:rPr>
          <w:rFonts w:asciiTheme="majorHAnsi" w:hAnsiTheme="majorHAnsi" w:cstheme="majorHAnsi"/>
        </w:rPr>
      </w:pPr>
      <w:r w:rsidRPr="00126F22">
        <w:rPr>
          <w:rFonts w:asciiTheme="majorHAnsi" w:hAnsiTheme="majorHAnsi" w:cstheme="majorHAnsi"/>
        </w:rPr>
        <w:t>Contrôler les conditions liées aux fonctions et au grade de l’agent</w:t>
      </w:r>
      <w:ins w:id="238" w:author="Nicol, Fabrice" w:date="2017-09-19T17:10:00Z">
        <w:r w:rsidR="00E11E74">
          <w:rPr>
            <w:rFonts w:asciiTheme="majorHAnsi" w:hAnsiTheme="majorHAnsi" w:cstheme="majorHAnsi"/>
          </w:rPr>
          <w:t>.</w:t>
        </w:r>
      </w:ins>
      <w:del w:id="239" w:author="Nicol, Fabrice" w:date="2017-09-19T17:10:00Z">
        <w:r w:rsidR="003642BB" w:rsidDel="00E11E74">
          <w:rPr>
            <w:rFonts w:asciiTheme="majorHAnsi" w:hAnsiTheme="majorHAnsi" w:cstheme="majorHAnsi"/>
          </w:rPr>
          <w:delText> ;</w:delText>
        </w:r>
      </w:del>
    </w:p>
    <w:p w14:paraId="230B5EA4" w14:textId="411EF5B7" w:rsidR="00B454E4" w:rsidRDefault="00B454E4" w:rsidP="004D0BEF">
      <w:pPr>
        <w:pStyle w:val="Paragraphedeliste"/>
        <w:numPr>
          <w:ilvl w:val="0"/>
          <w:numId w:val="25"/>
        </w:numPr>
        <w:ind w:left="851" w:hanging="284"/>
        <w:rPr>
          <w:rFonts w:asciiTheme="majorHAnsi" w:hAnsiTheme="majorHAnsi" w:cstheme="majorHAnsi"/>
        </w:rPr>
      </w:pPr>
      <w:r w:rsidRPr="00126F22">
        <w:rPr>
          <w:rFonts w:asciiTheme="majorHAnsi" w:hAnsiTheme="majorHAnsi" w:cstheme="majorHAnsi"/>
        </w:rPr>
        <w:t>Contrôler la qualification de l’agent en demandant le justificatif de l’examen professionnel passé par agent bénéficiant de la prime.</w:t>
      </w:r>
    </w:p>
    <w:p w14:paraId="5BC54A64" w14:textId="77777777" w:rsidR="00741F99" w:rsidRPr="00741F99" w:rsidRDefault="00741F99" w:rsidP="00741F99">
      <w:pPr>
        <w:rPr>
          <w:rFonts w:asciiTheme="majorHAnsi" w:hAnsiTheme="majorHAnsi" w:cstheme="majorHAnsi"/>
        </w:rPr>
      </w:pPr>
    </w:p>
    <w:p w14:paraId="54946F4D" w14:textId="77777777" w:rsidR="00741F99" w:rsidRPr="00741F99" w:rsidRDefault="00741F99" w:rsidP="00741F99">
      <w:pPr>
        <w:pStyle w:val="Paragraphedeliste"/>
        <w:numPr>
          <w:ilvl w:val="0"/>
          <w:numId w:val="25"/>
        </w:numPr>
        <w:rPr>
          <w:rFonts w:asciiTheme="majorHAnsi" w:hAnsiTheme="majorHAnsi" w:cstheme="majorHAnsi"/>
        </w:rPr>
      </w:pPr>
      <w:r w:rsidRPr="00B26231">
        <w:rPr>
          <w:noProof/>
          <w:szCs w:val="20"/>
        </w:rPr>
        <mc:AlternateContent>
          <mc:Choice Requires="wps">
            <w:drawing>
              <wp:anchor distT="0" distB="0" distL="114300" distR="114300" simplePos="0" relativeHeight="251988992" behindDoc="0" locked="0" layoutInCell="1" allowOverlap="1" wp14:anchorId="5D7EB0E4" wp14:editId="60550573">
                <wp:simplePos x="0" y="0"/>
                <wp:positionH relativeFrom="column">
                  <wp:posOffset>0</wp:posOffset>
                </wp:positionH>
                <wp:positionV relativeFrom="paragraph">
                  <wp:posOffset>-635</wp:posOffset>
                </wp:positionV>
                <wp:extent cx="293523" cy="285293"/>
                <wp:effectExtent l="0" t="0" r="0" b="635"/>
                <wp:wrapNone/>
                <wp:docPr id="41" name="Freeform 7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93523" cy="285293"/>
                        </a:xfrm>
                        <a:custGeom>
                          <a:avLst/>
                          <a:gdLst/>
                          <a:ahLst/>
                          <a:cxnLst>
                            <a:cxn ang="0">
                              <a:pos x="390" y="200"/>
                            </a:cxn>
                            <a:cxn ang="0">
                              <a:pos x="390" y="216"/>
                            </a:cxn>
                            <a:cxn ang="0">
                              <a:pos x="215" y="259"/>
                            </a:cxn>
                            <a:cxn ang="0">
                              <a:pos x="215" y="291"/>
                            </a:cxn>
                            <a:cxn ang="0">
                              <a:pos x="390" y="248"/>
                            </a:cxn>
                            <a:cxn ang="0">
                              <a:pos x="390" y="264"/>
                            </a:cxn>
                            <a:cxn ang="0">
                              <a:pos x="207" y="310"/>
                            </a:cxn>
                            <a:cxn ang="0">
                              <a:pos x="197" y="308"/>
                            </a:cxn>
                            <a:cxn ang="0">
                              <a:pos x="56" y="184"/>
                            </a:cxn>
                            <a:cxn ang="0">
                              <a:pos x="60" y="124"/>
                            </a:cxn>
                            <a:cxn ang="0">
                              <a:pos x="197" y="244"/>
                            </a:cxn>
                            <a:cxn ang="0">
                              <a:pos x="207" y="245"/>
                            </a:cxn>
                            <a:cxn ang="0">
                              <a:pos x="390" y="200"/>
                            </a:cxn>
                            <a:cxn ang="0">
                              <a:pos x="65" y="46"/>
                            </a:cxn>
                            <a:cxn ang="0">
                              <a:pos x="249" y="0"/>
                            </a:cxn>
                            <a:cxn ang="0">
                              <a:pos x="390" y="124"/>
                            </a:cxn>
                            <a:cxn ang="0">
                              <a:pos x="390" y="140"/>
                            </a:cxn>
                            <a:cxn ang="0">
                              <a:pos x="215" y="184"/>
                            </a:cxn>
                            <a:cxn ang="0">
                              <a:pos x="215" y="215"/>
                            </a:cxn>
                            <a:cxn ang="0">
                              <a:pos x="390" y="172"/>
                            </a:cxn>
                            <a:cxn ang="0">
                              <a:pos x="390" y="188"/>
                            </a:cxn>
                            <a:cxn ang="0">
                              <a:pos x="207" y="234"/>
                            </a:cxn>
                            <a:cxn ang="0">
                              <a:pos x="197" y="232"/>
                            </a:cxn>
                            <a:cxn ang="0">
                              <a:pos x="56" y="109"/>
                            </a:cxn>
                            <a:cxn ang="0">
                              <a:pos x="65" y="46"/>
                            </a:cxn>
                            <a:cxn ang="0">
                              <a:pos x="224" y="421"/>
                            </a:cxn>
                            <a:cxn ang="0">
                              <a:pos x="0" y="288"/>
                            </a:cxn>
                            <a:cxn ang="0">
                              <a:pos x="0" y="313"/>
                            </a:cxn>
                            <a:cxn ang="0">
                              <a:pos x="224" y="446"/>
                            </a:cxn>
                            <a:cxn ang="0">
                              <a:pos x="353" y="398"/>
                            </a:cxn>
                            <a:cxn ang="0">
                              <a:pos x="353" y="372"/>
                            </a:cxn>
                            <a:cxn ang="0">
                              <a:pos x="224" y="421"/>
                            </a:cxn>
                            <a:cxn ang="0">
                              <a:pos x="418" y="335"/>
                            </a:cxn>
                            <a:cxn ang="0">
                              <a:pos x="364" y="355"/>
                            </a:cxn>
                            <a:cxn ang="0">
                              <a:pos x="364" y="434"/>
                            </a:cxn>
                            <a:cxn ang="0">
                              <a:pos x="391" y="402"/>
                            </a:cxn>
                            <a:cxn ang="0">
                              <a:pos x="418" y="414"/>
                            </a:cxn>
                            <a:cxn ang="0">
                              <a:pos x="418" y="374"/>
                            </a:cxn>
                            <a:cxn ang="0">
                              <a:pos x="442" y="365"/>
                            </a:cxn>
                            <a:cxn ang="0">
                              <a:pos x="457" y="346"/>
                            </a:cxn>
                            <a:cxn ang="0">
                              <a:pos x="457" y="283"/>
                            </a:cxn>
                            <a:cxn ang="0">
                              <a:pos x="451" y="272"/>
                            </a:cxn>
                            <a:cxn ang="0">
                              <a:pos x="400" y="242"/>
                            </a:cxn>
                            <a:cxn ang="0">
                              <a:pos x="400" y="271"/>
                            </a:cxn>
                            <a:cxn ang="0">
                              <a:pos x="211" y="320"/>
                            </a:cxn>
                            <a:cxn ang="0">
                              <a:pos x="187" y="314"/>
                            </a:cxn>
                            <a:cxn ang="0">
                              <a:pos x="56" y="197"/>
                            </a:cxn>
                            <a:cxn ang="0">
                              <a:pos x="0" y="218"/>
                            </a:cxn>
                            <a:cxn ang="0">
                              <a:pos x="0" y="245"/>
                            </a:cxn>
                            <a:cxn ang="0">
                              <a:pos x="224" y="378"/>
                            </a:cxn>
                            <a:cxn ang="0">
                              <a:pos x="432" y="299"/>
                            </a:cxn>
                            <a:cxn ang="0">
                              <a:pos x="432" y="341"/>
                            </a:cxn>
                            <a:cxn ang="0">
                              <a:pos x="418" y="347"/>
                            </a:cxn>
                            <a:cxn ang="0">
                              <a:pos x="418" y="335"/>
                            </a:cxn>
                          </a:cxnLst>
                          <a:rect l="0" t="0" r="r" b="b"/>
                          <a:pathLst>
                            <a:path w="457" h="446">
                              <a:moveTo>
                                <a:pt x="390" y="200"/>
                              </a:moveTo>
                              <a:cubicBezTo>
                                <a:pt x="390" y="216"/>
                                <a:pt x="390" y="216"/>
                                <a:pt x="390" y="216"/>
                              </a:cubicBezTo>
                              <a:cubicBezTo>
                                <a:pt x="215" y="259"/>
                                <a:pt x="215" y="259"/>
                                <a:pt x="215" y="259"/>
                              </a:cubicBezTo>
                              <a:cubicBezTo>
                                <a:pt x="208" y="271"/>
                                <a:pt x="209" y="281"/>
                                <a:pt x="215" y="291"/>
                              </a:cubicBezTo>
                              <a:cubicBezTo>
                                <a:pt x="390" y="248"/>
                                <a:pt x="390" y="248"/>
                                <a:pt x="390" y="248"/>
                              </a:cubicBezTo>
                              <a:cubicBezTo>
                                <a:pt x="390" y="264"/>
                                <a:pt x="390" y="264"/>
                                <a:pt x="390" y="264"/>
                              </a:cubicBezTo>
                              <a:cubicBezTo>
                                <a:pt x="207" y="310"/>
                                <a:pt x="207" y="310"/>
                                <a:pt x="207" y="310"/>
                              </a:cubicBezTo>
                              <a:cubicBezTo>
                                <a:pt x="203" y="310"/>
                                <a:pt x="199" y="310"/>
                                <a:pt x="197" y="308"/>
                              </a:cubicBezTo>
                              <a:cubicBezTo>
                                <a:pt x="56" y="184"/>
                                <a:pt x="56" y="184"/>
                                <a:pt x="56" y="184"/>
                              </a:cubicBezTo>
                              <a:cubicBezTo>
                                <a:pt x="49" y="179"/>
                                <a:pt x="43" y="135"/>
                                <a:pt x="60" y="124"/>
                              </a:cubicBezTo>
                              <a:cubicBezTo>
                                <a:pt x="197" y="244"/>
                                <a:pt x="197" y="244"/>
                                <a:pt x="197" y="244"/>
                              </a:cubicBezTo>
                              <a:cubicBezTo>
                                <a:pt x="199" y="245"/>
                                <a:pt x="203" y="246"/>
                                <a:pt x="207" y="245"/>
                              </a:cubicBezTo>
                              <a:cubicBezTo>
                                <a:pt x="390" y="200"/>
                                <a:pt x="390" y="200"/>
                                <a:pt x="390" y="200"/>
                              </a:cubicBezTo>
                              <a:close/>
                              <a:moveTo>
                                <a:pt x="65" y="46"/>
                              </a:moveTo>
                              <a:cubicBezTo>
                                <a:pt x="249" y="0"/>
                                <a:pt x="249" y="0"/>
                                <a:pt x="249" y="0"/>
                              </a:cubicBezTo>
                              <a:cubicBezTo>
                                <a:pt x="390" y="124"/>
                                <a:pt x="390" y="124"/>
                                <a:pt x="390" y="124"/>
                              </a:cubicBezTo>
                              <a:cubicBezTo>
                                <a:pt x="390" y="140"/>
                                <a:pt x="390" y="140"/>
                                <a:pt x="390" y="140"/>
                              </a:cubicBezTo>
                              <a:cubicBezTo>
                                <a:pt x="215" y="184"/>
                                <a:pt x="215" y="184"/>
                                <a:pt x="215" y="184"/>
                              </a:cubicBezTo>
                              <a:cubicBezTo>
                                <a:pt x="208" y="195"/>
                                <a:pt x="209" y="205"/>
                                <a:pt x="215" y="215"/>
                              </a:cubicBezTo>
                              <a:cubicBezTo>
                                <a:pt x="390" y="172"/>
                                <a:pt x="390" y="172"/>
                                <a:pt x="390" y="172"/>
                              </a:cubicBezTo>
                              <a:cubicBezTo>
                                <a:pt x="390" y="188"/>
                                <a:pt x="390" y="188"/>
                                <a:pt x="390" y="188"/>
                              </a:cubicBezTo>
                              <a:cubicBezTo>
                                <a:pt x="207" y="234"/>
                                <a:pt x="207" y="234"/>
                                <a:pt x="207" y="234"/>
                              </a:cubicBezTo>
                              <a:cubicBezTo>
                                <a:pt x="203" y="235"/>
                                <a:pt x="199" y="234"/>
                                <a:pt x="197" y="232"/>
                              </a:cubicBezTo>
                              <a:cubicBezTo>
                                <a:pt x="56" y="109"/>
                                <a:pt x="56" y="109"/>
                                <a:pt x="56" y="109"/>
                              </a:cubicBezTo>
                              <a:cubicBezTo>
                                <a:pt x="48" y="102"/>
                                <a:pt x="42" y="51"/>
                                <a:pt x="65" y="46"/>
                              </a:cubicBezTo>
                              <a:close/>
                              <a:moveTo>
                                <a:pt x="224" y="421"/>
                              </a:moveTo>
                              <a:cubicBezTo>
                                <a:pt x="0" y="288"/>
                                <a:pt x="0" y="288"/>
                                <a:pt x="0" y="288"/>
                              </a:cubicBezTo>
                              <a:cubicBezTo>
                                <a:pt x="0" y="313"/>
                                <a:pt x="0" y="313"/>
                                <a:pt x="0" y="313"/>
                              </a:cubicBezTo>
                              <a:cubicBezTo>
                                <a:pt x="224" y="446"/>
                                <a:pt x="224" y="446"/>
                                <a:pt x="224" y="446"/>
                              </a:cubicBezTo>
                              <a:cubicBezTo>
                                <a:pt x="353" y="398"/>
                                <a:pt x="353" y="398"/>
                                <a:pt x="353" y="398"/>
                              </a:cubicBezTo>
                              <a:cubicBezTo>
                                <a:pt x="353" y="372"/>
                                <a:pt x="353" y="372"/>
                                <a:pt x="353" y="372"/>
                              </a:cubicBezTo>
                              <a:cubicBezTo>
                                <a:pt x="224" y="421"/>
                                <a:pt x="224" y="421"/>
                                <a:pt x="224" y="421"/>
                              </a:cubicBezTo>
                              <a:close/>
                              <a:moveTo>
                                <a:pt x="418" y="335"/>
                              </a:moveTo>
                              <a:cubicBezTo>
                                <a:pt x="364" y="355"/>
                                <a:pt x="364" y="355"/>
                                <a:pt x="364" y="355"/>
                              </a:cubicBezTo>
                              <a:cubicBezTo>
                                <a:pt x="364" y="434"/>
                                <a:pt x="364" y="434"/>
                                <a:pt x="364" y="434"/>
                              </a:cubicBezTo>
                              <a:cubicBezTo>
                                <a:pt x="391" y="402"/>
                                <a:pt x="391" y="402"/>
                                <a:pt x="391" y="402"/>
                              </a:cubicBezTo>
                              <a:cubicBezTo>
                                <a:pt x="418" y="414"/>
                                <a:pt x="418" y="414"/>
                                <a:pt x="418" y="414"/>
                              </a:cubicBezTo>
                              <a:cubicBezTo>
                                <a:pt x="418" y="374"/>
                                <a:pt x="418" y="374"/>
                                <a:pt x="418" y="374"/>
                              </a:cubicBezTo>
                              <a:cubicBezTo>
                                <a:pt x="442" y="365"/>
                                <a:pt x="442" y="365"/>
                                <a:pt x="442" y="365"/>
                              </a:cubicBezTo>
                              <a:cubicBezTo>
                                <a:pt x="453" y="360"/>
                                <a:pt x="457" y="356"/>
                                <a:pt x="457" y="346"/>
                              </a:cubicBezTo>
                              <a:cubicBezTo>
                                <a:pt x="457" y="283"/>
                                <a:pt x="457" y="283"/>
                                <a:pt x="457" y="283"/>
                              </a:cubicBezTo>
                              <a:cubicBezTo>
                                <a:pt x="457" y="278"/>
                                <a:pt x="455" y="274"/>
                                <a:pt x="451" y="272"/>
                              </a:cubicBezTo>
                              <a:cubicBezTo>
                                <a:pt x="400" y="242"/>
                                <a:pt x="400" y="242"/>
                                <a:pt x="400" y="242"/>
                              </a:cubicBezTo>
                              <a:cubicBezTo>
                                <a:pt x="400" y="271"/>
                                <a:pt x="400" y="271"/>
                                <a:pt x="400" y="271"/>
                              </a:cubicBezTo>
                              <a:cubicBezTo>
                                <a:pt x="211" y="320"/>
                                <a:pt x="211" y="320"/>
                                <a:pt x="211" y="320"/>
                              </a:cubicBezTo>
                              <a:cubicBezTo>
                                <a:pt x="203" y="322"/>
                                <a:pt x="193" y="320"/>
                                <a:pt x="187" y="314"/>
                              </a:cubicBezTo>
                              <a:cubicBezTo>
                                <a:pt x="56" y="197"/>
                                <a:pt x="56" y="197"/>
                                <a:pt x="56" y="197"/>
                              </a:cubicBezTo>
                              <a:cubicBezTo>
                                <a:pt x="0" y="218"/>
                                <a:pt x="0" y="218"/>
                                <a:pt x="0" y="218"/>
                              </a:cubicBezTo>
                              <a:cubicBezTo>
                                <a:pt x="0" y="245"/>
                                <a:pt x="0" y="245"/>
                                <a:pt x="0" y="245"/>
                              </a:cubicBezTo>
                              <a:cubicBezTo>
                                <a:pt x="224" y="378"/>
                                <a:pt x="224" y="378"/>
                                <a:pt x="224" y="378"/>
                              </a:cubicBezTo>
                              <a:cubicBezTo>
                                <a:pt x="432" y="299"/>
                                <a:pt x="432" y="299"/>
                                <a:pt x="432" y="299"/>
                              </a:cubicBezTo>
                              <a:cubicBezTo>
                                <a:pt x="432" y="341"/>
                                <a:pt x="432" y="341"/>
                                <a:pt x="432" y="341"/>
                              </a:cubicBezTo>
                              <a:cubicBezTo>
                                <a:pt x="418" y="347"/>
                                <a:pt x="418" y="347"/>
                                <a:pt x="418" y="347"/>
                              </a:cubicBezTo>
                              <a:cubicBezTo>
                                <a:pt x="418" y="335"/>
                                <a:pt x="418" y="335"/>
                                <a:pt x="418" y="335"/>
                              </a:cubicBezTo>
                              <a:close/>
                            </a:path>
                          </a:pathLst>
                        </a:custGeom>
                        <a:solidFill>
                          <a:srgbClr val="D14A95"/>
                        </a:solidFill>
                        <a:ln w="9525">
                          <a:noFill/>
                          <a:round/>
                          <a:headEnd/>
                          <a:tailEnd/>
                        </a:ln>
                      </wps:spPr>
                      <wps:txbx>
                        <w:txbxContent>
                          <w:p w14:paraId="6D46C56A" w14:textId="77777777" w:rsidR="00EB106F" w:rsidRPr="00BB35E2" w:rsidRDefault="00EB106F" w:rsidP="00741F99">
                            <w:pPr>
                              <w:rPr>
                                <w:color w:val="D14A95"/>
                              </w:rPr>
                            </w:pPr>
                          </w:p>
                          <w:p w14:paraId="4F1072BC" w14:textId="77777777" w:rsidR="00EB106F" w:rsidRDefault="00EB106F" w:rsidP="00741F99">
                            <w:pPr>
                              <w:jc w:val="center"/>
                            </w:pPr>
                          </w:p>
                          <w:p w14:paraId="450E809F" w14:textId="77777777" w:rsidR="00EB106F" w:rsidRDefault="00EB106F" w:rsidP="00741F99">
                            <w:pPr>
                              <w:jc w:val="center"/>
                            </w:pPr>
                          </w:p>
                        </w:txbxContent>
                      </wps:txbx>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5D7EB0E4" id="Freeform 71" o:spid="_x0000_s1039" style="position:absolute;left:0;text-align:left;margin-left:0;margin-top:-.05pt;width:23.1pt;height:22.45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57,44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" adj="-11796480,,5400" path="m390,200v,16,,16,,16c215,259,215,259,215,259v-7,12,-6,22,,32c390,248,390,248,390,248v,16,,16,,16c207,310,207,310,207,310v-4,,-8,,-10,-2c56,184,56,184,56,184v-7,-5,-13,-49,4,-60c197,244,197,244,197,244v2,1,6,2,10,1c390,200,390,200,390,200xm65,46c249,,249,,249,,390,124,390,124,390,124v,16,,16,,16c215,184,215,184,215,184v-7,11,-6,21,,31c390,172,390,172,390,172v,16,,16,,16c207,234,207,234,207,234v-4,1,-8,,-10,-2c56,109,56,109,56,109,48,102,42,51,65,46xm224,421c,288,,288,,288v,25,,25,,25c224,446,224,446,224,446,353,398,353,398,353,398v,-26,,-26,,-26c224,421,224,421,224,421xm418,335v-54,20,-54,20,-54,20c364,434,364,434,364,434v27,-32,27,-32,27,-32c418,414,418,414,418,414v,-40,,-40,,-40c442,365,442,365,442,365v11,-5,15,-9,15,-19c457,283,457,283,457,283v,-5,-2,-9,-6,-11c400,242,400,242,400,242v,29,,29,,29c211,320,211,320,211,320v-8,2,-18,,-24,-6c56,197,56,197,56,197,,218,,218,,218v,27,,27,,27c224,378,224,378,224,378,432,299,432,299,432,299v,42,,42,,42c418,347,418,347,418,347v,-12,,-12,,-12xe" fillcolor="#d14a95" stroked="f">
                <v:stroke joinstyle="round"/>
                <v:formulas/>
                <v:path arrowok="t" o:connecttype="custom" o:connectlocs="390,200;390,216;215,259;215,291;390,248;390,264;207,310;197,308;56,184;60,124;197,244;207,245;390,200;65,46;249,0;390,124;390,140;215,184;215,215;390,172;390,188;207,234;197,232;56,109;65,46;224,421;0,288;0,313;224,446;353,398;353,372;224,421;418,335;364,355;364,434;391,402;418,414;418,374;442,365;457,346;457,283;451,272;400,242;400,271;211,320;187,314;56,197;0,218;0,245;224,378;432,299;432,341;418,347;418,335" o:connectangles="0,0,0,0,0,0,0,0,0,0,0,0,0,0,0,0,0,0,0,0,0,0,0,0,0,0,0,0,0,0,0,0,0,0,0,0,0,0,0,0,0,0,0,0,0,0,0,0,0,0,0,0,0,0" textboxrect="0,0,457,446"/>
                <o:lock v:ext="edit" verticies="t"/>
                <v:textbox>
                  <w:txbxContent>
                    <w:p w14:paraId="6D46C56A" w14:textId="77777777" w:rsidR="00EB106F" w:rsidRPr="00BB35E2" w:rsidRDefault="00EB106F" w:rsidP="00741F99">
                      <w:pPr>
                        <w:rPr>
                          <w:color w:val="D14A95"/>
                        </w:rPr>
                      </w:pPr>
                    </w:p>
                    <w:p w14:paraId="4F1072BC" w14:textId="77777777" w:rsidR="00EB106F" w:rsidRDefault="00EB106F" w:rsidP="00741F99">
                      <w:pPr>
                        <w:jc w:val="center"/>
                      </w:pPr>
                    </w:p>
                    <w:p w14:paraId="450E809F" w14:textId="77777777" w:rsidR="00EB106F" w:rsidRDefault="00EB106F" w:rsidP="00741F99">
                      <w:pPr>
                        <w:jc w:val="center"/>
                      </w:pPr>
                    </w:p>
                  </w:txbxContent>
                </v:textbox>
              </v:shape>
            </w:pict>
          </mc:Fallback>
        </mc:AlternateContent>
      </w:r>
      <w:r w:rsidRPr="00741F99">
        <w:rPr>
          <w:rFonts w:asciiTheme="majorHAnsi" w:hAnsiTheme="majorHAnsi" w:cstheme="majorHAnsi"/>
          <w:b/>
        </w:rPr>
        <w:t>Documents à consulter</w:t>
      </w:r>
      <w:r w:rsidRPr="00741F99">
        <w:rPr>
          <w:rFonts w:asciiTheme="majorHAnsi" w:hAnsiTheme="majorHAnsi" w:cstheme="majorHAnsi"/>
        </w:rPr>
        <w:t> :</w:t>
      </w:r>
    </w:p>
    <w:p w14:paraId="5878930B" w14:textId="6352B874" w:rsidR="00741F99" w:rsidRPr="00741F99" w:rsidRDefault="00741F99" w:rsidP="00741F99">
      <w:pPr>
        <w:ind w:left="709"/>
        <w:rPr>
          <w:rFonts w:asciiTheme="majorHAnsi" w:hAnsiTheme="majorHAnsi" w:cstheme="majorHAnsi"/>
        </w:rPr>
      </w:pPr>
      <w:r>
        <w:rPr>
          <w:rFonts w:asciiTheme="majorHAnsi" w:hAnsiTheme="majorHAnsi" w:cstheme="majorHAnsi"/>
        </w:rPr>
        <w:t xml:space="preserve">Justificatifs des examens professionnels passés par les </w:t>
      </w:r>
      <w:proofErr w:type="spellStart"/>
      <w:r>
        <w:rPr>
          <w:rFonts w:asciiTheme="majorHAnsi" w:hAnsiTheme="majorHAnsi" w:cstheme="majorHAnsi"/>
        </w:rPr>
        <w:t>bénéficiares</w:t>
      </w:r>
      <w:proofErr w:type="spellEnd"/>
      <w:r>
        <w:rPr>
          <w:rFonts w:asciiTheme="majorHAnsi" w:hAnsiTheme="majorHAnsi" w:cstheme="majorHAnsi"/>
        </w:rPr>
        <w:t>.</w:t>
      </w:r>
    </w:p>
    <w:p w14:paraId="0D521205" w14:textId="331155BE" w:rsidR="00E03EA1" w:rsidRDefault="000003E1" w:rsidP="000003E1">
      <w:pPr>
        <w:pStyle w:val="Titretableau"/>
        <w:rPr>
          <w:rFonts w:asciiTheme="majorHAnsi" w:hAnsiTheme="majorHAnsi" w:cstheme="majorHAnsi"/>
        </w:rPr>
      </w:pPr>
      <w:r>
        <w:t> Liste des agents bénéficiant d’une prime informatique issu</w:t>
      </w:r>
      <w:r w:rsidR="00071768">
        <w:t>e</w:t>
      </w:r>
      <w:r>
        <w:t xml:space="preserve"> du logiciel Altaïr à compléter par l’équipe de contrôle selon le modèle suivant</w:t>
      </w:r>
    </w:p>
    <w:tbl>
      <w:tblPr>
        <w:tblW w:w="8940" w:type="dxa"/>
        <w:tblInd w:w="-5" w:type="dxa"/>
        <w:tblCellMar>
          <w:left w:w="70" w:type="dxa"/>
          <w:right w:w="70" w:type="dxa"/>
        </w:tblCellMar>
        <w:tblLook w:val="04A0" w:firstRow="1" w:lastRow="0" w:firstColumn="1" w:lastColumn="0" w:noHBand="0" w:noVBand="1"/>
      </w:tblPr>
      <w:tblGrid>
        <w:gridCol w:w="976"/>
        <w:gridCol w:w="2560"/>
        <w:gridCol w:w="1896"/>
        <w:gridCol w:w="1076"/>
        <w:gridCol w:w="1216"/>
        <w:gridCol w:w="1216"/>
      </w:tblGrid>
      <w:tr w:rsidR="003B26B2" w:rsidRPr="00FA59C0" w14:paraId="1A0B722F" w14:textId="77777777" w:rsidTr="003B26B2">
        <w:trPr>
          <w:trHeight w:val="720"/>
        </w:trPr>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E1A39B" w14:textId="77777777" w:rsidR="003B26B2" w:rsidRPr="00126F22" w:rsidRDefault="003B26B2" w:rsidP="006C4C92">
            <w:pPr>
              <w:rPr>
                <w:rFonts w:asciiTheme="majorHAnsi" w:hAnsiTheme="majorHAnsi" w:cstheme="majorHAnsi"/>
                <w:b/>
                <w:bCs/>
                <w:sz w:val="16"/>
                <w:szCs w:val="16"/>
              </w:rPr>
            </w:pPr>
            <w:r w:rsidRPr="00126F22">
              <w:rPr>
                <w:rFonts w:asciiTheme="majorHAnsi" w:hAnsiTheme="majorHAnsi" w:cstheme="majorHAnsi"/>
                <w:b/>
                <w:bCs/>
                <w:sz w:val="16"/>
                <w:szCs w:val="16"/>
              </w:rPr>
              <w:t>Matricule</w:t>
            </w:r>
          </w:p>
        </w:tc>
        <w:tc>
          <w:tcPr>
            <w:tcW w:w="2560" w:type="dxa"/>
            <w:tcBorders>
              <w:top w:val="single" w:sz="4" w:space="0" w:color="auto"/>
              <w:left w:val="nil"/>
              <w:bottom w:val="single" w:sz="4" w:space="0" w:color="auto"/>
              <w:right w:val="single" w:sz="4" w:space="0" w:color="auto"/>
            </w:tcBorders>
            <w:shd w:val="clear" w:color="auto" w:fill="auto"/>
            <w:noWrap/>
            <w:vAlign w:val="bottom"/>
            <w:hideMark/>
          </w:tcPr>
          <w:p w14:paraId="624E4CDF"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Grade</w:t>
            </w:r>
          </w:p>
        </w:tc>
        <w:tc>
          <w:tcPr>
            <w:tcW w:w="1896" w:type="dxa"/>
            <w:tcBorders>
              <w:top w:val="single" w:sz="4" w:space="0" w:color="auto"/>
              <w:left w:val="nil"/>
              <w:bottom w:val="single" w:sz="4" w:space="0" w:color="auto"/>
              <w:right w:val="single" w:sz="4" w:space="0" w:color="auto"/>
            </w:tcBorders>
            <w:shd w:val="clear" w:color="auto" w:fill="auto"/>
            <w:noWrap/>
            <w:vAlign w:val="bottom"/>
            <w:hideMark/>
          </w:tcPr>
          <w:p w14:paraId="70E7DF80"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Fonction</w:t>
            </w:r>
          </w:p>
        </w:tc>
        <w:tc>
          <w:tcPr>
            <w:tcW w:w="1076" w:type="dxa"/>
            <w:tcBorders>
              <w:top w:val="single" w:sz="4" w:space="0" w:color="auto"/>
              <w:left w:val="nil"/>
              <w:bottom w:val="single" w:sz="4" w:space="0" w:color="auto"/>
              <w:right w:val="single" w:sz="4" w:space="0" w:color="auto"/>
            </w:tcBorders>
            <w:shd w:val="clear" w:color="auto" w:fill="auto"/>
            <w:vAlign w:val="bottom"/>
            <w:hideMark/>
          </w:tcPr>
          <w:p w14:paraId="0A761F33"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Examen prof. Aptitude</w:t>
            </w:r>
          </w:p>
        </w:tc>
        <w:tc>
          <w:tcPr>
            <w:tcW w:w="1216" w:type="dxa"/>
            <w:tcBorders>
              <w:top w:val="single" w:sz="4" w:space="0" w:color="auto"/>
              <w:left w:val="nil"/>
              <w:bottom w:val="single" w:sz="4" w:space="0" w:color="auto"/>
              <w:right w:val="single" w:sz="4" w:space="0" w:color="auto"/>
            </w:tcBorders>
            <w:shd w:val="clear" w:color="auto" w:fill="auto"/>
            <w:vAlign w:val="bottom"/>
            <w:hideMark/>
          </w:tcPr>
          <w:p w14:paraId="70979801"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Date attribution</w:t>
            </w:r>
          </w:p>
        </w:tc>
        <w:tc>
          <w:tcPr>
            <w:tcW w:w="1216" w:type="dxa"/>
            <w:tcBorders>
              <w:top w:val="single" w:sz="4" w:space="0" w:color="auto"/>
              <w:left w:val="nil"/>
              <w:bottom w:val="single" w:sz="4" w:space="0" w:color="auto"/>
              <w:right w:val="single" w:sz="4" w:space="0" w:color="auto"/>
            </w:tcBorders>
            <w:shd w:val="clear" w:color="auto" w:fill="auto"/>
            <w:vAlign w:val="bottom"/>
            <w:hideMark/>
          </w:tcPr>
          <w:p w14:paraId="02AF4C36"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Montant perçu 2011-2015</w:t>
            </w:r>
          </w:p>
        </w:tc>
      </w:tr>
      <w:tr w:rsidR="003B26B2" w:rsidRPr="00FA59C0" w14:paraId="1D623F46" w14:textId="77777777" w:rsidTr="003B26B2">
        <w:trPr>
          <w:trHeight w:val="240"/>
        </w:trPr>
        <w:tc>
          <w:tcPr>
            <w:tcW w:w="976" w:type="dxa"/>
            <w:tcBorders>
              <w:top w:val="nil"/>
              <w:left w:val="single" w:sz="4" w:space="0" w:color="auto"/>
              <w:bottom w:val="single" w:sz="4" w:space="0" w:color="auto"/>
              <w:right w:val="single" w:sz="4" w:space="0" w:color="auto"/>
            </w:tcBorders>
            <w:shd w:val="clear" w:color="auto" w:fill="auto"/>
            <w:noWrap/>
            <w:vAlign w:val="bottom"/>
            <w:hideMark/>
          </w:tcPr>
          <w:p w14:paraId="44284241" w14:textId="77777777" w:rsidR="003B26B2" w:rsidRPr="00126F22" w:rsidRDefault="003B26B2" w:rsidP="006C4C92">
            <w:pPr>
              <w:jc w:val="right"/>
              <w:rPr>
                <w:rFonts w:asciiTheme="majorHAnsi" w:hAnsiTheme="majorHAnsi" w:cstheme="majorHAnsi"/>
                <w:b/>
                <w:bCs/>
                <w:sz w:val="16"/>
                <w:szCs w:val="16"/>
              </w:rPr>
            </w:pPr>
            <w:r w:rsidRPr="00126F22">
              <w:rPr>
                <w:rFonts w:asciiTheme="majorHAnsi" w:hAnsiTheme="majorHAnsi" w:cstheme="majorHAnsi"/>
                <w:b/>
                <w:bCs/>
                <w:sz w:val="16"/>
                <w:szCs w:val="16"/>
              </w:rPr>
              <w:t>100443</w:t>
            </w:r>
          </w:p>
        </w:tc>
        <w:tc>
          <w:tcPr>
            <w:tcW w:w="2560" w:type="dxa"/>
            <w:tcBorders>
              <w:top w:val="nil"/>
              <w:left w:val="nil"/>
              <w:bottom w:val="single" w:sz="4" w:space="0" w:color="auto"/>
              <w:right w:val="single" w:sz="4" w:space="0" w:color="auto"/>
            </w:tcBorders>
            <w:shd w:val="clear" w:color="000000" w:fill="DCE6F1"/>
            <w:noWrap/>
            <w:vAlign w:val="bottom"/>
            <w:hideMark/>
          </w:tcPr>
          <w:p w14:paraId="5782858A"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Rédacteur</w:t>
            </w:r>
          </w:p>
        </w:tc>
        <w:tc>
          <w:tcPr>
            <w:tcW w:w="1896" w:type="dxa"/>
            <w:tcBorders>
              <w:top w:val="nil"/>
              <w:left w:val="nil"/>
              <w:bottom w:val="single" w:sz="4" w:space="0" w:color="auto"/>
              <w:right w:val="single" w:sz="4" w:space="0" w:color="auto"/>
            </w:tcBorders>
            <w:shd w:val="clear" w:color="auto" w:fill="auto"/>
            <w:noWrap/>
            <w:vAlign w:val="bottom"/>
            <w:hideMark/>
          </w:tcPr>
          <w:p w14:paraId="4549D560"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Programmeur</w:t>
            </w:r>
          </w:p>
        </w:tc>
        <w:tc>
          <w:tcPr>
            <w:tcW w:w="1076" w:type="dxa"/>
            <w:tcBorders>
              <w:top w:val="nil"/>
              <w:left w:val="nil"/>
              <w:bottom w:val="single" w:sz="4" w:space="0" w:color="auto"/>
              <w:right w:val="single" w:sz="4" w:space="0" w:color="auto"/>
            </w:tcBorders>
            <w:shd w:val="clear" w:color="auto" w:fill="auto"/>
            <w:noWrap/>
            <w:vAlign w:val="bottom"/>
            <w:hideMark/>
          </w:tcPr>
          <w:p w14:paraId="3C8BA056"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29/06/2011</w:t>
            </w:r>
          </w:p>
        </w:tc>
        <w:tc>
          <w:tcPr>
            <w:tcW w:w="1216" w:type="dxa"/>
            <w:tcBorders>
              <w:top w:val="nil"/>
              <w:left w:val="nil"/>
              <w:bottom w:val="single" w:sz="4" w:space="0" w:color="auto"/>
              <w:right w:val="single" w:sz="4" w:space="0" w:color="auto"/>
            </w:tcBorders>
            <w:shd w:val="clear" w:color="auto" w:fill="auto"/>
            <w:noWrap/>
            <w:vAlign w:val="bottom"/>
            <w:hideMark/>
          </w:tcPr>
          <w:p w14:paraId="5392E2A0"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02/06/2002</w:t>
            </w:r>
          </w:p>
        </w:tc>
        <w:tc>
          <w:tcPr>
            <w:tcW w:w="1216" w:type="dxa"/>
            <w:tcBorders>
              <w:top w:val="nil"/>
              <w:left w:val="nil"/>
              <w:bottom w:val="single" w:sz="4" w:space="0" w:color="auto"/>
              <w:right w:val="single" w:sz="4" w:space="0" w:color="auto"/>
            </w:tcBorders>
            <w:shd w:val="clear" w:color="auto" w:fill="auto"/>
            <w:noWrap/>
            <w:vAlign w:val="bottom"/>
            <w:hideMark/>
          </w:tcPr>
          <w:p w14:paraId="450CF6BB"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26 102</w:t>
            </w:r>
          </w:p>
        </w:tc>
      </w:tr>
      <w:tr w:rsidR="003B26B2" w:rsidRPr="00FA59C0" w14:paraId="48B9D78B" w14:textId="77777777" w:rsidTr="003B26B2">
        <w:trPr>
          <w:trHeight w:val="240"/>
        </w:trPr>
        <w:tc>
          <w:tcPr>
            <w:tcW w:w="976" w:type="dxa"/>
            <w:tcBorders>
              <w:top w:val="nil"/>
              <w:left w:val="single" w:sz="4" w:space="0" w:color="auto"/>
              <w:bottom w:val="single" w:sz="4" w:space="0" w:color="auto"/>
              <w:right w:val="single" w:sz="4" w:space="0" w:color="auto"/>
            </w:tcBorders>
            <w:shd w:val="clear" w:color="auto" w:fill="auto"/>
            <w:noWrap/>
            <w:vAlign w:val="bottom"/>
            <w:hideMark/>
          </w:tcPr>
          <w:p w14:paraId="5D222403" w14:textId="77777777" w:rsidR="003B26B2" w:rsidRPr="00126F22" w:rsidRDefault="003B26B2" w:rsidP="006C4C92">
            <w:pPr>
              <w:jc w:val="right"/>
              <w:rPr>
                <w:rFonts w:asciiTheme="majorHAnsi" w:hAnsiTheme="majorHAnsi" w:cstheme="majorHAnsi"/>
                <w:b/>
                <w:bCs/>
                <w:sz w:val="16"/>
                <w:szCs w:val="16"/>
              </w:rPr>
            </w:pPr>
            <w:r w:rsidRPr="00126F22">
              <w:rPr>
                <w:rFonts w:asciiTheme="majorHAnsi" w:hAnsiTheme="majorHAnsi" w:cstheme="majorHAnsi"/>
                <w:b/>
                <w:bCs/>
                <w:sz w:val="16"/>
                <w:szCs w:val="16"/>
              </w:rPr>
              <w:t>100680</w:t>
            </w:r>
          </w:p>
        </w:tc>
        <w:tc>
          <w:tcPr>
            <w:tcW w:w="2560" w:type="dxa"/>
            <w:tcBorders>
              <w:top w:val="nil"/>
              <w:left w:val="nil"/>
              <w:bottom w:val="single" w:sz="4" w:space="0" w:color="auto"/>
              <w:right w:val="single" w:sz="4" w:space="0" w:color="auto"/>
            </w:tcBorders>
            <w:shd w:val="clear" w:color="auto" w:fill="auto"/>
            <w:noWrap/>
            <w:vAlign w:val="bottom"/>
            <w:hideMark/>
          </w:tcPr>
          <w:p w14:paraId="01CC8127"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 xml:space="preserve">Technicien </w:t>
            </w:r>
          </w:p>
        </w:tc>
        <w:tc>
          <w:tcPr>
            <w:tcW w:w="1896" w:type="dxa"/>
            <w:tcBorders>
              <w:top w:val="nil"/>
              <w:left w:val="nil"/>
              <w:bottom w:val="single" w:sz="4" w:space="0" w:color="auto"/>
              <w:right w:val="single" w:sz="4" w:space="0" w:color="auto"/>
            </w:tcBorders>
            <w:shd w:val="clear" w:color="auto" w:fill="auto"/>
            <w:noWrap/>
            <w:vAlign w:val="bottom"/>
            <w:hideMark/>
          </w:tcPr>
          <w:p w14:paraId="1D836486"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Chef programmeur</w:t>
            </w:r>
          </w:p>
        </w:tc>
        <w:tc>
          <w:tcPr>
            <w:tcW w:w="1076" w:type="dxa"/>
            <w:tcBorders>
              <w:top w:val="nil"/>
              <w:left w:val="nil"/>
              <w:bottom w:val="single" w:sz="4" w:space="0" w:color="auto"/>
              <w:right w:val="single" w:sz="4" w:space="0" w:color="auto"/>
            </w:tcBorders>
            <w:shd w:val="clear" w:color="auto" w:fill="auto"/>
            <w:noWrap/>
            <w:vAlign w:val="bottom"/>
            <w:hideMark/>
          </w:tcPr>
          <w:p w14:paraId="54B43ABA"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29/06/2011</w:t>
            </w:r>
          </w:p>
        </w:tc>
        <w:tc>
          <w:tcPr>
            <w:tcW w:w="1216" w:type="dxa"/>
            <w:tcBorders>
              <w:top w:val="nil"/>
              <w:left w:val="nil"/>
              <w:bottom w:val="single" w:sz="4" w:space="0" w:color="auto"/>
              <w:right w:val="single" w:sz="4" w:space="0" w:color="auto"/>
            </w:tcBorders>
            <w:shd w:val="clear" w:color="auto" w:fill="auto"/>
            <w:noWrap/>
            <w:vAlign w:val="bottom"/>
            <w:hideMark/>
          </w:tcPr>
          <w:p w14:paraId="213DDE71"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02/01/2001</w:t>
            </w:r>
          </w:p>
        </w:tc>
        <w:tc>
          <w:tcPr>
            <w:tcW w:w="1216" w:type="dxa"/>
            <w:tcBorders>
              <w:top w:val="nil"/>
              <w:left w:val="nil"/>
              <w:bottom w:val="single" w:sz="4" w:space="0" w:color="auto"/>
              <w:right w:val="single" w:sz="4" w:space="0" w:color="auto"/>
            </w:tcBorders>
            <w:shd w:val="clear" w:color="auto" w:fill="auto"/>
            <w:noWrap/>
            <w:vAlign w:val="bottom"/>
            <w:hideMark/>
          </w:tcPr>
          <w:p w14:paraId="5D8B6BF7"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26 575</w:t>
            </w:r>
          </w:p>
        </w:tc>
      </w:tr>
      <w:tr w:rsidR="003B26B2" w:rsidRPr="00FA59C0" w14:paraId="5B68DFB3" w14:textId="77777777" w:rsidTr="003B26B2">
        <w:trPr>
          <w:trHeight w:val="240"/>
        </w:trPr>
        <w:tc>
          <w:tcPr>
            <w:tcW w:w="976" w:type="dxa"/>
            <w:tcBorders>
              <w:top w:val="nil"/>
              <w:left w:val="single" w:sz="4" w:space="0" w:color="auto"/>
              <w:bottom w:val="single" w:sz="4" w:space="0" w:color="auto"/>
              <w:right w:val="single" w:sz="4" w:space="0" w:color="auto"/>
            </w:tcBorders>
            <w:shd w:val="clear" w:color="auto" w:fill="auto"/>
            <w:noWrap/>
            <w:vAlign w:val="bottom"/>
            <w:hideMark/>
          </w:tcPr>
          <w:p w14:paraId="1C8ED028" w14:textId="77777777" w:rsidR="003B26B2" w:rsidRPr="00126F22" w:rsidRDefault="003B26B2" w:rsidP="006C4C92">
            <w:pPr>
              <w:jc w:val="right"/>
              <w:rPr>
                <w:rFonts w:asciiTheme="majorHAnsi" w:hAnsiTheme="majorHAnsi" w:cstheme="majorHAnsi"/>
                <w:b/>
                <w:bCs/>
                <w:sz w:val="16"/>
                <w:szCs w:val="16"/>
              </w:rPr>
            </w:pPr>
            <w:r w:rsidRPr="00126F22">
              <w:rPr>
                <w:rFonts w:asciiTheme="majorHAnsi" w:hAnsiTheme="majorHAnsi" w:cstheme="majorHAnsi"/>
                <w:b/>
                <w:bCs/>
                <w:sz w:val="16"/>
                <w:szCs w:val="16"/>
              </w:rPr>
              <w:t>100807</w:t>
            </w:r>
          </w:p>
        </w:tc>
        <w:tc>
          <w:tcPr>
            <w:tcW w:w="2560" w:type="dxa"/>
            <w:tcBorders>
              <w:top w:val="nil"/>
              <w:left w:val="nil"/>
              <w:bottom w:val="single" w:sz="4" w:space="0" w:color="auto"/>
              <w:right w:val="single" w:sz="4" w:space="0" w:color="auto"/>
            </w:tcBorders>
            <w:shd w:val="clear" w:color="auto" w:fill="auto"/>
            <w:noWrap/>
            <w:vAlign w:val="bottom"/>
            <w:hideMark/>
          </w:tcPr>
          <w:p w14:paraId="2DD44E26"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 xml:space="preserve">Technicien </w:t>
            </w:r>
          </w:p>
        </w:tc>
        <w:tc>
          <w:tcPr>
            <w:tcW w:w="1896" w:type="dxa"/>
            <w:tcBorders>
              <w:top w:val="nil"/>
              <w:left w:val="nil"/>
              <w:bottom w:val="single" w:sz="4" w:space="0" w:color="auto"/>
              <w:right w:val="single" w:sz="4" w:space="0" w:color="auto"/>
            </w:tcBorders>
            <w:shd w:val="clear" w:color="auto" w:fill="auto"/>
            <w:noWrap/>
            <w:vAlign w:val="bottom"/>
            <w:hideMark/>
          </w:tcPr>
          <w:p w14:paraId="44C6C373"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Chef programmeur</w:t>
            </w:r>
          </w:p>
        </w:tc>
        <w:tc>
          <w:tcPr>
            <w:tcW w:w="1076" w:type="dxa"/>
            <w:tcBorders>
              <w:top w:val="nil"/>
              <w:left w:val="nil"/>
              <w:bottom w:val="single" w:sz="4" w:space="0" w:color="auto"/>
              <w:right w:val="single" w:sz="4" w:space="0" w:color="auto"/>
            </w:tcBorders>
            <w:shd w:val="clear" w:color="auto" w:fill="auto"/>
            <w:noWrap/>
            <w:vAlign w:val="bottom"/>
            <w:hideMark/>
          </w:tcPr>
          <w:p w14:paraId="1844DCBC"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NON</w:t>
            </w:r>
          </w:p>
        </w:tc>
        <w:tc>
          <w:tcPr>
            <w:tcW w:w="1216" w:type="dxa"/>
            <w:tcBorders>
              <w:top w:val="nil"/>
              <w:left w:val="nil"/>
              <w:bottom w:val="single" w:sz="4" w:space="0" w:color="auto"/>
              <w:right w:val="single" w:sz="4" w:space="0" w:color="auto"/>
            </w:tcBorders>
            <w:shd w:val="clear" w:color="auto" w:fill="auto"/>
            <w:noWrap/>
            <w:vAlign w:val="bottom"/>
            <w:hideMark/>
          </w:tcPr>
          <w:p w14:paraId="24D4D67D"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01/01/2001</w:t>
            </w:r>
          </w:p>
        </w:tc>
        <w:tc>
          <w:tcPr>
            <w:tcW w:w="1216" w:type="dxa"/>
            <w:tcBorders>
              <w:top w:val="nil"/>
              <w:left w:val="nil"/>
              <w:bottom w:val="single" w:sz="4" w:space="0" w:color="auto"/>
              <w:right w:val="single" w:sz="4" w:space="0" w:color="auto"/>
            </w:tcBorders>
            <w:shd w:val="clear" w:color="auto" w:fill="auto"/>
            <w:noWrap/>
            <w:vAlign w:val="bottom"/>
            <w:hideMark/>
          </w:tcPr>
          <w:p w14:paraId="14354A1C"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24 778</w:t>
            </w:r>
          </w:p>
        </w:tc>
      </w:tr>
      <w:tr w:rsidR="003B26B2" w:rsidRPr="00FA59C0" w14:paraId="285F566F" w14:textId="77777777" w:rsidTr="003B26B2">
        <w:trPr>
          <w:trHeight w:val="240"/>
        </w:trPr>
        <w:tc>
          <w:tcPr>
            <w:tcW w:w="976" w:type="dxa"/>
            <w:tcBorders>
              <w:top w:val="nil"/>
              <w:left w:val="single" w:sz="4" w:space="0" w:color="auto"/>
              <w:bottom w:val="single" w:sz="4" w:space="0" w:color="auto"/>
              <w:right w:val="single" w:sz="4" w:space="0" w:color="auto"/>
            </w:tcBorders>
            <w:shd w:val="clear" w:color="auto" w:fill="auto"/>
            <w:noWrap/>
            <w:vAlign w:val="bottom"/>
            <w:hideMark/>
          </w:tcPr>
          <w:p w14:paraId="615AB376" w14:textId="77777777" w:rsidR="003B26B2" w:rsidRPr="00126F22" w:rsidRDefault="003B26B2" w:rsidP="006C4C92">
            <w:pPr>
              <w:jc w:val="right"/>
              <w:rPr>
                <w:rFonts w:asciiTheme="majorHAnsi" w:hAnsiTheme="majorHAnsi" w:cstheme="majorHAnsi"/>
                <w:b/>
                <w:bCs/>
                <w:sz w:val="16"/>
                <w:szCs w:val="16"/>
              </w:rPr>
            </w:pPr>
            <w:r w:rsidRPr="00126F22">
              <w:rPr>
                <w:rFonts w:asciiTheme="majorHAnsi" w:hAnsiTheme="majorHAnsi" w:cstheme="majorHAnsi"/>
                <w:b/>
                <w:bCs/>
                <w:sz w:val="16"/>
                <w:szCs w:val="16"/>
              </w:rPr>
              <w:t>101002</w:t>
            </w:r>
          </w:p>
        </w:tc>
        <w:tc>
          <w:tcPr>
            <w:tcW w:w="2560" w:type="dxa"/>
            <w:tcBorders>
              <w:top w:val="nil"/>
              <w:left w:val="nil"/>
              <w:bottom w:val="single" w:sz="4" w:space="0" w:color="auto"/>
              <w:right w:val="single" w:sz="4" w:space="0" w:color="auto"/>
            </w:tcBorders>
            <w:shd w:val="clear" w:color="auto" w:fill="auto"/>
            <w:noWrap/>
            <w:vAlign w:val="bottom"/>
            <w:hideMark/>
          </w:tcPr>
          <w:p w14:paraId="6FA3A31C"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Ingénieur principal</w:t>
            </w:r>
          </w:p>
        </w:tc>
        <w:tc>
          <w:tcPr>
            <w:tcW w:w="1896" w:type="dxa"/>
            <w:tcBorders>
              <w:top w:val="nil"/>
              <w:left w:val="nil"/>
              <w:bottom w:val="single" w:sz="4" w:space="0" w:color="auto"/>
              <w:right w:val="single" w:sz="4" w:space="0" w:color="auto"/>
            </w:tcBorders>
            <w:shd w:val="clear" w:color="auto" w:fill="auto"/>
            <w:noWrap/>
            <w:vAlign w:val="bottom"/>
            <w:hideMark/>
          </w:tcPr>
          <w:p w14:paraId="73B562ED" w14:textId="77777777" w:rsidR="003B26B2" w:rsidRPr="00126F22" w:rsidRDefault="003B26B2" w:rsidP="006C4C92">
            <w:pPr>
              <w:rPr>
                <w:rFonts w:asciiTheme="majorHAnsi" w:hAnsiTheme="majorHAnsi" w:cstheme="majorHAnsi"/>
                <w:sz w:val="16"/>
                <w:szCs w:val="16"/>
              </w:rPr>
            </w:pPr>
            <w:proofErr w:type="gramStart"/>
            <w:r w:rsidRPr="00126F22">
              <w:rPr>
                <w:rFonts w:asciiTheme="majorHAnsi" w:hAnsiTheme="majorHAnsi" w:cstheme="majorHAnsi"/>
                <w:sz w:val="16"/>
                <w:szCs w:val="16"/>
              </w:rPr>
              <w:t>chef</w:t>
            </w:r>
            <w:proofErr w:type="gramEnd"/>
            <w:r w:rsidRPr="00126F22">
              <w:rPr>
                <w:rFonts w:asciiTheme="majorHAnsi" w:hAnsiTheme="majorHAnsi" w:cstheme="majorHAnsi"/>
                <w:sz w:val="16"/>
                <w:szCs w:val="16"/>
              </w:rPr>
              <w:t xml:space="preserve"> de projet</w:t>
            </w:r>
          </w:p>
        </w:tc>
        <w:tc>
          <w:tcPr>
            <w:tcW w:w="1076" w:type="dxa"/>
            <w:tcBorders>
              <w:top w:val="nil"/>
              <w:left w:val="nil"/>
              <w:bottom w:val="single" w:sz="4" w:space="0" w:color="auto"/>
              <w:right w:val="single" w:sz="4" w:space="0" w:color="auto"/>
            </w:tcBorders>
            <w:shd w:val="clear" w:color="auto" w:fill="auto"/>
            <w:noWrap/>
            <w:vAlign w:val="bottom"/>
            <w:hideMark/>
          </w:tcPr>
          <w:p w14:paraId="10A124BF"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03/12/1996</w:t>
            </w:r>
          </w:p>
        </w:tc>
        <w:tc>
          <w:tcPr>
            <w:tcW w:w="1216" w:type="dxa"/>
            <w:tcBorders>
              <w:top w:val="nil"/>
              <w:left w:val="nil"/>
              <w:bottom w:val="single" w:sz="4" w:space="0" w:color="auto"/>
              <w:right w:val="single" w:sz="4" w:space="0" w:color="auto"/>
            </w:tcBorders>
            <w:shd w:val="clear" w:color="auto" w:fill="auto"/>
            <w:noWrap/>
            <w:vAlign w:val="bottom"/>
            <w:hideMark/>
          </w:tcPr>
          <w:p w14:paraId="110B769A"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01/01/1997</w:t>
            </w:r>
          </w:p>
        </w:tc>
        <w:tc>
          <w:tcPr>
            <w:tcW w:w="1216" w:type="dxa"/>
            <w:tcBorders>
              <w:top w:val="nil"/>
              <w:left w:val="nil"/>
              <w:bottom w:val="single" w:sz="4" w:space="0" w:color="auto"/>
              <w:right w:val="single" w:sz="4" w:space="0" w:color="auto"/>
            </w:tcBorders>
            <w:shd w:val="clear" w:color="auto" w:fill="auto"/>
            <w:noWrap/>
            <w:vAlign w:val="bottom"/>
            <w:hideMark/>
          </w:tcPr>
          <w:p w14:paraId="7FD1A2CC"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30 446</w:t>
            </w:r>
          </w:p>
        </w:tc>
      </w:tr>
      <w:tr w:rsidR="003B26B2" w:rsidRPr="00FA59C0" w14:paraId="7EA5F150" w14:textId="77777777" w:rsidTr="003B26B2">
        <w:trPr>
          <w:trHeight w:val="240"/>
        </w:trPr>
        <w:tc>
          <w:tcPr>
            <w:tcW w:w="976" w:type="dxa"/>
            <w:tcBorders>
              <w:top w:val="nil"/>
              <w:left w:val="single" w:sz="4" w:space="0" w:color="auto"/>
              <w:bottom w:val="single" w:sz="4" w:space="0" w:color="auto"/>
              <w:right w:val="single" w:sz="4" w:space="0" w:color="auto"/>
            </w:tcBorders>
            <w:shd w:val="clear" w:color="auto" w:fill="auto"/>
            <w:noWrap/>
            <w:vAlign w:val="bottom"/>
            <w:hideMark/>
          </w:tcPr>
          <w:p w14:paraId="6C83B092" w14:textId="77777777" w:rsidR="003B26B2" w:rsidRPr="00126F22" w:rsidRDefault="003B26B2" w:rsidP="006C4C92">
            <w:pPr>
              <w:jc w:val="right"/>
              <w:rPr>
                <w:rFonts w:asciiTheme="majorHAnsi" w:hAnsiTheme="majorHAnsi" w:cstheme="majorHAnsi"/>
                <w:b/>
                <w:bCs/>
                <w:sz w:val="16"/>
                <w:szCs w:val="16"/>
              </w:rPr>
            </w:pPr>
            <w:r w:rsidRPr="00126F22">
              <w:rPr>
                <w:rFonts w:asciiTheme="majorHAnsi" w:hAnsiTheme="majorHAnsi" w:cstheme="majorHAnsi"/>
                <w:b/>
                <w:bCs/>
                <w:sz w:val="16"/>
                <w:szCs w:val="16"/>
              </w:rPr>
              <w:t>101147</w:t>
            </w:r>
          </w:p>
        </w:tc>
        <w:tc>
          <w:tcPr>
            <w:tcW w:w="2560" w:type="dxa"/>
            <w:tcBorders>
              <w:top w:val="nil"/>
              <w:left w:val="nil"/>
              <w:bottom w:val="single" w:sz="4" w:space="0" w:color="auto"/>
              <w:right w:val="single" w:sz="4" w:space="0" w:color="auto"/>
            </w:tcBorders>
            <w:shd w:val="clear" w:color="auto" w:fill="auto"/>
            <w:noWrap/>
            <w:vAlign w:val="bottom"/>
            <w:hideMark/>
          </w:tcPr>
          <w:p w14:paraId="1319BF7D"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 xml:space="preserve">Technicien </w:t>
            </w:r>
          </w:p>
        </w:tc>
        <w:tc>
          <w:tcPr>
            <w:tcW w:w="1896" w:type="dxa"/>
            <w:tcBorders>
              <w:top w:val="nil"/>
              <w:left w:val="nil"/>
              <w:bottom w:val="single" w:sz="4" w:space="0" w:color="auto"/>
              <w:right w:val="single" w:sz="4" w:space="0" w:color="auto"/>
            </w:tcBorders>
            <w:shd w:val="clear" w:color="auto" w:fill="auto"/>
            <w:noWrap/>
            <w:vAlign w:val="bottom"/>
            <w:hideMark/>
          </w:tcPr>
          <w:p w14:paraId="5DD3C7FE"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Programmeur</w:t>
            </w:r>
          </w:p>
        </w:tc>
        <w:tc>
          <w:tcPr>
            <w:tcW w:w="1076" w:type="dxa"/>
            <w:tcBorders>
              <w:top w:val="nil"/>
              <w:left w:val="nil"/>
              <w:bottom w:val="single" w:sz="4" w:space="0" w:color="auto"/>
              <w:right w:val="single" w:sz="4" w:space="0" w:color="auto"/>
            </w:tcBorders>
            <w:shd w:val="clear" w:color="auto" w:fill="auto"/>
            <w:noWrap/>
            <w:vAlign w:val="bottom"/>
            <w:hideMark/>
          </w:tcPr>
          <w:p w14:paraId="20AC5436"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NON</w:t>
            </w:r>
          </w:p>
        </w:tc>
        <w:tc>
          <w:tcPr>
            <w:tcW w:w="1216" w:type="dxa"/>
            <w:tcBorders>
              <w:top w:val="nil"/>
              <w:left w:val="nil"/>
              <w:bottom w:val="single" w:sz="4" w:space="0" w:color="auto"/>
              <w:right w:val="single" w:sz="4" w:space="0" w:color="auto"/>
            </w:tcBorders>
            <w:shd w:val="clear" w:color="auto" w:fill="auto"/>
            <w:noWrap/>
            <w:vAlign w:val="bottom"/>
            <w:hideMark/>
          </w:tcPr>
          <w:p w14:paraId="0E27558A"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01/01/2001</w:t>
            </w:r>
          </w:p>
        </w:tc>
        <w:tc>
          <w:tcPr>
            <w:tcW w:w="1216" w:type="dxa"/>
            <w:tcBorders>
              <w:top w:val="nil"/>
              <w:left w:val="nil"/>
              <w:bottom w:val="single" w:sz="4" w:space="0" w:color="auto"/>
              <w:right w:val="single" w:sz="4" w:space="0" w:color="auto"/>
            </w:tcBorders>
            <w:shd w:val="clear" w:color="auto" w:fill="auto"/>
            <w:noWrap/>
            <w:vAlign w:val="bottom"/>
            <w:hideMark/>
          </w:tcPr>
          <w:p w14:paraId="16095245"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20 231</w:t>
            </w:r>
          </w:p>
        </w:tc>
      </w:tr>
      <w:tr w:rsidR="003B26B2" w:rsidRPr="00FA59C0" w14:paraId="1E66C243" w14:textId="77777777" w:rsidTr="003B26B2">
        <w:trPr>
          <w:trHeight w:val="240"/>
        </w:trPr>
        <w:tc>
          <w:tcPr>
            <w:tcW w:w="976" w:type="dxa"/>
            <w:tcBorders>
              <w:top w:val="nil"/>
              <w:left w:val="single" w:sz="4" w:space="0" w:color="auto"/>
              <w:bottom w:val="single" w:sz="4" w:space="0" w:color="auto"/>
              <w:right w:val="single" w:sz="4" w:space="0" w:color="auto"/>
            </w:tcBorders>
            <w:shd w:val="clear" w:color="auto" w:fill="auto"/>
            <w:noWrap/>
            <w:vAlign w:val="bottom"/>
            <w:hideMark/>
          </w:tcPr>
          <w:p w14:paraId="3F277882" w14:textId="77777777" w:rsidR="003B26B2" w:rsidRPr="00126F22" w:rsidRDefault="003B26B2" w:rsidP="006C4C92">
            <w:pPr>
              <w:jc w:val="right"/>
              <w:rPr>
                <w:rFonts w:asciiTheme="majorHAnsi" w:hAnsiTheme="majorHAnsi" w:cstheme="majorHAnsi"/>
                <w:b/>
                <w:bCs/>
                <w:sz w:val="16"/>
                <w:szCs w:val="16"/>
              </w:rPr>
            </w:pPr>
            <w:r w:rsidRPr="00126F22">
              <w:rPr>
                <w:rFonts w:asciiTheme="majorHAnsi" w:hAnsiTheme="majorHAnsi" w:cstheme="majorHAnsi"/>
                <w:b/>
                <w:bCs/>
                <w:sz w:val="16"/>
                <w:szCs w:val="16"/>
              </w:rPr>
              <w:t>101301</w:t>
            </w:r>
          </w:p>
        </w:tc>
        <w:tc>
          <w:tcPr>
            <w:tcW w:w="2560" w:type="dxa"/>
            <w:tcBorders>
              <w:top w:val="nil"/>
              <w:left w:val="nil"/>
              <w:bottom w:val="single" w:sz="4" w:space="0" w:color="auto"/>
              <w:right w:val="single" w:sz="4" w:space="0" w:color="auto"/>
            </w:tcBorders>
            <w:shd w:val="clear" w:color="auto" w:fill="auto"/>
            <w:noWrap/>
            <w:vAlign w:val="bottom"/>
            <w:hideMark/>
          </w:tcPr>
          <w:p w14:paraId="6846E32C"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 xml:space="preserve">Technicien </w:t>
            </w:r>
          </w:p>
        </w:tc>
        <w:tc>
          <w:tcPr>
            <w:tcW w:w="1896" w:type="dxa"/>
            <w:tcBorders>
              <w:top w:val="nil"/>
              <w:left w:val="nil"/>
              <w:bottom w:val="single" w:sz="4" w:space="0" w:color="auto"/>
              <w:right w:val="single" w:sz="4" w:space="0" w:color="auto"/>
            </w:tcBorders>
            <w:shd w:val="clear" w:color="auto" w:fill="auto"/>
            <w:noWrap/>
            <w:vAlign w:val="bottom"/>
            <w:hideMark/>
          </w:tcPr>
          <w:p w14:paraId="028607EC"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Programmeur</w:t>
            </w:r>
          </w:p>
        </w:tc>
        <w:tc>
          <w:tcPr>
            <w:tcW w:w="1076" w:type="dxa"/>
            <w:tcBorders>
              <w:top w:val="nil"/>
              <w:left w:val="nil"/>
              <w:bottom w:val="single" w:sz="4" w:space="0" w:color="auto"/>
              <w:right w:val="single" w:sz="4" w:space="0" w:color="auto"/>
            </w:tcBorders>
            <w:shd w:val="clear" w:color="auto" w:fill="auto"/>
            <w:noWrap/>
            <w:vAlign w:val="bottom"/>
            <w:hideMark/>
          </w:tcPr>
          <w:p w14:paraId="6AEAA2A7"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NON</w:t>
            </w:r>
          </w:p>
        </w:tc>
        <w:tc>
          <w:tcPr>
            <w:tcW w:w="1216" w:type="dxa"/>
            <w:tcBorders>
              <w:top w:val="nil"/>
              <w:left w:val="nil"/>
              <w:bottom w:val="single" w:sz="4" w:space="0" w:color="auto"/>
              <w:right w:val="single" w:sz="4" w:space="0" w:color="auto"/>
            </w:tcBorders>
            <w:shd w:val="clear" w:color="auto" w:fill="auto"/>
            <w:noWrap/>
            <w:vAlign w:val="bottom"/>
            <w:hideMark/>
          </w:tcPr>
          <w:p w14:paraId="466ECA2B"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01/01/2001</w:t>
            </w:r>
          </w:p>
        </w:tc>
        <w:tc>
          <w:tcPr>
            <w:tcW w:w="1216" w:type="dxa"/>
            <w:tcBorders>
              <w:top w:val="nil"/>
              <w:left w:val="nil"/>
              <w:bottom w:val="single" w:sz="4" w:space="0" w:color="auto"/>
              <w:right w:val="single" w:sz="4" w:space="0" w:color="auto"/>
            </w:tcBorders>
            <w:shd w:val="clear" w:color="auto" w:fill="auto"/>
            <w:noWrap/>
            <w:vAlign w:val="bottom"/>
            <w:hideMark/>
          </w:tcPr>
          <w:p w14:paraId="234EBAF3"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15 267</w:t>
            </w:r>
          </w:p>
        </w:tc>
      </w:tr>
      <w:tr w:rsidR="003B26B2" w:rsidRPr="00FA59C0" w14:paraId="3E38FF3F" w14:textId="77777777" w:rsidTr="003B26B2">
        <w:trPr>
          <w:trHeight w:val="240"/>
        </w:trPr>
        <w:tc>
          <w:tcPr>
            <w:tcW w:w="976" w:type="dxa"/>
            <w:tcBorders>
              <w:top w:val="nil"/>
              <w:left w:val="single" w:sz="4" w:space="0" w:color="auto"/>
              <w:bottom w:val="single" w:sz="4" w:space="0" w:color="auto"/>
              <w:right w:val="single" w:sz="4" w:space="0" w:color="auto"/>
            </w:tcBorders>
            <w:shd w:val="clear" w:color="auto" w:fill="auto"/>
            <w:noWrap/>
            <w:vAlign w:val="bottom"/>
            <w:hideMark/>
          </w:tcPr>
          <w:p w14:paraId="673750D7" w14:textId="77777777" w:rsidR="003B26B2" w:rsidRPr="00126F22" w:rsidRDefault="003B26B2" w:rsidP="006C4C92">
            <w:pPr>
              <w:jc w:val="right"/>
              <w:rPr>
                <w:rFonts w:asciiTheme="majorHAnsi" w:hAnsiTheme="majorHAnsi" w:cstheme="majorHAnsi"/>
                <w:b/>
                <w:bCs/>
                <w:sz w:val="16"/>
                <w:szCs w:val="16"/>
              </w:rPr>
            </w:pPr>
            <w:r w:rsidRPr="00126F22">
              <w:rPr>
                <w:rFonts w:asciiTheme="majorHAnsi" w:hAnsiTheme="majorHAnsi" w:cstheme="majorHAnsi"/>
                <w:b/>
                <w:bCs/>
                <w:sz w:val="16"/>
                <w:szCs w:val="16"/>
              </w:rPr>
              <w:t>101384</w:t>
            </w:r>
          </w:p>
        </w:tc>
        <w:tc>
          <w:tcPr>
            <w:tcW w:w="2560" w:type="dxa"/>
            <w:tcBorders>
              <w:top w:val="nil"/>
              <w:left w:val="nil"/>
              <w:bottom w:val="single" w:sz="4" w:space="0" w:color="auto"/>
              <w:right w:val="single" w:sz="4" w:space="0" w:color="auto"/>
            </w:tcBorders>
            <w:shd w:val="clear" w:color="auto" w:fill="auto"/>
            <w:noWrap/>
            <w:vAlign w:val="bottom"/>
            <w:hideMark/>
          </w:tcPr>
          <w:p w14:paraId="50253367"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 xml:space="preserve">Technicien </w:t>
            </w:r>
          </w:p>
        </w:tc>
        <w:tc>
          <w:tcPr>
            <w:tcW w:w="1896" w:type="dxa"/>
            <w:tcBorders>
              <w:top w:val="nil"/>
              <w:left w:val="nil"/>
              <w:bottom w:val="single" w:sz="4" w:space="0" w:color="auto"/>
              <w:right w:val="single" w:sz="4" w:space="0" w:color="auto"/>
            </w:tcBorders>
            <w:shd w:val="clear" w:color="auto" w:fill="auto"/>
            <w:noWrap/>
            <w:vAlign w:val="bottom"/>
            <w:hideMark/>
          </w:tcPr>
          <w:p w14:paraId="3E31D474"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Programmeur</w:t>
            </w:r>
          </w:p>
        </w:tc>
        <w:tc>
          <w:tcPr>
            <w:tcW w:w="1076" w:type="dxa"/>
            <w:tcBorders>
              <w:top w:val="nil"/>
              <w:left w:val="nil"/>
              <w:bottom w:val="single" w:sz="4" w:space="0" w:color="auto"/>
              <w:right w:val="single" w:sz="4" w:space="0" w:color="auto"/>
            </w:tcBorders>
            <w:shd w:val="clear" w:color="auto" w:fill="auto"/>
            <w:noWrap/>
            <w:vAlign w:val="bottom"/>
            <w:hideMark/>
          </w:tcPr>
          <w:p w14:paraId="18B03E69"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NON</w:t>
            </w:r>
          </w:p>
        </w:tc>
        <w:tc>
          <w:tcPr>
            <w:tcW w:w="1216" w:type="dxa"/>
            <w:tcBorders>
              <w:top w:val="nil"/>
              <w:left w:val="nil"/>
              <w:bottom w:val="single" w:sz="4" w:space="0" w:color="auto"/>
              <w:right w:val="single" w:sz="4" w:space="0" w:color="auto"/>
            </w:tcBorders>
            <w:shd w:val="clear" w:color="auto" w:fill="auto"/>
            <w:noWrap/>
            <w:vAlign w:val="bottom"/>
            <w:hideMark/>
          </w:tcPr>
          <w:p w14:paraId="3C56F492"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01/07/2006</w:t>
            </w:r>
          </w:p>
        </w:tc>
        <w:tc>
          <w:tcPr>
            <w:tcW w:w="1216" w:type="dxa"/>
            <w:tcBorders>
              <w:top w:val="nil"/>
              <w:left w:val="nil"/>
              <w:bottom w:val="single" w:sz="4" w:space="0" w:color="auto"/>
              <w:right w:val="single" w:sz="4" w:space="0" w:color="auto"/>
            </w:tcBorders>
            <w:shd w:val="clear" w:color="auto" w:fill="auto"/>
            <w:noWrap/>
            <w:vAlign w:val="bottom"/>
            <w:hideMark/>
          </w:tcPr>
          <w:p w14:paraId="6EF1683E"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20 241</w:t>
            </w:r>
          </w:p>
        </w:tc>
      </w:tr>
      <w:tr w:rsidR="003B26B2" w:rsidRPr="00FA59C0" w14:paraId="7ADB8D03" w14:textId="77777777" w:rsidTr="003B26B2">
        <w:trPr>
          <w:trHeight w:val="240"/>
        </w:trPr>
        <w:tc>
          <w:tcPr>
            <w:tcW w:w="976" w:type="dxa"/>
            <w:tcBorders>
              <w:top w:val="nil"/>
              <w:left w:val="single" w:sz="4" w:space="0" w:color="auto"/>
              <w:bottom w:val="single" w:sz="4" w:space="0" w:color="auto"/>
              <w:right w:val="single" w:sz="4" w:space="0" w:color="auto"/>
            </w:tcBorders>
            <w:shd w:val="clear" w:color="auto" w:fill="auto"/>
            <w:noWrap/>
            <w:vAlign w:val="bottom"/>
            <w:hideMark/>
          </w:tcPr>
          <w:p w14:paraId="2BA4DCF2" w14:textId="77777777" w:rsidR="003B26B2" w:rsidRPr="00126F22" w:rsidRDefault="003B26B2" w:rsidP="006C4C92">
            <w:pPr>
              <w:jc w:val="right"/>
              <w:rPr>
                <w:rFonts w:asciiTheme="majorHAnsi" w:hAnsiTheme="majorHAnsi" w:cstheme="majorHAnsi"/>
                <w:b/>
                <w:bCs/>
                <w:sz w:val="16"/>
                <w:szCs w:val="16"/>
              </w:rPr>
            </w:pPr>
            <w:r w:rsidRPr="00126F22">
              <w:rPr>
                <w:rFonts w:asciiTheme="majorHAnsi" w:hAnsiTheme="majorHAnsi" w:cstheme="majorHAnsi"/>
                <w:b/>
                <w:bCs/>
                <w:sz w:val="16"/>
                <w:szCs w:val="16"/>
              </w:rPr>
              <w:t>101394</w:t>
            </w:r>
          </w:p>
        </w:tc>
        <w:tc>
          <w:tcPr>
            <w:tcW w:w="2560" w:type="dxa"/>
            <w:tcBorders>
              <w:top w:val="nil"/>
              <w:left w:val="nil"/>
              <w:bottom w:val="single" w:sz="4" w:space="0" w:color="auto"/>
              <w:right w:val="single" w:sz="4" w:space="0" w:color="auto"/>
            </w:tcBorders>
            <w:shd w:val="clear" w:color="000000" w:fill="DCE6F1"/>
            <w:noWrap/>
            <w:vAlign w:val="bottom"/>
            <w:hideMark/>
          </w:tcPr>
          <w:p w14:paraId="6EBCE735"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Agent d'entretien</w:t>
            </w:r>
          </w:p>
        </w:tc>
        <w:tc>
          <w:tcPr>
            <w:tcW w:w="1896" w:type="dxa"/>
            <w:tcBorders>
              <w:top w:val="nil"/>
              <w:left w:val="nil"/>
              <w:bottom w:val="single" w:sz="4" w:space="0" w:color="auto"/>
              <w:right w:val="single" w:sz="4" w:space="0" w:color="auto"/>
            </w:tcBorders>
            <w:shd w:val="clear" w:color="auto" w:fill="auto"/>
            <w:noWrap/>
            <w:vAlign w:val="bottom"/>
            <w:hideMark/>
          </w:tcPr>
          <w:p w14:paraId="5FFEDE67"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Agent de traitement</w:t>
            </w:r>
          </w:p>
        </w:tc>
        <w:tc>
          <w:tcPr>
            <w:tcW w:w="1076" w:type="dxa"/>
            <w:tcBorders>
              <w:top w:val="nil"/>
              <w:left w:val="nil"/>
              <w:bottom w:val="single" w:sz="4" w:space="0" w:color="auto"/>
              <w:right w:val="single" w:sz="4" w:space="0" w:color="auto"/>
            </w:tcBorders>
            <w:shd w:val="clear" w:color="auto" w:fill="auto"/>
            <w:noWrap/>
            <w:vAlign w:val="bottom"/>
            <w:hideMark/>
          </w:tcPr>
          <w:p w14:paraId="4FA702E3"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NON</w:t>
            </w:r>
          </w:p>
        </w:tc>
        <w:tc>
          <w:tcPr>
            <w:tcW w:w="1216" w:type="dxa"/>
            <w:tcBorders>
              <w:top w:val="nil"/>
              <w:left w:val="nil"/>
              <w:bottom w:val="single" w:sz="4" w:space="0" w:color="auto"/>
              <w:right w:val="single" w:sz="4" w:space="0" w:color="auto"/>
            </w:tcBorders>
            <w:shd w:val="clear" w:color="auto" w:fill="auto"/>
            <w:noWrap/>
            <w:vAlign w:val="bottom"/>
            <w:hideMark/>
          </w:tcPr>
          <w:p w14:paraId="5526A6C4"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01/01/2001</w:t>
            </w:r>
          </w:p>
        </w:tc>
        <w:tc>
          <w:tcPr>
            <w:tcW w:w="1216" w:type="dxa"/>
            <w:tcBorders>
              <w:top w:val="nil"/>
              <w:left w:val="nil"/>
              <w:bottom w:val="single" w:sz="4" w:space="0" w:color="auto"/>
              <w:right w:val="single" w:sz="4" w:space="0" w:color="auto"/>
            </w:tcBorders>
            <w:shd w:val="clear" w:color="auto" w:fill="auto"/>
            <w:noWrap/>
            <w:vAlign w:val="bottom"/>
            <w:hideMark/>
          </w:tcPr>
          <w:p w14:paraId="46D8810C"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10 526</w:t>
            </w:r>
          </w:p>
        </w:tc>
      </w:tr>
      <w:tr w:rsidR="003B26B2" w:rsidRPr="00FA59C0" w14:paraId="0FA0D777" w14:textId="77777777" w:rsidTr="003B26B2">
        <w:trPr>
          <w:trHeight w:val="240"/>
        </w:trPr>
        <w:tc>
          <w:tcPr>
            <w:tcW w:w="976" w:type="dxa"/>
            <w:tcBorders>
              <w:top w:val="nil"/>
              <w:left w:val="single" w:sz="4" w:space="0" w:color="auto"/>
              <w:bottom w:val="single" w:sz="4" w:space="0" w:color="auto"/>
              <w:right w:val="single" w:sz="4" w:space="0" w:color="auto"/>
            </w:tcBorders>
            <w:shd w:val="clear" w:color="auto" w:fill="auto"/>
            <w:noWrap/>
            <w:vAlign w:val="bottom"/>
            <w:hideMark/>
          </w:tcPr>
          <w:p w14:paraId="53BD9C42" w14:textId="77777777" w:rsidR="003B26B2" w:rsidRPr="00126F22" w:rsidRDefault="003B26B2" w:rsidP="006C4C92">
            <w:pPr>
              <w:jc w:val="right"/>
              <w:rPr>
                <w:rFonts w:asciiTheme="majorHAnsi" w:hAnsiTheme="majorHAnsi" w:cstheme="majorHAnsi"/>
                <w:b/>
                <w:bCs/>
                <w:sz w:val="16"/>
                <w:szCs w:val="16"/>
              </w:rPr>
            </w:pPr>
            <w:r w:rsidRPr="00126F22">
              <w:rPr>
                <w:rFonts w:asciiTheme="majorHAnsi" w:hAnsiTheme="majorHAnsi" w:cstheme="majorHAnsi"/>
                <w:b/>
                <w:bCs/>
                <w:sz w:val="16"/>
                <w:szCs w:val="16"/>
              </w:rPr>
              <w:t>101402</w:t>
            </w:r>
          </w:p>
        </w:tc>
        <w:tc>
          <w:tcPr>
            <w:tcW w:w="2560" w:type="dxa"/>
            <w:tcBorders>
              <w:top w:val="nil"/>
              <w:left w:val="nil"/>
              <w:bottom w:val="single" w:sz="4" w:space="0" w:color="auto"/>
              <w:right w:val="single" w:sz="4" w:space="0" w:color="auto"/>
            </w:tcBorders>
            <w:shd w:val="clear" w:color="auto" w:fill="auto"/>
            <w:noWrap/>
            <w:vAlign w:val="bottom"/>
            <w:hideMark/>
          </w:tcPr>
          <w:p w14:paraId="2C2066AC"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Ingénieur subdivisionnaire</w:t>
            </w:r>
          </w:p>
        </w:tc>
        <w:tc>
          <w:tcPr>
            <w:tcW w:w="1896" w:type="dxa"/>
            <w:tcBorders>
              <w:top w:val="nil"/>
              <w:left w:val="nil"/>
              <w:bottom w:val="single" w:sz="4" w:space="0" w:color="auto"/>
              <w:right w:val="single" w:sz="4" w:space="0" w:color="auto"/>
            </w:tcBorders>
            <w:shd w:val="clear" w:color="auto" w:fill="auto"/>
            <w:noWrap/>
            <w:vAlign w:val="bottom"/>
            <w:hideMark/>
          </w:tcPr>
          <w:p w14:paraId="720F8E07" w14:textId="77777777" w:rsidR="003B26B2" w:rsidRPr="00126F22" w:rsidRDefault="003B26B2" w:rsidP="006C4C92">
            <w:pPr>
              <w:rPr>
                <w:rFonts w:asciiTheme="majorHAnsi" w:hAnsiTheme="majorHAnsi" w:cstheme="majorHAnsi"/>
                <w:sz w:val="16"/>
                <w:szCs w:val="16"/>
              </w:rPr>
            </w:pPr>
            <w:proofErr w:type="gramStart"/>
            <w:r w:rsidRPr="00126F22">
              <w:rPr>
                <w:rFonts w:asciiTheme="majorHAnsi" w:hAnsiTheme="majorHAnsi" w:cstheme="majorHAnsi"/>
                <w:sz w:val="16"/>
                <w:szCs w:val="16"/>
              </w:rPr>
              <w:t>chef</w:t>
            </w:r>
            <w:proofErr w:type="gramEnd"/>
            <w:r w:rsidRPr="00126F22">
              <w:rPr>
                <w:rFonts w:asciiTheme="majorHAnsi" w:hAnsiTheme="majorHAnsi" w:cstheme="majorHAnsi"/>
                <w:sz w:val="16"/>
                <w:szCs w:val="16"/>
              </w:rPr>
              <w:t xml:space="preserve"> de projet</w:t>
            </w:r>
          </w:p>
        </w:tc>
        <w:tc>
          <w:tcPr>
            <w:tcW w:w="1076" w:type="dxa"/>
            <w:tcBorders>
              <w:top w:val="nil"/>
              <w:left w:val="nil"/>
              <w:bottom w:val="single" w:sz="4" w:space="0" w:color="auto"/>
              <w:right w:val="single" w:sz="4" w:space="0" w:color="auto"/>
            </w:tcBorders>
            <w:shd w:val="clear" w:color="auto" w:fill="auto"/>
            <w:noWrap/>
            <w:vAlign w:val="bottom"/>
            <w:hideMark/>
          </w:tcPr>
          <w:p w14:paraId="59C88F90"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NON</w:t>
            </w:r>
          </w:p>
        </w:tc>
        <w:tc>
          <w:tcPr>
            <w:tcW w:w="1216" w:type="dxa"/>
            <w:tcBorders>
              <w:top w:val="nil"/>
              <w:left w:val="nil"/>
              <w:bottom w:val="single" w:sz="4" w:space="0" w:color="auto"/>
              <w:right w:val="single" w:sz="4" w:space="0" w:color="auto"/>
            </w:tcBorders>
            <w:shd w:val="clear" w:color="auto" w:fill="auto"/>
            <w:noWrap/>
            <w:vAlign w:val="bottom"/>
            <w:hideMark/>
          </w:tcPr>
          <w:p w14:paraId="7E386C3D"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01/06/2002</w:t>
            </w:r>
          </w:p>
        </w:tc>
        <w:tc>
          <w:tcPr>
            <w:tcW w:w="1216" w:type="dxa"/>
            <w:tcBorders>
              <w:top w:val="nil"/>
              <w:left w:val="nil"/>
              <w:bottom w:val="single" w:sz="4" w:space="0" w:color="auto"/>
              <w:right w:val="single" w:sz="4" w:space="0" w:color="auto"/>
            </w:tcBorders>
            <w:shd w:val="clear" w:color="auto" w:fill="auto"/>
            <w:noWrap/>
            <w:vAlign w:val="bottom"/>
            <w:hideMark/>
          </w:tcPr>
          <w:p w14:paraId="559D53B3"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30 446</w:t>
            </w:r>
          </w:p>
        </w:tc>
      </w:tr>
      <w:tr w:rsidR="003B26B2" w:rsidRPr="00FA59C0" w14:paraId="41B9E6D1" w14:textId="77777777" w:rsidTr="003B26B2">
        <w:trPr>
          <w:trHeight w:val="240"/>
        </w:trPr>
        <w:tc>
          <w:tcPr>
            <w:tcW w:w="976" w:type="dxa"/>
            <w:tcBorders>
              <w:top w:val="nil"/>
              <w:left w:val="single" w:sz="4" w:space="0" w:color="auto"/>
              <w:bottom w:val="single" w:sz="4" w:space="0" w:color="auto"/>
              <w:right w:val="single" w:sz="4" w:space="0" w:color="auto"/>
            </w:tcBorders>
            <w:shd w:val="clear" w:color="auto" w:fill="auto"/>
            <w:noWrap/>
            <w:vAlign w:val="bottom"/>
            <w:hideMark/>
          </w:tcPr>
          <w:p w14:paraId="2876B71D" w14:textId="77777777" w:rsidR="003B26B2" w:rsidRPr="00126F22" w:rsidRDefault="003B26B2" w:rsidP="006C4C92">
            <w:pPr>
              <w:jc w:val="right"/>
              <w:rPr>
                <w:rFonts w:asciiTheme="majorHAnsi" w:hAnsiTheme="majorHAnsi" w:cstheme="majorHAnsi"/>
                <w:b/>
                <w:bCs/>
                <w:sz w:val="16"/>
                <w:szCs w:val="16"/>
              </w:rPr>
            </w:pPr>
            <w:r w:rsidRPr="00126F22">
              <w:rPr>
                <w:rFonts w:asciiTheme="majorHAnsi" w:hAnsiTheme="majorHAnsi" w:cstheme="majorHAnsi"/>
                <w:b/>
                <w:bCs/>
                <w:sz w:val="16"/>
                <w:szCs w:val="16"/>
              </w:rPr>
              <w:t>101403</w:t>
            </w:r>
          </w:p>
        </w:tc>
        <w:tc>
          <w:tcPr>
            <w:tcW w:w="2560" w:type="dxa"/>
            <w:tcBorders>
              <w:top w:val="nil"/>
              <w:left w:val="nil"/>
              <w:bottom w:val="single" w:sz="4" w:space="0" w:color="auto"/>
              <w:right w:val="single" w:sz="4" w:space="0" w:color="auto"/>
            </w:tcBorders>
            <w:shd w:val="clear" w:color="auto" w:fill="auto"/>
            <w:noWrap/>
            <w:vAlign w:val="bottom"/>
            <w:hideMark/>
          </w:tcPr>
          <w:p w14:paraId="6D5BA6EE"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 xml:space="preserve">Technicien </w:t>
            </w:r>
          </w:p>
        </w:tc>
        <w:tc>
          <w:tcPr>
            <w:tcW w:w="1896" w:type="dxa"/>
            <w:tcBorders>
              <w:top w:val="nil"/>
              <w:left w:val="nil"/>
              <w:bottom w:val="single" w:sz="4" w:space="0" w:color="auto"/>
              <w:right w:val="single" w:sz="4" w:space="0" w:color="auto"/>
            </w:tcBorders>
            <w:shd w:val="clear" w:color="auto" w:fill="auto"/>
            <w:noWrap/>
            <w:vAlign w:val="bottom"/>
            <w:hideMark/>
          </w:tcPr>
          <w:p w14:paraId="701FD8AB"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Programmeur</w:t>
            </w:r>
          </w:p>
        </w:tc>
        <w:tc>
          <w:tcPr>
            <w:tcW w:w="1076" w:type="dxa"/>
            <w:tcBorders>
              <w:top w:val="nil"/>
              <w:left w:val="nil"/>
              <w:bottom w:val="single" w:sz="4" w:space="0" w:color="auto"/>
              <w:right w:val="single" w:sz="4" w:space="0" w:color="auto"/>
            </w:tcBorders>
            <w:shd w:val="clear" w:color="auto" w:fill="auto"/>
            <w:noWrap/>
            <w:vAlign w:val="bottom"/>
            <w:hideMark/>
          </w:tcPr>
          <w:p w14:paraId="10C7FAA8"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NON</w:t>
            </w:r>
          </w:p>
        </w:tc>
        <w:tc>
          <w:tcPr>
            <w:tcW w:w="1216" w:type="dxa"/>
            <w:tcBorders>
              <w:top w:val="nil"/>
              <w:left w:val="nil"/>
              <w:bottom w:val="single" w:sz="4" w:space="0" w:color="auto"/>
              <w:right w:val="single" w:sz="4" w:space="0" w:color="auto"/>
            </w:tcBorders>
            <w:shd w:val="clear" w:color="auto" w:fill="auto"/>
            <w:noWrap/>
            <w:vAlign w:val="bottom"/>
            <w:hideMark/>
          </w:tcPr>
          <w:p w14:paraId="62E7AD1C"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01/04/2005</w:t>
            </w:r>
          </w:p>
        </w:tc>
        <w:tc>
          <w:tcPr>
            <w:tcW w:w="1216" w:type="dxa"/>
            <w:tcBorders>
              <w:top w:val="nil"/>
              <w:left w:val="nil"/>
              <w:bottom w:val="single" w:sz="4" w:space="0" w:color="auto"/>
              <w:right w:val="single" w:sz="4" w:space="0" w:color="auto"/>
            </w:tcBorders>
            <w:shd w:val="clear" w:color="auto" w:fill="auto"/>
            <w:noWrap/>
            <w:vAlign w:val="bottom"/>
            <w:hideMark/>
          </w:tcPr>
          <w:p w14:paraId="6CE90035"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20 243</w:t>
            </w:r>
          </w:p>
        </w:tc>
      </w:tr>
      <w:tr w:rsidR="003B26B2" w:rsidRPr="00FA59C0" w14:paraId="6129A652" w14:textId="77777777" w:rsidTr="003B26B2">
        <w:trPr>
          <w:trHeight w:val="240"/>
        </w:trPr>
        <w:tc>
          <w:tcPr>
            <w:tcW w:w="976" w:type="dxa"/>
            <w:tcBorders>
              <w:top w:val="nil"/>
              <w:left w:val="single" w:sz="4" w:space="0" w:color="auto"/>
              <w:bottom w:val="single" w:sz="4" w:space="0" w:color="auto"/>
              <w:right w:val="single" w:sz="4" w:space="0" w:color="auto"/>
            </w:tcBorders>
            <w:shd w:val="clear" w:color="auto" w:fill="auto"/>
            <w:noWrap/>
            <w:vAlign w:val="bottom"/>
            <w:hideMark/>
          </w:tcPr>
          <w:p w14:paraId="13D8B99E" w14:textId="77777777" w:rsidR="003B26B2" w:rsidRPr="00126F22" w:rsidRDefault="003B26B2" w:rsidP="006C4C92">
            <w:pPr>
              <w:jc w:val="right"/>
              <w:rPr>
                <w:rFonts w:asciiTheme="majorHAnsi" w:hAnsiTheme="majorHAnsi" w:cstheme="majorHAnsi"/>
                <w:b/>
                <w:bCs/>
                <w:sz w:val="16"/>
                <w:szCs w:val="16"/>
              </w:rPr>
            </w:pPr>
            <w:r w:rsidRPr="00126F22">
              <w:rPr>
                <w:rFonts w:asciiTheme="majorHAnsi" w:hAnsiTheme="majorHAnsi" w:cstheme="majorHAnsi"/>
                <w:b/>
                <w:bCs/>
                <w:sz w:val="16"/>
                <w:szCs w:val="16"/>
              </w:rPr>
              <w:t>101411</w:t>
            </w:r>
          </w:p>
        </w:tc>
        <w:tc>
          <w:tcPr>
            <w:tcW w:w="2560" w:type="dxa"/>
            <w:tcBorders>
              <w:top w:val="nil"/>
              <w:left w:val="nil"/>
              <w:bottom w:val="single" w:sz="4" w:space="0" w:color="auto"/>
              <w:right w:val="single" w:sz="4" w:space="0" w:color="auto"/>
            </w:tcBorders>
            <w:shd w:val="clear" w:color="000000" w:fill="DCE6F1"/>
            <w:noWrap/>
            <w:vAlign w:val="bottom"/>
            <w:hideMark/>
          </w:tcPr>
          <w:p w14:paraId="7C55A621"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Rédacteur</w:t>
            </w:r>
          </w:p>
        </w:tc>
        <w:tc>
          <w:tcPr>
            <w:tcW w:w="1896" w:type="dxa"/>
            <w:tcBorders>
              <w:top w:val="nil"/>
              <w:left w:val="nil"/>
              <w:bottom w:val="single" w:sz="4" w:space="0" w:color="auto"/>
              <w:right w:val="single" w:sz="4" w:space="0" w:color="auto"/>
            </w:tcBorders>
            <w:shd w:val="clear" w:color="auto" w:fill="auto"/>
            <w:noWrap/>
            <w:vAlign w:val="bottom"/>
            <w:hideMark/>
          </w:tcPr>
          <w:p w14:paraId="7CD347FB"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Programmeur</w:t>
            </w:r>
          </w:p>
        </w:tc>
        <w:tc>
          <w:tcPr>
            <w:tcW w:w="1076" w:type="dxa"/>
            <w:tcBorders>
              <w:top w:val="nil"/>
              <w:left w:val="nil"/>
              <w:bottom w:val="single" w:sz="4" w:space="0" w:color="auto"/>
              <w:right w:val="single" w:sz="4" w:space="0" w:color="auto"/>
            </w:tcBorders>
            <w:shd w:val="clear" w:color="auto" w:fill="auto"/>
            <w:noWrap/>
            <w:vAlign w:val="bottom"/>
            <w:hideMark/>
          </w:tcPr>
          <w:p w14:paraId="507D5C19"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NON</w:t>
            </w:r>
          </w:p>
        </w:tc>
        <w:tc>
          <w:tcPr>
            <w:tcW w:w="1216" w:type="dxa"/>
            <w:tcBorders>
              <w:top w:val="nil"/>
              <w:left w:val="nil"/>
              <w:bottom w:val="single" w:sz="4" w:space="0" w:color="auto"/>
              <w:right w:val="single" w:sz="4" w:space="0" w:color="auto"/>
            </w:tcBorders>
            <w:shd w:val="clear" w:color="auto" w:fill="auto"/>
            <w:noWrap/>
            <w:vAlign w:val="bottom"/>
            <w:hideMark/>
          </w:tcPr>
          <w:p w14:paraId="744304EB"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01/04/2005</w:t>
            </w:r>
          </w:p>
        </w:tc>
        <w:tc>
          <w:tcPr>
            <w:tcW w:w="1216" w:type="dxa"/>
            <w:tcBorders>
              <w:top w:val="nil"/>
              <w:left w:val="nil"/>
              <w:bottom w:val="single" w:sz="4" w:space="0" w:color="auto"/>
              <w:right w:val="single" w:sz="4" w:space="0" w:color="auto"/>
            </w:tcBorders>
            <w:shd w:val="clear" w:color="auto" w:fill="auto"/>
            <w:noWrap/>
            <w:vAlign w:val="bottom"/>
            <w:hideMark/>
          </w:tcPr>
          <w:p w14:paraId="4A20A368"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17 776</w:t>
            </w:r>
          </w:p>
        </w:tc>
      </w:tr>
      <w:tr w:rsidR="003B26B2" w:rsidRPr="00FA59C0" w14:paraId="4A79AE0E" w14:textId="77777777" w:rsidTr="003B26B2">
        <w:trPr>
          <w:trHeight w:val="240"/>
        </w:trPr>
        <w:tc>
          <w:tcPr>
            <w:tcW w:w="976" w:type="dxa"/>
            <w:tcBorders>
              <w:top w:val="nil"/>
              <w:left w:val="single" w:sz="4" w:space="0" w:color="auto"/>
              <w:bottom w:val="single" w:sz="4" w:space="0" w:color="auto"/>
              <w:right w:val="single" w:sz="4" w:space="0" w:color="auto"/>
            </w:tcBorders>
            <w:shd w:val="clear" w:color="auto" w:fill="auto"/>
            <w:noWrap/>
            <w:vAlign w:val="bottom"/>
            <w:hideMark/>
          </w:tcPr>
          <w:p w14:paraId="15DE73F4" w14:textId="77777777" w:rsidR="003B26B2" w:rsidRPr="00126F22" w:rsidRDefault="003B26B2" w:rsidP="006C4C92">
            <w:pPr>
              <w:jc w:val="right"/>
              <w:rPr>
                <w:rFonts w:asciiTheme="majorHAnsi" w:hAnsiTheme="majorHAnsi" w:cstheme="majorHAnsi"/>
                <w:b/>
                <w:bCs/>
                <w:sz w:val="16"/>
                <w:szCs w:val="16"/>
              </w:rPr>
            </w:pPr>
            <w:r w:rsidRPr="00126F22">
              <w:rPr>
                <w:rFonts w:asciiTheme="majorHAnsi" w:hAnsiTheme="majorHAnsi" w:cstheme="majorHAnsi"/>
                <w:b/>
                <w:bCs/>
                <w:sz w:val="16"/>
                <w:szCs w:val="16"/>
              </w:rPr>
              <w:t>101512</w:t>
            </w:r>
          </w:p>
        </w:tc>
        <w:tc>
          <w:tcPr>
            <w:tcW w:w="2560" w:type="dxa"/>
            <w:tcBorders>
              <w:top w:val="nil"/>
              <w:left w:val="nil"/>
              <w:bottom w:val="single" w:sz="4" w:space="0" w:color="auto"/>
              <w:right w:val="single" w:sz="4" w:space="0" w:color="auto"/>
            </w:tcBorders>
            <w:shd w:val="clear" w:color="auto" w:fill="auto"/>
            <w:noWrap/>
            <w:vAlign w:val="bottom"/>
            <w:hideMark/>
          </w:tcPr>
          <w:p w14:paraId="12131B27"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 xml:space="preserve">Technicien </w:t>
            </w:r>
          </w:p>
        </w:tc>
        <w:tc>
          <w:tcPr>
            <w:tcW w:w="1896" w:type="dxa"/>
            <w:tcBorders>
              <w:top w:val="nil"/>
              <w:left w:val="nil"/>
              <w:bottom w:val="single" w:sz="4" w:space="0" w:color="auto"/>
              <w:right w:val="single" w:sz="4" w:space="0" w:color="auto"/>
            </w:tcBorders>
            <w:shd w:val="clear" w:color="auto" w:fill="auto"/>
            <w:noWrap/>
            <w:vAlign w:val="bottom"/>
            <w:hideMark/>
          </w:tcPr>
          <w:p w14:paraId="020573E6"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Programmeur</w:t>
            </w:r>
          </w:p>
        </w:tc>
        <w:tc>
          <w:tcPr>
            <w:tcW w:w="1076" w:type="dxa"/>
            <w:tcBorders>
              <w:top w:val="nil"/>
              <w:left w:val="nil"/>
              <w:bottom w:val="single" w:sz="4" w:space="0" w:color="auto"/>
              <w:right w:val="single" w:sz="4" w:space="0" w:color="auto"/>
            </w:tcBorders>
            <w:shd w:val="clear" w:color="auto" w:fill="auto"/>
            <w:noWrap/>
            <w:vAlign w:val="bottom"/>
            <w:hideMark/>
          </w:tcPr>
          <w:p w14:paraId="263BF208"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01/06/2007</w:t>
            </w:r>
          </w:p>
        </w:tc>
        <w:tc>
          <w:tcPr>
            <w:tcW w:w="1216" w:type="dxa"/>
            <w:tcBorders>
              <w:top w:val="nil"/>
              <w:left w:val="nil"/>
              <w:bottom w:val="single" w:sz="4" w:space="0" w:color="auto"/>
              <w:right w:val="single" w:sz="4" w:space="0" w:color="auto"/>
            </w:tcBorders>
            <w:shd w:val="clear" w:color="auto" w:fill="auto"/>
            <w:noWrap/>
            <w:vAlign w:val="bottom"/>
            <w:hideMark/>
          </w:tcPr>
          <w:p w14:paraId="64C0EE94"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01/08/2007</w:t>
            </w:r>
          </w:p>
        </w:tc>
        <w:tc>
          <w:tcPr>
            <w:tcW w:w="1216" w:type="dxa"/>
            <w:tcBorders>
              <w:top w:val="nil"/>
              <w:left w:val="nil"/>
              <w:bottom w:val="single" w:sz="4" w:space="0" w:color="auto"/>
              <w:right w:val="single" w:sz="4" w:space="0" w:color="auto"/>
            </w:tcBorders>
            <w:shd w:val="clear" w:color="auto" w:fill="auto"/>
            <w:noWrap/>
            <w:vAlign w:val="bottom"/>
            <w:hideMark/>
          </w:tcPr>
          <w:p w14:paraId="588D9428"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20 242</w:t>
            </w:r>
          </w:p>
        </w:tc>
      </w:tr>
      <w:tr w:rsidR="003B26B2" w:rsidRPr="00FA59C0" w14:paraId="161EBC0E" w14:textId="77777777" w:rsidTr="003B26B2">
        <w:trPr>
          <w:trHeight w:val="240"/>
        </w:trPr>
        <w:tc>
          <w:tcPr>
            <w:tcW w:w="976" w:type="dxa"/>
            <w:tcBorders>
              <w:top w:val="nil"/>
              <w:left w:val="single" w:sz="4" w:space="0" w:color="auto"/>
              <w:bottom w:val="single" w:sz="4" w:space="0" w:color="auto"/>
              <w:right w:val="single" w:sz="4" w:space="0" w:color="auto"/>
            </w:tcBorders>
            <w:shd w:val="clear" w:color="auto" w:fill="auto"/>
            <w:noWrap/>
            <w:vAlign w:val="bottom"/>
            <w:hideMark/>
          </w:tcPr>
          <w:p w14:paraId="39171BAA" w14:textId="77777777" w:rsidR="003B26B2" w:rsidRPr="00126F22" w:rsidRDefault="003B26B2" w:rsidP="006C4C92">
            <w:pPr>
              <w:jc w:val="right"/>
              <w:rPr>
                <w:rFonts w:asciiTheme="majorHAnsi" w:hAnsiTheme="majorHAnsi" w:cstheme="majorHAnsi"/>
                <w:b/>
                <w:bCs/>
                <w:sz w:val="16"/>
                <w:szCs w:val="16"/>
              </w:rPr>
            </w:pPr>
            <w:r w:rsidRPr="00126F22">
              <w:rPr>
                <w:rFonts w:asciiTheme="majorHAnsi" w:hAnsiTheme="majorHAnsi" w:cstheme="majorHAnsi"/>
                <w:b/>
                <w:bCs/>
                <w:sz w:val="16"/>
                <w:szCs w:val="16"/>
              </w:rPr>
              <w:t>101518</w:t>
            </w:r>
          </w:p>
        </w:tc>
        <w:tc>
          <w:tcPr>
            <w:tcW w:w="2560" w:type="dxa"/>
            <w:tcBorders>
              <w:top w:val="nil"/>
              <w:left w:val="nil"/>
              <w:bottom w:val="single" w:sz="4" w:space="0" w:color="auto"/>
              <w:right w:val="single" w:sz="4" w:space="0" w:color="auto"/>
            </w:tcBorders>
            <w:shd w:val="clear" w:color="000000" w:fill="DCE6F1"/>
            <w:noWrap/>
            <w:vAlign w:val="bottom"/>
            <w:hideMark/>
          </w:tcPr>
          <w:p w14:paraId="468D14A9"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Agent de maitrise</w:t>
            </w:r>
          </w:p>
        </w:tc>
        <w:tc>
          <w:tcPr>
            <w:tcW w:w="1896" w:type="dxa"/>
            <w:tcBorders>
              <w:top w:val="nil"/>
              <w:left w:val="nil"/>
              <w:bottom w:val="single" w:sz="4" w:space="0" w:color="auto"/>
              <w:right w:val="single" w:sz="4" w:space="0" w:color="auto"/>
            </w:tcBorders>
            <w:shd w:val="clear" w:color="auto" w:fill="auto"/>
            <w:noWrap/>
            <w:vAlign w:val="bottom"/>
            <w:hideMark/>
          </w:tcPr>
          <w:p w14:paraId="2D5E714F"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Cellule infrastructures</w:t>
            </w:r>
          </w:p>
        </w:tc>
        <w:tc>
          <w:tcPr>
            <w:tcW w:w="1076" w:type="dxa"/>
            <w:tcBorders>
              <w:top w:val="nil"/>
              <w:left w:val="nil"/>
              <w:bottom w:val="single" w:sz="4" w:space="0" w:color="auto"/>
              <w:right w:val="single" w:sz="4" w:space="0" w:color="auto"/>
            </w:tcBorders>
            <w:shd w:val="clear" w:color="auto" w:fill="auto"/>
            <w:noWrap/>
            <w:vAlign w:val="bottom"/>
            <w:hideMark/>
          </w:tcPr>
          <w:p w14:paraId="1B2DBC58"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NON</w:t>
            </w:r>
          </w:p>
        </w:tc>
        <w:tc>
          <w:tcPr>
            <w:tcW w:w="1216" w:type="dxa"/>
            <w:tcBorders>
              <w:top w:val="nil"/>
              <w:left w:val="nil"/>
              <w:bottom w:val="single" w:sz="4" w:space="0" w:color="auto"/>
              <w:right w:val="single" w:sz="4" w:space="0" w:color="auto"/>
            </w:tcBorders>
            <w:shd w:val="clear" w:color="auto" w:fill="auto"/>
            <w:noWrap/>
            <w:vAlign w:val="bottom"/>
            <w:hideMark/>
          </w:tcPr>
          <w:p w14:paraId="449F2AE0" w14:textId="77777777" w:rsidR="003B26B2" w:rsidRPr="00126F22" w:rsidRDefault="003B26B2" w:rsidP="006C4C92">
            <w:pPr>
              <w:rPr>
                <w:rFonts w:asciiTheme="majorHAnsi" w:hAnsiTheme="majorHAnsi" w:cstheme="majorHAnsi"/>
                <w:sz w:val="16"/>
                <w:szCs w:val="16"/>
                <w:u w:val="single"/>
              </w:rPr>
            </w:pPr>
            <w:r w:rsidRPr="00126F22">
              <w:rPr>
                <w:rFonts w:asciiTheme="majorHAnsi" w:hAnsiTheme="majorHAnsi" w:cstheme="majorHAnsi"/>
                <w:sz w:val="16"/>
                <w:szCs w:val="16"/>
                <w:u w:val="single"/>
              </w:rPr>
              <w:t>Pas d'arrêté</w:t>
            </w:r>
          </w:p>
        </w:tc>
        <w:tc>
          <w:tcPr>
            <w:tcW w:w="1216" w:type="dxa"/>
            <w:tcBorders>
              <w:top w:val="nil"/>
              <w:left w:val="nil"/>
              <w:bottom w:val="single" w:sz="4" w:space="0" w:color="auto"/>
              <w:right w:val="single" w:sz="4" w:space="0" w:color="auto"/>
            </w:tcBorders>
            <w:shd w:val="clear" w:color="auto" w:fill="auto"/>
            <w:noWrap/>
            <w:vAlign w:val="bottom"/>
            <w:hideMark/>
          </w:tcPr>
          <w:p w14:paraId="293CA1FA"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10 443</w:t>
            </w:r>
          </w:p>
        </w:tc>
      </w:tr>
      <w:tr w:rsidR="003B26B2" w:rsidRPr="00FA59C0" w14:paraId="2D56C68B" w14:textId="77777777" w:rsidTr="003B26B2">
        <w:trPr>
          <w:trHeight w:val="240"/>
        </w:trPr>
        <w:tc>
          <w:tcPr>
            <w:tcW w:w="976" w:type="dxa"/>
            <w:tcBorders>
              <w:top w:val="nil"/>
              <w:left w:val="single" w:sz="4" w:space="0" w:color="auto"/>
              <w:bottom w:val="single" w:sz="4" w:space="0" w:color="auto"/>
              <w:right w:val="single" w:sz="4" w:space="0" w:color="auto"/>
            </w:tcBorders>
            <w:shd w:val="clear" w:color="auto" w:fill="auto"/>
            <w:noWrap/>
            <w:vAlign w:val="bottom"/>
            <w:hideMark/>
          </w:tcPr>
          <w:p w14:paraId="34211C76" w14:textId="77777777" w:rsidR="003B26B2" w:rsidRPr="00126F22" w:rsidRDefault="003B26B2" w:rsidP="006C4C92">
            <w:pPr>
              <w:jc w:val="right"/>
              <w:rPr>
                <w:rFonts w:asciiTheme="majorHAnsi" w:hAnsiTheme="majorHAnsi" w:cstheme="majorHAnsi"/>
                <w:b/>
                <w:bCs/>
                <w:sz w:val="16"/>
                <w:szCs w:val="16"/>
              </w:rPr>
            </w:pPr>
            <w:r w:rsidRPr="00126F22">
              <w:rPr>
                <w:rFonts w:asciiTheme="majorHAnsi" w:hAnsiTheme="majorHAnsi" w:cstheme="majorHAnsi"/>
                <w:b/>
                <w:bCs/>
                <w:sz w:val="16"/>
                <w:szCs w:val="16"/>
              </w:rPr>
              <w:lastRenderedPageBreak/>
              <w:t>101597</w:t>
            </w:r>
          </w:p>
        </w:tc>
        <w:tc>
          <w:tcPr>
            <w:tcW w:w="2560" w:type="dxa"/>
            <w:tcBorders>
              <w:top w:val="nil"/>
              <w:left w:val="nil"/>
              <w:bottom w:val="single" w:sz="4" w:space="0" w:color="auto"/>
              <w:right w:val="single" w:sz="4" w:space="0" w:color="auto"/>
            </w:tcBorders>
            <w:shd w:val="clear" w:color="auto" w:fill="auto"/>
            <w:noWrap/>
            <w:vAlign w:val="bottom"/>
            <w:hideMark/>
          </w:tcPr>
          <w:p w14:paraId="754D9742"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Ingénieur</w:t>
            </w:r>
          </w:p>
        </w:tc>
        <w:tc>
          <w:tcPr>
            <w:tcW w:w="1896" w:type="dxa"/>
            <w:tcBorders>
              <w:top w:val="nil"/>
              <w:left w:val="nil"/>
              <w:bottom w:val="single" w:sz="4" w:space="0" w:color="auto"/>
              <w:right w:val="single" w:sz="4" w:space="0" w:color="auto"/>
            </w:tcBorders>
            <w:shd w:val="clear" w:color="auto" w:fill="auto"/>
            <w:noWrap/>
            <w:vAlign w:val="bottom"/>
            <w:hideMark/>
          </w:tcPr>
          <w:p w14:paraId="3CB0A840" w14:textId="77777777" w:rsidR="003B26B2" w:rsidRPr="00126F22" w:rsidRDefault="003B26B2" w:rsidP="006C4C92">
            <w:pPr>
              <w:rPr>
                <w:rFonts w:asciiTheme="majorHAnsi" w:hAnsiTheme="majorHAnsi" w:cstheme="majorHAnsi"/>
                <w:sz w:val="16"/>
                <w:szCs w:val="16"/>
              </w:rPr>
            </w:pPr>
            <w:proofErr w:type="gramStart"/>
            <w:r w:rsidRPr="00126F22">
              <w:rPr>
                <w:rFonts w:asciiTheme="majorHAnsi" w:hAnsiTheme="majorHAnsi" w:cstheme="majorHAnsi"/>
                <w:sz w:val="16"/>
                <w:szCs w:val="16"/>
              </w:rPr>
              <w:t>chef</w:t>
            </w:r>
            <w:proofErr w:type="gramEnd"/>
            <w:r w:rsidRPr="00126F22">
              <w:rPr>
                <w:rFonts w:asciiTheme="majorHAnsi" w:hAnsiTheme="majorHAnsi" w:cstheme="majorHAnsi"/>
                <w:sz w:val="16"/>
                <w:szCs w:val="16"/>
              </w:rPr>
              <w:t xml:space="preserve"> de projet</w:t>
            </w:r>
          </w:p>
        </w:tc>
        <w:tc>
          <w:tcPr>
            <w:tcW w:w="1076" w:type="dxa"/>
            <w:tcBorders>
              <w:top w:val="nil"/>
              <w:left w:val="nil"/>
              <w:bottom w:val="single" w:sz="4" w:space="0" w:color="auto"/>
              <w:right w:val="single" w:sz="4" w:space="0" w:color="auto"/>
            </w:tcBorders>
            <w:shd w:val="clear" w:color="auto" w:fill="auto"/>
            <w:noWrap/>
            <w:vAlign w:val="bottom"/>
            <w:hideMark/>
          </w:tcPr>
          <w:p w14:paraId="60338108"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NON</w:t>
            </w:r>
          </w:p>
        </w:tc>
        <w:tc>
          <w:tcPr>
            <w:tcW w:w="1216" w:type="dxa"/>
            <w:tcBorders>
              <w:top w:val="nil"/>
              <w:left w:val="nil"/>
              <w:bottom w:val="single" w:sz="4" w:space="0" w:color="auto"/>
              <w:right w:val="single" w:sz="4" w:space="0" w:color="auto"/>
            </w:tcBorders>
            <w:shd w:val="clear" w:color="auto" w:fill="auto"/>
            <w:noWrap/>
            <w:vAlign w:val="bottom"/>
            <w:hideMark/>
          </w:tcPr>
          <w:p w14:paraId="32E9EB52"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01/07/2006</w:t>
            </w:r>
          </w:p>
        </w:tc>
        <w:tc>
          <w:tcPr>
            <w:tcW w:w="1216" w:type="dxa"/>
            <w:tcBorders>
              <w:top w:val="nil"/>
              <w:left w:val="nil"/>
              <w:bottom w:val="single" w:sz="4" w:space="0" w:color="auto"/>
              <w:right w:val="single" w:sz="4" w:space="0" w:color="auto"/>
            </w:tcBorders>
            <w:shd w:val="clear" w:color="auto" w:fill="auto"/>
            <w:noWrap/>
            <w:vAlign w:val="bottom"/>
            <w:hideMark/>
          </w:tcPr>
          <w:p w14:paraId="52F57358"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30 446</w:t>
            </w:r>
          </w:p>
        </w:tc>
      </w:tr>
      <w:tr w:rsidR="003B26B2" w:rsidRPr="00FA59C0" w14:paraId="3F9E84CB" w14:textId="77777777" w:rsidTr="003B26B2">
        <w:trPr>
          <w:trHeight w:val="240"/>
        </w:trPr>
        <w:tc>
          <w:tcPr>
            <w:tcW w:w="976" w:type="dxa"/>
            <w:tcBorders>
              <w:top w:val="nil"/>
              <w:left w:val="single" w:sz="4" w:space="0" w:color="auto"/>
              <w:bottom w:val="single" w:sz="4" w:space="0" w:color="auto"/>
              <w:right w:val="single" w:sz="4" w:space="0" w:color="auto"/>
            </w:tcBorders>
            <w:shd w:val="clear" w:color="auto" w:fill="auto"/>
            <w:noWrap/>
            <w:vAlign w:val="bottom"/>
            <w:hideMark/>
          </w:tcPr>
          <w:p w14:paraId="750B9896" w14:textId="77777777" w:rsidR="003B26B2" w:rsidRPr="00126F22" w:rsidRDefault="003B26B2" w:rsidP="006C4C92">
            <w:pPr>
              <w:jc w:val="right"/>
              <w:rPr>
                <w:rFonts w:asciiTheme="majorHAnsi" w:hAnsiTheme="majorHAnsi" w:cstheme="majorHAnsi"/>
                <w:b/>
                <w:bCs/>
                <w:sz w:val="16"/>
                <w:szCs w:val="16"/>
              </w:rPr>
            </w:pPr>
            <w:r w:rsidRPr="00126F22">
              <w:rPr>
                <w:rFonts w:asciiTheme="majorHAnsi" w:hAnsiTheme="majorHAnsi" w:cstheme="majorHAnsi"/>
                <w:b/>
                <w:bCs/>
                <w:sz w:val="16"/>
                <w:szCs w:val="16"/>
              </w:rPr>
              <w:t>101593</w:t>
            </w:r>
          </w:p>
        </w:tc>
        <w:tc>
          <w:tcPr>
            <w:tcW w:w="2560" w:type="dxa"/>
            <w:tcBorders>
              <w:top w:val="nil"/>
              <w:left w:val="nil"/>
              <w:bottom w:val="single" w:sz="4" w:space="0" w:color="auto"/>
              <w:right w:val="single" w:sz="4" w:space="0" w:color="auto"/>
            </w:tcBorders>
            <w:shd w:val="clear" w:color="000000" w:fill="DCE6F1"/>
            <w:noWrap/>
            <w:vAlign w:val="bottom"/>
            <w:hideMark/>
          </w:tcPr>
          <w:p w14:paraId="58E9A761"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Adjoint technique</w:t>
            </w:r>
          </w:p>
        </w:tc>
        <w:tc>
          <w:tcPr>
            <w:tcW w:w="1896" w:type="dxa"/>
            <w:tcBorders>
              <w:top w:val="nil"/>
              <w:left w:val="nil"/>
              <w:bottom w:val="single" w:sz="4" w:space="0" w:color="auto"/>
              <w:right w:val="single" w:sz="4" w:space="0" w:color="auto"/>
            </w:tcBorders>
            <w:shd w:val="clear" w:color="auto" w:fill="auto"/>
            <w:noWrap/>
            <w:vAlign w:val="bottom"/>
            <w:hideMark/>
          </w:tcPr>
          <w:p w14:paraId="16C71BDE"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Agent de traitement</w:t>
            </w:r>
          </w:p>
        </w:tc>
        <w:tc>
          <w:tcPr>
            <w:tcW w:w="1076" w:type="dxa"/>
            <w:tcBorders>
              <w:top w:val="nil"/>
              <w:left w:val="nil"/>
              <w:bottom w:val="single" w:sz="4" w:space="0" w:color="auto"/>
              <w:right w:val="single" w:sz="4" w:space="0" w:color="auto"/>
            </w:tcBorders>
            <w:shd w:val="clear" w:color="auto" w:fill="auto"/>
            <w:noWrap/>
            <w:vAlign w:val="bottom"/>
            <w:hideMark/>
          </w:tcPr>
          <w:p w14:paraId="6F84CF24"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01/06/2007</w:t>
            </w:r>
          </w:p>
        </w:tc>
        <w:tc>
          <w:tcPr>
            <w:tcW w:w="1216" w:type="dxa"/>
            <w:tcBorders>
              <w:top w:val="nil"/>
              <w:left w:val="nil"/>
              <w:bottom w:val="single" w:sz="4" w:space="0" w:color="auto"/>
              <w:right w:val="single" w:sz="4" w:space="0" w:color="auto"/>
            </w:tcBorders>
            <w:shd w:val="clear" w:color="auto" w:fill="auto"/>
            <w:noWrap/>
            <w:vAlign w:val="bottom"/>
            <w:hideMark/>
          </w:tcPr>
          <w:p w14:paraId="550B7A75"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01/08/2007</w:t>
            </w:r>
          </w:p>
        </w:tc>
        <w:tc>
          <w:tcPr>
            <w:tcW w:w="1216" w:type="dxa"/>
            <w:tcBorders>
              <w:top w:val="nil"/>
              <w:left w:val="nil"/>
              <w:bottom w:val="single" w:sz="4" w:space="0" w:color="auto"/>
              <w:right w:val="single" w:sz="4" w:space="0" w:color="auto"/>
            </w:tcBorders>
            <w:shd w:val="clear" w:color="auto" w:fill="auto"/>
            <w:noWrap/>
            <w:vAlign w:val="bottom"/>
            <w:hideMark/>
          </w:tcPr>
          <w:p w14:paraId="3465C760"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10 052</w:t>
            </w:r>
          </w:p>
        </w:tc>
      </w:tr>
      <w:tr w:rsidR="003B26B2" w:rsidRPr="00FA59C0" w14:paraId="38EF706B" w14:textId="77777777" w:rsidTr="003B26B2">
        <w:trPr>
          <w:trHeight w:val="240"/>
        </w:trPr>
        <w:tc>
          <w:tcPr>
            <w:tcW w:w="976" w:type="dxa"/>
            <w:tcBorders>
              <w:top w:val="nil"/>
              <w:left w:val="single" w:sz="4" w:space="0" w:color="auto"/>
              <w:bottom w:val="single" w:sz="4" w:space="0" w:color="auto"/>
              <w:right w:val="single" w:sz="4" w:space="0" w:color="auto"/>
            </w:tcBorders>
            <w:shd w:val="clear" w:color="auto" w:fill="auto"/>
            <w:noWrap/>
            <w:vAlign w:val="bottom"/>
            <w:hideMark/>
          </w:tcPr>
          <w:p w14:paraId="3F592E32" w14:textId="77777777" w:rsidR="003B26B2" w:rsidRPr="00126F22" w:rsidRDefault="003B26B2" w:rsidP="006C4C92">
            <w:pPr>
              <w:jc w:val="right"/>
              <w:rPr>
                <w:rFonts w:asciiTheme="majorHAnsi" w:hAnsiTheme="majorHAnsi" w:cstheme="majorHAnsi"/>
                <w:b/>
                <w:bCs/>
                <w:sz w:val="16"/>
                <w:szCs w:val="16"/>
              </w:rPr>
            </w:pPr>
            <w:r w:rsidRPr="00126F22">
              <w:rPr>
                <w:rFonts w:asciiTheme="majorHAnsi" w:hAnsiTheme="majorHAnsi" w:cstheme="majorHAnsi"/>
                <w:b/>
                <w:bCs/>
                <w:sz w:val="16"/>
                <w:szCs w:val="16"/>
              </w:rPr>
              <w:t>101607</w:t>
            </w:r>
          </w:p>
        </w:tc>
        <w:tc>
          <w:tcPr>
            <w:tcW w:w="2560" w:type="dxa"/>
            <w:tcBorders>
              <w:top w:val="nil"/>
              <w:left w:val="nil"/>
              <w:bottom w:val="single" w:sz="4" w:space="0" w:color="auto"/>
              <w:right w:val="single" w:sz="4" w:space="0" w:color="auto"/>
            </w:tcBorders>
            <w:shd w:val="clear" w:color="auto" w:fill="auto"/>
            <w:noWrap/>
            <w:vAlign w:val="bottom"/>
            <w:hideMark/>
          </w:tcPr>
          <w:p w14:paraId="5B4E14D2"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 xml:space="preserve">Technicien </w:t>
            </w:r>
          </w:p>
        </w:tc>
        <w:tc>
          <w:tcPr>
            <w:tcW w:w="1896" w:type="dxa"/>
            <w:tcBorders>
              <w:top w:val="nil"/>
              <w:left w:val="nil"/>
              <w:bottom w:val="single" w:sz="4" w:space="0" w:color="auto"/>
              <w:right w:val="single" w:sz="4" w:space="0" w:color="auto"/>
            </w:tcBorders>
            <w:shd w:val="clear" w:color="auto" w:fill="auto"/>
            <w:noWrap/>
            <w:vAlign w:val="bottom"/>
            <w:hideMark/>
          </w:tcPr>
          <w:p w14:paraId="5D81A244"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Programmeur</w:t>
            </w:r>
          </w:p>
        </w:tc>
        <w:tc>
          <w:tcPr>
            <w:tcW w:w="1076" w:type="dxa"/>
            <w:tcBorders>
              <w:top w:val="nil"/>
              <w:left w:val="nil"/>
              <w:bottom w:val="single" w:sz="4" w:space="0" w:color="auto"/>
              <w:right w:val="single" w:sz="4" w:space="0" w:color="auto"/>
            </w:tcBorders>
            <w:shd w:val="clear" w:color="auto" w:fill="auto"/>
            <w:noWrap/>
            <w:vAlign w:val="bottom"/>
            <w:hideMark/>
          </w:tcPr>
          <w:p w14:paraId="513AECB5"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NON</w:t>
            </w:r>
          </w:p>
        </w:tc>
        <w:tc>
          <w:tcPr>
            <w:tcW w:w="1216" w:type="dxa"/>
            <w:tcBorders>
              <w:top w:val="nil"/>
              <w:left w:val="nil"/>
              <w:bottom w:val="single" w:sz="4" w:space="0" w:color="auto"/>
              <w:right w:val="single" w:sz="4" w:space="0" w:color="auto"/>
            </w:tcBorders>
            <w:shd w:val="clear" w:color="auto" w:fill="auto"/>
            <w:noWrap/>
            <w:vAlign w:val="bottom"/>
            <w:hideMark/>
          </w:tcPr>
          <w:p w14:paraId="5C97CC12"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01/04/2005</w:t>
            </w:r>
          </w:p>
        </w:tc>
        <w:tc>
          <w:tcPr>
            <w:tcW w:w="1216" w:type="dxa"/>
            <w:tcBorders>
              <w:top w:val="nil"/>
              <w:left w:val="nil"/>
              <w:bottom w:val="single" w:sz="4" w:space="0" w:color="auto"/>
              <w:right w:val="single" w:sz="4" w:space="0" w:color="auto"/>
            </w:tcBorders>
            <w:shd w:val="clear" w:color="auto" w:fill="auto"/>
            <w:noWrap/>
            <w:vAlign w:val="bottom"/>
            <w:hideMark/>
          </w:tcPr>
          <w:p w14:paraId="467CB318"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18 427</w:t>
            </w:r>
          </w:p>
        </w:tc>
      </w:tr>
      <w:tr w:rsidR="003B26B2" w:rsidRPr="00FA59C0" w14:paraId="551FDE84" w14:textId="77777777" w:rsidTr="003B26B2">
        <w:trPr>
          <w:trHeight w:val="240"/>
        </w:trPr>
        <w:tc>
          <w:tcPr>
            <w:tcW w:w="976" w:type="dxa"/>
            <w:tcBorders>
              <w:top w:val="nil"/>
              <w:left w:val="single" w:sz="4" w:space="0" w:color="auto"/>
              <w:bottom w:val="single" w:sz="4" w:space="0" w:color="auto"/>
              <w:right w:val="single" w:sz="4" w:space="0" w:color="auto"/>
            </w:tcBorders>
            <w:shd w:val="clear" w:color="auto" w:fill="auto"/>
            <w:noWrap/>
            <w:vAlign w:val="bottom"/>
            <w:hideMark/>
          </w:tcPr>
          <w:p w14:paraId="54B88466" w14:textId="77777777" w:rsidR="003B26B2" w:rsidRPr="00126F22" w:rsidRDefault="003B26B2" w:rsidP="006C4C92">
            <w:pPr>
              <w:jc w:val="right"/>
              <w:rPr>
                <w:rFonts w:asciiTheme="majorHAnsi" w:hAnsiTheme="majorHAnsi" w:cstheme="majorHAnsi"/>
                <w:b/>
                <w:bCs/>
                <w:sz w:val="16"/>
                <w:szCs w:val="16"/>
              </w:rPr>
            </w:pPr>
            <w:r w:rsidRPr="00126F22">
              <w:rPr>
                <w:rFonts w:asciiTheme="majorHAnsi" w:hAnsiTheme="majorHAnsi" w:cstheme="majorHAnsi"/>
                <w:b/>
                <w:bCs/>
                <w:sz w:val="16"/>
                <w:szCs w:val="16"/>
              </w:rPr>
              <w:t>101748</w:t>
            </w:r>
          </w:p>
        </w:tc>
        <w:tc>
          <w:tcPr>
            <w:tcW w:w="2560" w:type="dxa"/>
            <w:tcBorders>
              <w:top w:val="nil"/>
              <w:left w:val="nil"/>
              <w:bottom w:val="single" w:sz="4" w:space="0" w:color="auto"/>
              <w:right w:val="single" w:sz="4" w:space="0" w:color="auto"/>
            </w:tcBorders>
            <w:shd w:val="clear" w:color="auto" w:fill="auto"/>
            <w:noWrap/>
            <w:vAlign w:val="bottom"/>
            <w:hideMark/>
          </w:tcPr>
          <w:p w14:paraId="45BC1A7E"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Ingénieur subdivisionnaire</w:t>
            </w:r>
          </w:p>
        </w:tc>
        <w:tc>
          <w:tcPr>
            <w:tcW w:w="1896" w:type="dxa"/>
            <w:tcBorders>
              <w:top w:val="nil"/>
              <w:left w:val="nil"/>
              <w:bottom w:val="single" w:sz="4" w:space="0" w:color="auto"/>
              <w:right w:val="single" w:sz="4" w:space="0" w:color="auto"/>
            </w:tcBorders>
            <w:shd w:val="clear" w:color="auto" w:fill="auto"/>
            <w:noWrap/>
            <w:vAlign w:val="bottom"/>
            <w:hideMark/>
          </w:tcPr>
          <w:p w14:paraId="5C511AA7" w14:textId="77777777" w:rsidR="003B26B2" w:rsidRPr="00126F22" w:rsidRDefault="003B26B2" w:rsidP="006C4C92">
            <w:pPr>
              <w:rPr>
                <w:rFonts w:asciiTheme="majorHAnsi" w:hAnsiTheme="majorHAnsi" w:cstheme="majorHAnsi"/>
                <w:sz w:val="16"/>
                <w:szCs w:val="16"/>
              </w:rPr>
            </w:pPr>
            <w:proofErr w:type="gramStart"/>
            <w:r w:rsidRPr="00126F22">
              <w:rPr>
                <w:rFonts w:asciiTheme="majorHAnsi" w:hAnsiTheme="majorHAnsi" w:cstheme="majorHAnsi"/>
                <w:sz w:val="16"/>
                <w:szCs w:val="16"/>
              </w:rPr>
              <w:t>chef</w:t>
            </w:r>
            <w:proofErr w:type="gramEnd"/>
            <w:r w:rsidRPr="00126F22">
              <w:rPr>
                <w:rFonts w:asciiTheme="majorHAnsi" w:hAnsiTheme="majorHAnsi" w:cstheme="majorHAnsi"/>
                <w:sz w:val="16"/>
                <w:szCs w:val="16"/>
              </w:rPr>
              <w:t xml:space="preserve"> de projet</w:t>
            </w:r>
          </w:p>
        </w:tc>
        <w:tc>
          <w:tcPr>
            <w:tcW w:w="1076" w:type="dxa"/>
            <w:tcBorders>
              <w:top w:val="nil"/>
              <w:left w:val="nil"/>
              <w:bottom w:val="single" w:sz="4" w:space="0" w:color="auto"/>
              <w:right w:val="single" w:sz="4" w:space="0" w:color="auto"/>
            </w:tcBorders>
            <w:shd w:val="clear" w:color="auto" w:fill="auto"/>
            <w:noWrap/>
            <w:vAlign w:val="bottom"/>
            <w:hideMark/>
          </w:tcPr>
          <w:p w14:paraId="2E78726E"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NON</w:t>
            </w:r>
          </w:p>
        </w:tc>
        <w:tc>
          <w:tcPr>
            <w:tcW w:w="1216" w:type="dxa"/>
            <w:tcBorders>
              <w:top w:val="nil"/>
              <w:left w:val="nil"/>
              <w:bottom w:val="single" w:sz="4" w:space="0" w:color="auto"/>
              <w:right w:val="single" w:sz="4" w:space="0" w:color="auto"/>
            </w:tcBorders>
            <w:shd w:val="clear" w:color="auto" w:fill="auto"/>
            <w:noWrap/>
            <w:vAlign w:val="bottom"/>
            <w:hideMark/>
          </w:tcPr>
          <w:p w14:paraId="5DCA9FCE"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01/06/2002</w:t>
            </w:r>
          </w:p>
        </w:tc>
        <w:tc>
          <w:tcPr>
            <w:tcW w:w="1216" w:type="dxa"/>
            <w:tcBorders>
              <w:top w:val="nil"/>
              <w:left w:val="nil"/>
              <w:bottom w:val="single" w:sz="4" w:space="0" w:color="auto"/>
              <w:right w:val="single" w:sz="4" w:space="0" w:color="auto"/>
            </w:tcBorders>
            <w:shd w:val="clear" w:color="auto" w:fill="auto"/>
            <w:noWrap/>
            <w:vAlign w:val="bottom"/>
            <w:hideMark/>
          </w:tcPr>
          <w:p w14:paraId="4161845E"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30 446</w:t>
            </w:r>
          </w:p>
        </w:tc>
      </w:tr>
      <w:tr w:rsidR="003B26B2" w:rsidRPr="00FA59C0" w14:paraId="48F0A4C6" w14:textId="77777777" w:rsidTr="003B26B2">
        <w:trPr>
          <w:trHeight w:val="240"/>
        </w:trPr>
        <w:tc>
          <w:tcPr>
            <w:tcW w:w="976" w:type="dxa"/>
            <w:tcBorders>
              <w:top w:val="nil"/>
              <w:left w:val="single" w:sz="4" w:space="0" w:color="auto"/>
              <w:bottom w:val="single" w:sz="4" w:space="0" w:color="auto"/>
              <w:right w:val="single" w:sz="4" w:space="0" w:color="auto"/>
            </w:tcBorders>
            <w:shd w:val="clear" w:color="auto" w:fill="auto"/>
            <w:noWrap/>
            <w:vAlign w:val="bottom"/>
            <w:hideMark/>
          </w:tcPr>
          <w:p w14:paraId="42A85C06" w14:textId="77777777" w:rsidR="003B26B2" w:rsidRPr="00126F22" w:rsidRDefault="003B26B2" w:rsidP="006C4C92">
            <w:pPr>
              <w:jc w:val="right"/>
              <w:rPr>
                <w:rFonts w:asciiTheme="majorHAnsi" w:hAnsiTheme="majorHAnsi" w:cstheme="majorHAnsi"/>
                <w:b/>
                <w:bCs/>
                <w:sz w:val="16"/>
                <w:szCs w:val="16"/>
              </w:rPr>
            </w:pPr>
            <w:r w:rsidRPr="00126F22">
              <w:rPr>
                <w:rFonts w:asciiTheme="majorHAnsi" w:hAnsiTheme="majorHAnsi" w:cstheme="majorHAnsi"/>
                <w:b/>
                <w:bCs/>
                <w:sz w:val="16"/>
                <w:szCs w:val="16"/>
              </w:rPr>
              <w:t>101806</w:t>
            </w:r>
          </w:p>
        </w:tc>
        <w:tc>
          <w:tcPr>
            <w:tcW w:w="2560" w:type="dxa"/>
            <w:tcBorders>
              <w:top w:val="nil"/>
              <w:left w:val="nil"/>
              <w:bottom w:val="single" w:sz="4" w:space="0" w:color="auto"/>
              <w:right w:val="single" w:sz="4" w:space="0" w:color="auto"/>
            </w:tcBorders>
            <w:shd w:val="clear" w:color="auto" w:fill="auto"/>
            <w:noWrap/>
            <w:vAlign w:val="bottom"/>
            <w:hideMark/>
          </w:tcPr>
          <w:p w14:paraId="4FDF2580"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Agent technique</w:t>
            </w:r>
          </w:p>
        </w:tc>
        <w:tc>
          <w:tcPr>
            <w:tcW w:w="1896" w:type="dxa"/>
            <w:tcBorders>
              <w:top w:val="nil"/>
              <w:left w:val="nil"/>
              <w:bottom w:val="single" w:sz="4" w:space="0" w:color="auto"/>
              <w:right w:val="single" w:sz="4" w:space="0" w:color="auto"/>
            </w:tcBorders>
            <w:shd w:val="clear" w:color="auto" w:fill="auto"/>
            <w:noWrap/>
            <w:vAlign w:val="bottom"/>
            <w:hideMark/>
          </w:tcPr>
          <w:p w14:paraId="3EAE78BD"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Agent de traitement</w:t>
            </w:r>
          </w:p>
        </w:tc>
        <w:tc>
          <w:tcPr>
            <w:tcW w:w="1076" w:type="dxa"/>
            <w:tcBorders>
              <w:top w:val="nil"/>
              <w:left w:val="nil"/>
              <w:bottom w:val="single" w:sz="4" w:space="0" w:color="auto"/>
              <w:right w:val="single" w:sz="4" w:space="0" w:color="auto"/>
            </w:tcBorders>
            <w:shd w:val="clear" w:color="auto" w:fill="auto"/>
            <w:noWrap/>
            <w:vAlign w:val="bottom"/>
            <w:hideMark/>
          </w:tcPr>
          <w:p w14:paraId="465AD150"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NON</w:t>
            </w:r>
          </w:p>
        </w:tc>
        <w:tc>
          <w:tcPr>
            <w:tcW w:w="1216" w:type="dxa"/>
            <w:tcBorders>
              <w:top w:val="nil"/>
              <w:left w:val="nil"/>
              <w:bottom w:val="single" w:sz="4" w:space="0" w:color="auto"/>
              <w:right w:val="single" w:sz="4" w:space="0" w:color="auto"/>
            </w:tcBorders>
            <w:shd w:val="clear" w:color="auto" w:fill="auto"/>
            <w:noWrap/>
            <w:vAlign w:val="bottom"/>
            <w:hideMark/>
          </w:tcPr>
          <w:p w14:paraId="251CBE0F"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01/04/2005</w:t>
            </w:r>
          </w:p>
        </w:tc>
        <w:tc>
          <w:tcPr>
            <w:tcW w:w="1216" w:type="dxa"/>
            <w:tcBorders>
              <w:top w:val="nil"/>
              <w:left w:val="nil"/>
              <w:bottom w:val="single" w:sz="4" w:space="0" w:color="auto"/>
              <w:right w:val="single" w:sz="4" w:space="0" w:color="auto"/>
            </w:tcBorders>
            <w:shd w:val="clear" w:color="auto" w:fill="auto"/>
            <w:noWrap/>
            <w:vAlign w:val="bottom"/>
            <w:hideMark/>
          </w:tcPr>
          <w:p w14:paraId="5AB410AD"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10 526</w:t>
            </w:r>
          </w:p>
        </w:tc>
      </w:tr>
      <w:tr w:rsidR="003B26B2" w:rsidRPr="00FA59C0" w14:paraId="3BAFD763" w14:textId="77777777" w:rsidTr="003B26B2">
        <w:trPr>
          <w:trHeight w:val="240"/>
        </w:trPr>
        <w:tc>
          <w:tcPr>
            <w:tcW w:w="976" w:type="dxa"/>
            <w:tcBorders>
              <w:top w:val="nil"/>
              <w:left w:val="single" w:sz="4" w:space="0" w:color="auto"/>
              <w:bottom w:val="single" w:sz="4" w:space="0" w:color="auto"/>
              <w:right w:val="single" w:sz="4" w:space="0" w:color="auto"/>
            </w:tcBorders>
            <w:shd w:val="clear" w:color="auto" w:fill="auto"/>
            <w:noWrap/>
            <w:vAlign w:val="bottom"/>
            <w:hideMark/>
          </w:tcPr>
          <w:p w14:paraId="52EE174C" w14:textId="77777777" w:rsidR="003B26B2" w:rsidRPr="00126F22" w:rsidRDefault="003B26B2" w:rsidP="006C4C92">
            <w:pPr>
              <w:jc w:val="right"/>
              <w:rPr>
                <w:rFonts w:asciiTheme="majorHAnsi" w:hAnsiTheme="majorHAnsi" w:cstheme="majorHAnsi"/>
                <w:b/>
                <w:bCs/>
                <w:sz w:val="16"/>
                <w:szCs w:val="16"/>
              </w:rPr>
            </w:pPr>
            <w:r w:rsidRPr="00126F22">
              <w:rPr>
                <w:rFonts w:asciiTheme="majorHAnsi" w:hAnsiTheme="majorHAnsi" w:cstheme="majorHAnsi"/>
                <w:b/>
                <w:bCs/>
                <w:sz w:val="16"/>
                <w:szCs w:val="16"/>
              </w:rPr>
              <w:t>103023</w:t>
            </w:r>
          </w:p>
        </w:tc>
        <w:tc>
          <w:tcPr>
            <w:tcW w:w="2560" w:type="dxa"/>
            <w:tcBorders>
              <w:top w:val="nil"/>
              <w:left w:val="nil"/>
              <w:bottom w:val="single" w:sz="4" w:space="0" w:color="auto"/>
              <w:right w:val="single" w:sz="4" w:space="0" w:color="auto"/>
            </w:tcBorders>
            <w:shd w:val="clear" w:color="000000" w:fill="DCE6F1"/>
            <w:noWrap/>
            <w:vAlign w:val="bottom"/>
            <w:hideMark/>
          </w:tcPr>
          <w:p w14:paraId="13009082"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Agent d'entretien</w:t>
            </w:r>
          </w:p>
        </w:tc>
        <w:tc>
          <w:tcPr>
            <w:tcW w:w="1896" w:type="dxa"/>
            <w:tcBorders>
              <w:top w:val="nil"/>
              <w:left w:val="nil"/>
              <w:bottom w:val="single" w:sz="4" w:space="0" w:color="auto"/>
              <w:right w:val="single" w:sz="4" w:space="0" w:color="auto"/>
            </w:tcBorders>
            <w:shd w:val="clear" w:color="auto" w:fill="auto"/>
            <w:noWrap/>
            <w:vAlign w:val="bottom"/>
            <w:hideMark/>
          </w:tcPr>
          <w:p w14:paraId="17B49329"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Agent de traitement</w:t>
            </w:r>
          </w:p>
        </w:tc>
        <w:tc>
          <w:tcPr>
            <w:tcW w:w="1076" w:type="dxa"/>
            <w:tcBorders>
              <w:top w:val="nil"/>
              <w:left w:val="nil"/>
              <w:bottom w:val="single" w:sz="4" w:space="0" w:color="auto"/>
              <w:right w:val="single" w:sz="4" w:space="0" w:color="auto"/>
            </w:tcBorders>
            <w:shd w:val="clear" w:color="auto" w:fill="auto"/>
            <w:noWrap/>
            <w:vAlign w:val="bottom"/>
            <w:hideMark/>
          </w:tcPr>
          <w:p w14:paraId="057E4DC3"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NON</w:t>
            </w:r>
          </w:p>
        </w:tc>
        <w:tc>
          <w:tcPr>
            <w:tcW w:w="1216" w:type="dxa"/>
            <w:tcBorders>
              <w:top w:val="nil"/>
              <w:left w:val="nil"/>
              <w:bottom w:val="single" w:sz="4" w:space="0" w:color="auto"/>
              <w:right w:val="single" w:sz="4" w:space="0" w:color="auto"/>
            </w:tcBorders>
            <w:shd w:val="clear" w:color="auto" w:fill="auto"/>
            <w:noWrap/>
            <w:vAlign w:val="bottom"/>
            <w:hideMark/>
          </w:tcPr>
          <w:p w14:paraId="5979D85A"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01/01/2001</w:t>
            </w:r>
          </w:p>
        </w:tc>
        <w:tc>
          <w:tcPr>
            <w:tcW w:w="1216" w:type="dxa"/>
            <w:tcBorders>
              <w:top w:val="nil"/>
              <w:left w:val="nil"/>
              <w:bottom w:val="single" w:sz="4" w:space="0" w:color="auto"/>
              <w:right w:val="single" w:sz="4" w:space="0" w:color="auto"/>
            </w:tcBorders>
            <w:shd w:val="clear" w:color="auto" w:fill="auto"/>
            <w:noWrap/>
            <w:vAlign w:val="bottom"/>
            <w:hideMark/>
          </w:tcPr>
          <w:p w14:paraId="326DDC79"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10 526</w:t>
            </w:r>
          </w:p>
        </w:tc>
      </w:tr>
      <w:tr w:rsidR="003B26B2" w:rsidRPr="00FA59C0" w14:paraId="638016D9" w14:textId="77777777" w:rsidTr="003B26B2">
        <w:trPr>
          <w:trHeight w:val="240"/>
        </w:trPr>
        <w:tc>
          <w:tcPr>
            <w:tcW w:w="976" w:type="dxa"/>
            <w:tcBorders>
              <w:top w:val="nil"/>
              <w:left w:val="single" w:sz="4" w:space="0" w:color="auto"/>
              <w:bottom w:val="single" w:sz="4" w:space="0" w:color="auto"/>
              <w:right w:val="single" w:sz="4" w:space="0" w:color="auto"/>
            </w:tcBorders>
            <w:shd w:val="clear" w:color="auto" w:fill="auto"/>
            <w:noWrap/>
            <w:vAlign w:val="bottom"/>
            <w:hideMark/>
          </w:tcPr>
          <w:p w14:paraId="63E6CB1A" w14:textId="77777777" w:rsidR="003B26B2" w:rsidRPr="00126F22" w:rsidRDefault="003B26B2" w:rsidP="006C4C92">
            <w:pPr>
              <w:jc w:val="right"/>
              <w:rPr>
                <w:rFonts w:asciiTheme="majorHAnsi" w:hAnsiTheme="majorHAnsi" w:cstheme="majorHAnsi"/>
                <w:b/>
                <w:bCs/>
                <w:sz w:val="16"/>
                <w:szCs w:val="16"/>
              </w:rPr>
            </w:pPr>
            <w:r w:rsidRPr="00126F22">
              <w:rPr>
                <w:rFonts w:asciiTheme="majorHAnsi" w:hAnsiTheme="majorHAnsi" w:cstheme="majorHAnsi"/>
                <w:b/>
                <w:bCs/>
                <w:sz w:val="16"/>
                <w:szCs w:val="16"/>
              </w:rPr>
              <w:t>104150</w:t>
            </w:r>
          </w:p>
        </w:tc>
        <w:tc>
          <w:tcPr>
            <w:tcW w:w="2560" w:type="dxa"/>
            <w:tcBorders>
              <w:top w:val="nil"/>
              <w:left w:val="nil"/>
              <w:bottom w:val="single" w:sz="4" w:space="0" w:color="auto"/>
              <w:right w:val="single" w:sz="4" w:space="0" w:color="auto"/>
            </w:tcBorders>
            <w:shd w:val="clear" w:color="auto" w:fill="auto"/>
            <w:noWrap/>
            <w:vAlign w:val="bottom"/>
            <w:hideMark/>
          </w:tcPr>
          <w:p w14:paraId="280A91FE"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 xml:space="preserve">Technicien </w:t>
            </w:r>
          </w:p>
        </w:tc>
        <w:tc>
          <w:tcPr>
            <w:tcW w:w="1896" w:type="dxa"/>
            <w:tcBorders>
              <w:top w:val="nil"/>
              <w:left w:val="nil"/>
              <w:bottom w:val="single" w:sz="4" w:space="0" w:color="auto"/>
              <w:right w:val="single" w:sz="4" w:space="0" w:color="auto"/>
            </w:tcBorders>
            <w:shd w:val="clear" w:color="auto" w:fill="auto"/>
            <w:noWrap/>
            <w:vAlign w:val="bottom"/>
            <w:hideMark/>
          </w:tcPr>
          <w:p w14:paraId="388F862E"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Programmeur</w:t>
            </w:r>
          </w:p>
        </w:tc>
        <w:tc>
          <w:tcPr>
            <w:tcW w:w="1076" w:type="dxa"/>
            <w:tcBorders>
              <w:top w:val="nil"/>
              <w:left w:val="nil"/>
              <w:bottom w:val="single" w:sz="4" w:space="0" w:color="auto"/>
              <w:right w:val="single" w:sz="4" w:space="0" w:color="auto"/>
            </w:tcBorders>
            <w:shd w:val="clear" w:color="auto" w:fill="auto"/>
            <w:noWrap/>
            <w:vAlign w:val="bottom"/>
            <w:hideMark/>
          </w:tcPr>
          <w:p w14:paraId="751B626F"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NON</w:t>
            </w:r>
          </w:p>
        </w:tc>
        <w:tc>
          <w:tcPr>
            <w:tcW w:w="1216" w:type="dxa"/>
            <w:tcBorders>
              <w:top w:val="nil"/>
              <w:left w:val="nil"/>
              <w:bottom w:val="single" w:sz="4" w:space="0" w:color="auto"/>
              <w:right w:val="single" w:sz="4" w:space="0" w:color="auto"/>
            </w:tcBorders>
            <w:shd w:val="clear" w:color="auto" w:fill="auto"/>
            <w:noWrap/>
            <w:vAlign w:val="bottom"/>
            <w:hideMark/>
          </w:tcPr>
          <w:p w14:paraId="369C205B"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01/11/2009</w:t>
            </w:r>
          </w:p>
        </w:tc>
        <w:tc>
          <w:tcPr>
            <w:tcW w:w="1216" w:type="dxa"/>
            <w:tcBorders>
              <w:top w:val="nil"/>
              <w:left w:val="nil"/>
              <w:bottom w:val="single" w:sz="4" w:space="0" w:color="auto"/>
              <w:right w:val="single" w:sz="4" w:space="0" w:color="auto"/>
            </w:tcBorders>
            <w:shd w:val="clear" w:color="auto" w:fill="auto"/>
            <w:noWrap/>
            <w:vAlign w:val="bottom"/>
            <w:hideMark/>
          </w:tcPr>
          <w:p w14:paraId="1E92096B"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20 243</w:t>
            </w:r>
          </w:p>
        </w:tc>
      </w:tr>
      <w:tr w:rsidR="003B26B2" w:rsidRPr="00FA59C0" w14:paraId="17F07D83" w14:textId="77777777" w:rsidTr="003B26B2">
        <w:trPr>
          <w:trHeight w:val="240"/>
        </w:trPr>
        <w:tc>
          <w:tcPr>
            <w:tcW w:w="976" w:type="dxa"/>
            <w:tcBorders>
              <w:top w:val="nil"/>
              <w:left w:val="single" w:sz="4" w:space="0" w:color="auto"/>
              <w:bottom w:val="single" w:sz="4" w:space="0" w:color="auto"/>
              <w:right w:val="single" w:sz="4" w:space="0" w:color="auto"/>
            </w:tcBorders>
            <w:shd w:val="clear" w:color="auto" w:fill="auto"/>
            <w:noWrap/>
            <w:vAlign w:val="bottom"/>
            <w:hideMark/>
          </w:tcPr>
          <w:p w14:paraId="43F97FE3" w14:textId="77777777" w:rsidR="003B26B2" w:rsidRPr="00126F22" w:rsidRDefault="003B26B2" w:rsidP="006C4C92">
            <w:pPr>
              <w:jc w:val="right"/>
              <w:rPr>
                <w:rFonts w:asciiTheme="majorHAnsi" w:hAnsiTheme="majorHAnsi" w:cstheme="majorHAnsi"/>
                <w:b/>
                <w:bCs/>
                <w:sz w:val="16"/>
                <w:szCs w:val="16"/>
              </w:rPr>
            </w:pPr>
            <w:r w:rsidRPr="00126F22">
              <w:rPr>
                <w:rFonts w:asciiTheme="majorHAnsi" w:hAnsiTheme="majorHAnsi" w:cstheme="majorHAnsi"/>
                <w:b/>
                <w:bCs/>
                <w:sz w:val="16"/>
                <w:szCs w:val="16"/>
              </w:rPr>
              <w:t>104306</w:t>
            </w:r>
          </w:p>
        </w:tc>
        <w:tc>
          <w:tcPr>
            <w:tcW w:w="2560" w:type="dxa"/>
            <w:tcBorders>
              <w:top w:val="nil"/>
              <w:left w:val="nil"/>
              <w:bottom w:val="single" w:sz="4" w:space="0" w:color="auto"/>
              <w:right w:val="single" w:sz="4" w:space="0" w:color="auto"/>
            </w:tcBorders>
            <w:shd w:val="clear" w:color="auto" w:fill="auto"/>
            <w:noWrap/>
            <w:vAlign w:val="bottom"/>
            <w:hideMark/>
          </w:tcPr>
          <w:p w14:paraId="55AC075F"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 xml:space="preserve">Technicien </w:t>
            </w:r>
          </w:p>
        </w:tc>
        <w:tc>
          <w:tcPr>
            <w:tcW w:w="1896" w:type="dxa"/>
            <w:tcBorders>
              <w:top w:val="nil"/>
              <w:left w:val="nil"/>
              <w:bottom w:val="single" w:sz="4" w:space="0" w:color="auto"/>
              <w:right w:val="single" w:sz="4" w:space="0" w:color="auto"/>
            </w:tcBorders>
            <w:shd w:val="clear" w:color="auto" w:fill="auto"/>
            <w:noWrap/>
            <w:vAlign w:val="bottom"/>
            <w:hideMark/>
          </w:tcPr>
          <w:p w14:paraId="43A3B488"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Programmeur</w:t>
            </w:r>
          </w:p>
        </w:tc>
        <w:tc>
          <w:tcPr>
            <w:tcW w:w="1076" w:type="dxa"/>
            <w:tcBorders>
              <w:top w:val="nil"/>
              <w:left w:val="nil"/>
              <w:bottom w:val="single" w:sz="4" w:space="0" w:color="auto"/>
              <w:right w:val="single" w:sz="4" w:space="0" w:color="auto"/>
            </w:tcBorders>
            <w:shd w:val="clear" w:color="auto" w:fill="auto"/>
            <w:noWrap/>
            <w:vAlign w:val="bottom"/>
            <w:hideMark/>
          </w:tcPr>
          <w:p w14:paraId="7A51AA42"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NON</w:t>
            </w:r>
          </w:p>
        </w:tc>
        <w:tc>
          <w:tcPr>
            <w:tcW w:w="1216" w:type="dxa"/>
            <w:tcBorders>
              <w:top w:val="nil"/>
              <w:left w:val="nil"/>
              <w:bottom w:val="single" w:sz="4" w:space="0" w:color="auto"/>
              <w:right w:val="single" w:sz="4" w:space="0" w:color="auto"/>
            </w:tcBorders>
            <w:shd w:val="clear" w:color="auto" w:fill="auto"/>
            <w:noWrap/>
            <w:vAlign w:val="bottom"/>
            <w:hideMark/>
          </w:tcPr>
          <w:p w14:paraId="29FD928D"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01/04/2005</w:t>
            </w:r>
          </w:p>
        </w:tc>
        <w:tc>
          <w:tcPr>
            <w:tcW w:w="1216" w:type="dxa"/>
            <w:tcBorders>
              <w:top w:val="nil"/>
              <w:left w:val="nil"/>
              <w:bottom w:val="single" w:sz="4" w:space="0" w:color="auto"/>
              <w:right w:val="single" w:sz="4" w:space="0" w:color="auto"/>
            </w:tcBorders>
            <w:shd w:val="clear" w:color="auto" w:fill="auto"/>
            <w:noWrap/>
            <w:vAlign w:val="bottom"/>
            <w:hideMark/>
          </w:tcPr>
          <w:p w14:paraId="7FEBE656"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20 243</w:t>
            </w:r>
          </w:p>
        </w:tc>
      </w:tr>
      <w:tr w:rsidR="003B26B2" w:rsidRPr="00FA59C0" w14:paraId="0BC86F49" w14:textId="77777777" w:rsidTr="003B26B2">
        <w:trPr>
          <w:trHeight w:val="240"/>
        </w:trPr>
        <w:tc>
          <w:tcPr>
            <w:tcW w:w="976" w:type="dxa"/>
            <w:tcBorders>
              <w:top w:val="nil"/>
              <w:left w:val="single" w:sz="4" w:space="0" w:color="auto"/>
              <w:bottom w:val="single" w:sz="4" w:space="0" w:color="auto"/>
              <w:right w:val="single" w:sz="4" w:space="0" w:color="auto"/>
            </w:tcBorders>
            <w:shd w:val="clear" w:color="auto" w:fill="auto"/>
            <w:noWrap/>
            <w:vAlign w:val="bottom"/>
            <w:hideMark/>
          </w:tcPr>
          <w:p w14:paraId="000BBF45" w14:textId="77777777" w:rsidR="003B26B2" w:rsidRPr="00126F22" w:rsidRDefault="003B26B2" w:rsidP="006C4C92">
            <w:pPr>
              <w:jc w:val="right"/>
              <w:rPr>
                <w:rFonts w:asciiTheme="majorHAnsi" w:hAnsiTheme="majorHAnsi" w:cstheme="majorHAnsi"/>
                <w:b/>
                <w:bCs/>
                <w:sz w:val="16"/>
                <w:szCs w:val="16"/>
              </w:rPr>
            </w:pPr>
            <w:r w:rsidRPr="00126F22">
              <w:rPr>
                <w:rFonts w:asciiTheme="majorHAnsi" w:hAnsiTheme="majorHAnsi" w:cstheme="majorHAnsi"/>
                <w:b/>
                <w:bCs/>
                <w:sz w:val="16"/>
                <w:szCs w:val="16"/>
              </w:rPr>
              <w:t>104333</w:t>
            </w:r>
          </w:p>
        </w:tc>
        <w:tc>
          <w:tcPr>
            <w:tcW w:w="2560" w:type="dxa"/>
            <w:tcBorders>
              <w:top w:val="nil"/>
              <w:left w:val="nil"/>
              <w:bottom w:val="single" w:sz="4" w:space="0" w:color="auto"/>
              <w:right w:val="single" w:sz="4" w:space="0" w:color="auto"/>
            </w:tcBorders>
            <w:shd w:val="clear" w:color="auto" w:fill="auto"/>
            <w:noWrap/>
            <w:vAlign w:val="bottom"/>
            <w:hideMark/>
          </w:tcPr>
          <w:p w14:paraId="5DB561C7"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Ingénieur</w:t>
            </w:r>
          </w:p>
        </w:tc>
        <w:tc>
          <w:tcPr>
            <w:tcW w:w="1896" w:type="dxa"/>
            <w:tcBorders>
              <w:top w:val="nil"/>
              <w:left w:val="nil"/>
              <w:bottom w:val="single" w:sz="4" w:space="0" w:color="auto"/>
              <w:right w:val="single" w:sz="4" w:space="0" w:color="auto"/>
            </w:tcBorders>
            <w:shd w:val="clear" w:color="auto" w:fill="auto"/>
            <w:noWrap/>
            <w:vAlign w:val="bottom"/>
            <w:hideMark/>
          </w:tcPr>
          <w:p w14:paraId="1274F37A" w14:textId="77777777" w:rsidR="003B26B2" w:rsidRPr="00126F22" w:rsidRDefault="003B26B2" w:rsidP="006C4C92">
            <w:pPr>
              <w:rPr>
                <w:rFonts w:asciiTheme="majorHAnsi" w:hAnsiTheme="majorHAnsi" w:cstheme="majorHAnsi"/>
                <w:sz w:val="16"/>
                <w:szCs w:val="16"/>
              </w:rPr>
            </w:pPr>
            <w:proofErr w:type="gramStart"/>
            <w:r w:rsidRPr="00126F22">
              <w:rPr>
                <w:rFonts w:asciiTheme="majorHAnsi" w:hAnsiTheme="majorHAnsi" w:cstheme="majorHAnsi"/>
                <w:sz w:val="16"/>
                <w:szCs w:val="16"/>
              </w:rPr>
              <w:t>chef</w:t>
            </w:r>
            <w:proofErr w:type="gramEnd"/>
            <w:r w:rsidRPr="00126F22">
              <w:rPr>
                <w:rFonts w:asciiTheme="majorHAnsi" w:hAnsiTheme="majorHAnsi" w:cstheme="majorHAnsi"/>
                <w:sz w:val="16"/>
                <w:szCs w:val="16"/>
              </w:rPr>
              <w:t xml:space="preserve"> de projet</w:t>
            </w:r>
          </w:p>
        </w:tc>
        <w:tc>
          <w:tcPr>
            <w:tcW w:w="1076" w:type="dxa"/>
            <w:tcBorders>
              <w:top w:val="nil"/>
              <w:left w:val="nil"/>
              <w:bottom w:val="single" w:sz="4" w:space="0" w:color="auto"/>
              <w:right w:val="single" w:sz="4" w:space="0" w:color="auto"/>
            </w:tcBorders>
            <w:shd w:val="clear" w:color="auto" w:fill="auto"/>
            <w:noWrap/>
            <w:vAlign w:val="bottom"/>
            <w:hideMark/>
          </w:tcPr>
          <w:p w14:paraId="2BAD4AD1"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NON</w:t>
            </w:r>
          </w:p>
        </w:tc>
        <w:tc>
          <w:tcPr>
            <w:tcW w:w="1216" w:type="dxa"/>
            <w:tcBorders>
              <w:top w:val="nil"/>
              <w:left w:val="nil"/>
              <w:bottom w:val="single" w:sz="4" w:space="0" w:color="auto"/>
              <w:right w:val="single" w:sz="4" w:space="0" w:color="auto"/>
            </w:tcBorders>
            <w:shd w:val="clear" w:color="auto" w:fill="auto"/>
            <w:noWrap/>
            <w:vAlign w:val="bottom"/>
            <w:hideMark/>
          </w:tcPr>
          <w:p w14:paraId="321BEFF2"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01/04/2005</w:t>
            </w:r>
          </w:p>
        </w:tc>
        <w:tc>
          <w:tcPr>
            <w:tcW w:w="1216" w:type="dxa"/>
            <w:tcBorders>
              <w:top w:val="nil"/>
              <w:left w:val="nil"/>
              <w:bottom w:val="single" w:sz="4" w:space="0" w:color="auto"/>
              <w:right w:val="single" w:sz="4" w:space="0" w:color="auto"/>
            </w:tcBorders>
            <w:shd w:val="clear" w:color="auto" w:fill="auto"/>
            <w:noWrap/>
            <w:vAlign w:val="bottom"/>
            <w:hideMark/>
          </w:tcPr>
          <w:p w14:paraId="74D0DD58"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27 246</w:t>
            </w:r>
          </w:p>
        </w:tc>
      </w:tr>
      <w:tr w:rsidR="003B26B2" w:rsidRPr="00FA59C0" w14:paraId="1B129886" w14:textId="77777777" w:rsidTr="003B26B2">
        <w:trPr>
          <w:trHeight w:val="240"/>
        </w:trPr>
        <w:tc>
          <w:tcPr>
            <w:tcW w:w="976" w:type="dxa"/>
            <w:tcBorders>
              <w:top w:val="nil"/>
              <w:left w:val="single" w:sz="4" w:space="0" w:color="auto"/>
              <w:bottom w:val="single" w:sz="4" w:space="0" w:color="auto"/>
              <w:right w:val="single" w:sz="4" w:space="0" w:color="auto"/>
            </w:tcBorders>
            <w:shd w:val="clear" w:color="auto" w:fill="auto"/>
            <w:noWrap/>
            <w:vAlign w:val="bottom"/>
            <w:hideMark/>
          </w:tcPr>
          <w:p w14:paraId="2361EFCE" w14:textId="77777777" w:rsidR="003B26B2" w:rsidRPr="00126F22" w:rsidRDefault="003B26B2" w:rsidP="006C4C92">
            <w:pPr>
              <w:jc w:val="right"/>
              <w:rPr>
                <w:rFonts w:asciiTheme="majorHAnsi" w:hAnsiTheme="majorHAnsi" w:cstheme="majorHAnsi"/>
                <w:b/>
                <w:bCs/>
                <w:sz w:val="16"/>
                <w:szCs w:val="16"/>
              </w:rPr>
            </w:pPr>
            <w:r w:rsidRPr="00126F22">
              <w:rPr>
                <w:rFonts w:asciiTheme="majorHAnsi" w:hAnsiTheme="majorHAnsi" w:cstheme="majorHAnsi"/>
                <w:b/>
                <w:bCs/>
                <w:sz w:val="16"/>
                <w:szCs w:val="16"/>
              </w:rPr>
              <w:t>104742</w:t>
            </w:r>
          </w:p>
        </w:tc>
        <w:tc>
          <w:tcPr>
            <w:tcW w:w="2560" w:type="dxa"/>
            <w:tcBorders>
              <w:top w:val="nil"/>
              <w:left w:val="nil"/>
              <w:bottom w:val="single" w:sz="4" w:space="0" w:color="auto"/>
              <w:right w:val="single" w:sz="4" w:space="0" w:color="auto"/>
            </w:tcBorders>
            <w:shd w:val="clear" w:color="auto" w:fill="auto"/>
            <w:noWrap/>
            <w:vAlign w:val="bottom"/>
            <w:hideMark/>
          </w:tcPr>
          <w:p w14:paraId="7F3972B8"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 xml:space="preserve">Technicien </w:t>
            </w:r>
          </w:p>
        </w:tc>
        <w:tc>
          <w:tcPr>
            <w:tcW w:w="1896" w:type="dxa"/>
            <w:tcBorders>
              <w:top w:val="nil"/>
              <w:left w:val="nil"/>
              <w:bottom w:val="single" w:sz="4" w:space="0" w:color="auto"/>
              <w:right w:val="single" w:sz="4" w:space="0" w:color="auto"/>
            </w:tcBorders>
            <w:shd w:val="clear" w:color="auto" w:fill="auto"/>
            <w:noWrap/>
            <w:vAlign w:val="bottom"/>
            <w:hideMark/>
          </w:tcPr>
          <w:p w14:paraId="59F30895"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Programmeur</w:t>
            </w:r>
          </w:p>
        </w:tc>
        <w:tc>
          <w:tcPr>
            <w:tcW w:w="1076" w:type="dxa"/>
            <w:tcBorders>
              <w:top w:val="nil"/>
              <w:left w:val="nil"/>
              <w:bottom w:val="single" w:sz="4" w:space="0" w:color="auto"/>
              <w:right w:val="single" w:sz="4" w:space="0" w:color="auto"/>
            </w:tcBorders>
            <w:shd w:val="clear" w:color="auto" w:fill="auto"/>
            <w:noWrap/>
            <w:vAlign w:val="bottom"/>
            <w:hideMark/>
          </w:tcPr>
          <w:p w14:paraId="5B9D3330"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05/07/2007</w:t>
            </w:r>
          </w:p>
        </w:tc>
        <w:tc>
          <w:tcPr>
            <w:tcW w:w="1216" w:type="dxa"/>
            <w:tcBorders>
              <w:top w:val="nil"/>
              <w:left w:val="nil"/>
              <w:bottom w:val="single" w:sz="4" w:space="0" w:color="auto"/>
              <w:right w:val="single" w:sz="4" w:space="0" w:color="auto"/>
            </w:tcBorders>
            <w:shd w:val="clear" w:color="auto" w:fill="auto"/>
            <w:noWrap/>
            <w:vAlign w:val="bottom"/>
            <w:hideMark/>
          </w:tcPr>
          <w:p w14:paraId="38C1AA54"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01/08/2007</w:t>
            </w:r>
          </w:p>
        </w:tc>
        <w:tc>
          <w:tcPr>
            <w:tcW w:w="1216" w:type="dxa"/>
            <w:tcBorders>
              <w:top w:val="nil"/>
              <w:left w:val="nil"/>
              <w:bottom w:val="single" w:sz="4" w:space="0" w:color="auto"/>
              <w:right w:val="single" w:sz="4" w:space="0" w:color="auto"/>
            </w:tcBorders>
            <w:shd w:val="clear" w:color="auto" w:fill="auto"/>
            <w:noWrap/>
            <w:vAlign w:val="bottom"/>
            <w:hideMark/>
          </w:tcPr>
          <w:p w14:paraId="78B035F3"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19 026</w:t>
            </w:r>
          </w:p>
        </w:tc>
      </w:tr>
      <w:tr w:rsidR="003B26B2" w:rsidRPr="00FA59C0" w14:paraId="0D91AE35" w14:textId="77777777" w:rsidTr="003B26B2">
        <w:trPr>
          <w:trHeight w:val="240"/>
        </w:trPr>
        <w:tc>
          <w:tcPr>
            <w:tcW w:w="976" w:type="dxa"/>
            <w:tcBorders>
              <w:top w:val="nil"/>
              <w:left w:val="single" w:sz="4" w:space="0" w:color="auto"/>
              <w:bottom w:val="single" w:sz="4" w:space="0" w:color="auto"/>
              <w:right w:val="single" w:sz="4" w:space="0" w:color="auto"/>
            </w:tcBorders>
            <w:shd w:val="clear" w:color="auto" w:fill="auto"/>
            <w:noWrap/>
            <w:vAlign w:val="bottom"/>
            <w:hideMark/>
          </w:tcPr>
          <w:p w14:paraId="3372203A" w14:textId="77777777" w:rsidR="003B26B2" w:rsidRPr="00126F22" w:rsidRDefault="003B26B2" w:rsidP="006C4C92">
            <w:pPr>
              <w:jc w:val="right"/>
              <w:rPr>
                <w:rFonts w:asciiTheme="majorHAnsi" w:hAnsiTheme="majorHAnsi" w:cstheme="majorHAnsi"/>
                <w:b/>
                <w:bCs/>
                <w:sz w:val="16"/>
                <w:szCs w:val="16"/>
              </w:rPr>
            </w:pPr>
            <w:r w:rsidRPr="00126F22">
              <w:rPr>
                <w:rFonts w:asciiTheme="majorHAnsi" w:hAnsiTheme="majorHAnsi" w:cstheme="majorHAnsi"/>
                <w:b/>
                <w:bCs/>
                <w:sz w:val="16"/>
                <w:szCs w:val="16"/>
              </w:rPr>
              <w:t>104851</w:t>
            </w:r>
          </w:p>
        </w:tc>
        <w:tc>
          <w:tcPr>
            <w:tcW w:w="2560" w:type="dxa"/>
            <w:tcBorders>
              <w:top w:val="nil"/>
              <w:left w:val="nil"/>
              <w:bottom w:val="single" w:sz="4" w:space="0" w:color="auto"/>
              <w:right w:val="single" w:sz="4" w:space="0" w:color="auto"/>
            </w:tcBorders>
            <w:shd w:val="clear" w:color="auto" w:fill="auto"/>
            <w:noWrap/>
            <w:vAlign w:val="bottom"/>
            <w:hideMark/>
          </w:tcPr>
          <w:p w14:paraId="3C4B18DA"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 xml:space="preserve">Technicien </w:t>
            </w:r>
          </w:p>
        </w:tc>
        <w:tc>
          <w:tcPr>
            <w:tcW w:w="1896" w:type="dxa"/>
            <w:tcBorders>
              <w:top w:val="nil"/>
              <w:left w:val="nil"/>
              <w:bottom w:val="single" w:sz="4" w:space="0" w:color="auto"/>
              <w:right w:val="single" w:sz="4" w:space="0" w:color="auto"/>
            </w:tcBorders>
            <w:shd w:val="clear" w:color="auto" w:fill="auto"/>
            <w:noWrap/>
            <w:vAlign w:val="bottom"/>
            <w:hideMark/>
          </w:tcPr>
          <w:p w14:paraId="28053D7C"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Programmeur</w:t>
            </w:r>
          </w:p>
        </w:tc>
        <w:tc>
          <w:tcPr>
            <w:tcW w:w="1076" w:type="dxa"/>
            <w:tcBorders>
              <w:top w:val="nil"/>
              <w:left w:val="nil"/>
              <w:bottom w:val="single" w:sz="4" w:space="0" w:color="auto"/>
              <w:right w:val="single" w:sz="4" w:space="0" w:color="auto"/>
            </w:tcBorders>
            <w:shd w:val="clear" w:color="auto" w:fill="auto"/>
            <w:noWrap/>
            <w:vAlign w:val="bottom"/>
            <w:hideMark/>
          </w:tcPr>
          <w:p w14:paraId="6C14932A"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01/06/2007</w:t>
            </w:r>
          </w:p>
        </w:tc>
        <w:tc>
          <w:tcPr>
            <w:tcW w:w="1216" w:type="dxa"/>
            <w:tcBorders>
              <w:top w:val="nil"/>
              <w:left w:val="nil"/>
              <w:bottom w:val="single" w:sz="4" w:space="0" w:color="auto"/>
              <w:right w:val="single" w:sz="4" w:space="0" w:color="auto"/>
            </w:tcBorders>
            <w:shd w:val="clear" w:color="auto" w:fill="auto"/>
            <w:noWrap/>
            <w:vAlign w:val="bottom"/>
            <w:hideMark/>
          </w:tcPr>
          <w:p w14:paraId="6C5E9948"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01/08/1997</w:t>
            </w:r>
          </w:p>
        </w:tc>
        <w:tc>
          <w:tcPr>
            <w:tcW w:w="1216" w:type="dxa"/>
            <w:tcBorders>
              <w:top w:val="nil"/>
              <w:left w:val="nil"/>
              <w:bottom w:val="single" w:sz="4" w:space="0" w:color="auto"/>
              <w:right w:val="single" w:sz="4" w:space="0" w:color="auto"/>
            </w:tcBorders>
            <w:shd w:val="clear" w:color="auto" w:fill="auto"/>
            <w:noWrap/>
            <w:vAlign w:val="bottom"/>
            <w:hideMark/>
          </w:tcPr>
          <w:p w14:paraId="042B5612"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20 243</w:t>
            </w:r>
          </w:p>
        </w:tc>
      </w:tr>
      <w:tr w:rsidR="003B26B2" w:rsidRPr="00FA59C0" w14:paraId="72463392" w14:textId="77777777" w:rsidTr="003B26B2">
        <w:trPr>
          <w:trHeight w:val="240"/>
        </w:trPr>
        <w:tc>
          <w:tcPr>
            <w:tcW w:w="976" w:type="dxa"/>
            <w:tcBorders>
              <w:top w:val="nil"/>
              <w:left w:val="single" w:sz="4" w:space="0" w:color="auto"/>
              <w:bottom w:val="single" w:sz="4" w:space="0" w:color="auto"/>
              <w:right w:val="single" w:sz="4" w:space="0" w:color="auto"/>
            </w:tcBorders>
            <w:shd w:val="clear" w:color="auto" w:fill="auto"/>
            <w:noWrap/>
            <w:vAlign w:val="bottom"/>
            <w:hideMark/>
          </w:tcPr>
          <w:p w14:paraId="28D4ED8A" w14:textId="77777777" w:rsidR="003B26B2" w:rsidRPr="00126F22" w:rsidRDefault="003B26B2" w:rsidP="006C4C92">
            <w:pPr>
              <w:jc w:val="right"/>
              <w:rPr>
                <w:rFonts w:asciiTheme="majorHAnsi" w:hAnsiTheme="majorHAnsi" w:cstheme="majorHAnsi"/>
                <w:b/>
                <w:bCs/>
                <w:sz w:val="16"/>
                <w:szCs w:val="16"/>
              </w:rPr>
            </w:pPr>
            <w:r w:rsidRPr="00126F22">
              <w:rPr>
                <w:rFonts w:asciiTheme="majorHAnsi" w:hAnsiTheme="majorHAnsi" w:cstheme="majorHAnsi"/>
                <w:b/>
                <w:bCs/>
                <w:sz w:val="16"/>
                <w:szCs w:val="16"/>
              </w:rPr>
              <w:t>104890</w:t>
            </w:r>
          </w:p>
        </w:tc>
        <w:tc>
          <w:tcPr>
            <w:tcW w:w="2560" w:type="dxa"/>
            <w:tcBorders>
              <w:top w:val="nil"/>
              <w:left w:val="nil"/>
              <w:bottom w:val="single" w:sz="4" w:space="0" w:color="auto"/>
              <w:right w:val="single" w:sz="4" w:space="0" w:color="auto"/>
            </w:tcBorders>
            <w:shd w:val="clear" w:color="auto" w:fill="auto"/>
            <w:noWrap/>
            <w:vAlign w:val="bottom"/>
            <w:hideMark/>
          </w:tcPr>
          <w:p w14:paraId="0BA98926"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 xml:space="preserve">Technicien </w:t>
            </w:r>
          </w:p>
        </w:tc>
        <w:tc>
          <w:tcPr>
            <w:tcW w:w="1896" w:type="dxa"/>
            <w:tcBorders>
              <w:top w:val="nil"/>
              <w:left w:val="nil"/>
              <w:bottom w:val="single" w:sz="4" w:space="0" w:color="auto"/>
              <w:right w:val="single" w:sz="4" w:space="0" w:color="auto"/>
            </w:tcBorders>
            <w:shd w:val="clear" w:color="auto" w:fill="auto"/>
            <w:noWrap/>
            <w:vAlign w:val="bottom"/>
            <w:hideMark/>
          </w:tcPr>
          <w:p w14:paraId="01FF2B42"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Programmeur</w:t>
            </w:r>
          </w:p>
        </w:tc>
        <w:tc>
          <w:tcPr>
            <w:tcW w:w="1076" w:type="dxa"/>
            <w:tcBorders>
              <w:top w:val="nil"/>
              <w:left w:val="nil"/>
              <w:bottom w:val="single" w:sz="4" w:space="0" w:color="auto"/>
              <w:right w:val="single" w:sz="4" w:space="0" w:color="auto"/>
            </w:tcBorders>
            <w:shd w:val="clear" w:color="auto" w:fill="auto"/>
            <w:noWrap/>
            <w:vAlign w:val="bottom"/>
            <w:hideMark/>
          </w:tcPr>
          <w:p w14:paraId="352B3C26"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01/06/2007</w:t>
            </w:r>
          </w:p>
        </w:tc>
        <w:tc>
          <w:tcPr>
            <w:tcW w:w="1216" w:type="dxa"/>
            <w:tcBorders>
              <w:top w:val="nil"/>
              <w:left w:val="nil"/>
              <w:bottom w:val="single" w:sz="4" w:space="0" w:color="auto"/>
              <w:right w:val="single" w:sz="4" w:space="0" w:color="auto"/>
            </w:tcBorders>
            <w:shd w:val="clear" w:color="auto" w:fill="auto"/>
            <w:noWrap/>
            <w:vAlign w:val="bottom"/>
            <w:hideMark/>
          </w:tcPr>
          <w:p w14:paraId="56AF47FC"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16/07/2007</w:t>
            </w:r>
          </w:p>
        </w:tc>
        <w:tc>
          <w:tcPr>
            <w:tcW w:w="1216" w:type="dxa"/>
            <w:tcBorders>
              <w:top w:val="nil"/>
              <w:left w:val="nil"/>
              <w:bottom w:val="single" w:sz="4" w:space="0" w:color="auto"/>
              <w:right w:val="single" w:sz="4" w:space="0" w:color="auto"/>
            </w:tcBorders>
            <w:shd w:val="clear" w:color="auto" w:fill="auto"/>
            <w:noWrap/>
            <w:vAlign w:val="bottom"/>
            <w:hideMark/>
          </w:tcPr>
          <w:p w14:paraId="1D6978A6"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20 243</w:t>
            </w:r>
          </w:p>
        </w:tc>
      </w:tr>
      <w:tr w:rsidR="003B26B2" w:rsidRPr="00FA59C0" w14:paraId="5C5F42A0" w14:textId="77777777" w:rsidTr="003B26B2">
        <w:trPr>
          <w:trHeight w:val="240"/>
        </w:trPr>
        <w:tc>
          <w:tcPr>
            <w:tcW w:w="976" w:type="dxa"/>
            <w:tcBorders>
              <w:top w:val="nil"/>
              <w:left w:val="single" w:sz="4" w:space="0" w:color="auto"/>
              <w:bottom w:val="single" w:sz="4" w:space="0" w:color="auto"/>
              <w:right w:val="single" w:sz="4" w:space="0" w:color="auto"/>
            </w:tcBorders>
            <w:shd w:val="clear" w:color="auto" w:fill="auto"/>
            <w:noWrap/>
            <w:vAlign w:val="bottom"/>
            <w:hideMark/>
          </w:tcPr>
          <w:p w14:paraId="0A355BE2" w14:textId="77777777" w:rsidR="003B26B2" w:rsidRPr="00126F22" w:rsidRDefault="003B26B2" w:rsidP="006C4C92">
            <w:pPr>
              <w:jc w:val="right"/>
              <w:rPr>
                <w:rFonts w:asciiTheme="majorHAnsi" w:hAnsiTheme="majorHAnsi" w:cstheme="majorHAnsi"/>
                <w:b/>
                <w:bCs/>
                <w:sz w:val="16"/>
                <w:szCs w:val="16"/>
              </w:rPr>
            </w:pPr>
            <w:r w:rsidRPr="00126F22">
              <w:rPr>
                <w:rFonts w:asciiTheme="majorHAnsi" w:hAnsiTheme="majorHAnsi" w:cstheme="majorHAnsi"/>
                <w:b/>
                <w:bCs/>
                <w:sz w:val="16"/>
                <w:szCs w:val="16"/>
              </w:rPr>
              <w:t>105155</w:t>
            </w:r>
          </w:p>
        </w:tc>
        <w:tc>
          <w:tcPr>
            <w:tcW w:w="2560" w:type="dxa"/>
            <w:tcBorders>
              <w:top w:val="nil"/>
              <w:left w:val="nil"/>
              <w:bottom w:val="single" w:sz="4" w:space="0" w:color="auto"/>
              <w:right w:val="single" w:sz="4" w:space="0" w:color="auto"/>
            </w:tcBorders>
            <w:shd w:val="clear" w:color="000000" w:fill="DCE6F1"/>
            <w:noWrap/>
            <w:vAlign w:val="bottom"/>
            <w:hideMark/>
          </w:tcPr>
          <w:p w14:paraId="3C1299AF"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Adjoint administratif</w:t>
            </w:r>
          </w:p>
        </w:tc>
        <w:tc>
          <w:tcPr>
            <w:tcW w:w="1896" w:type="dxa"/>
            <w:tcBorders>
              <w:top w:val="nil"/>
              <w:left w:val="nil"/>
              <w:bottom w:val="single" w:sz="4" w:space="0" w:color="auto"/>
              <w:right w:val="single" w:sz="4" w:space="0" w:color="auto"/>
            </w:tcBorders>
            <w:shd w:val="clear" w:color="auto" w:fill="auto"/>
            <w:noWrap/>
            <w:vAlign w:val="bottom"/>
            <w:hideMark/>
          </w:tcPr>
          <w:p w14:paraId="309EAB56"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Agent de traitement</w:t>
            </w:r>
          </w:p>
        </w:tc>
        <w:tc>
          <w:tcPr>
            <w:tcW w:w="1076" w:type="dxa"/>
            <w:tcBorders>
              <w:top w:val="nil"/>
              <w:left w:val="nil"/>
              <w:bottom w:val="single" w:sz="4" w:space="0" w:color="auto"/>
              <w:right w:val="single" w:sz="4" w:space="0" w:color="auto"/>
            </w:tcBorders>
            <w:shd w:val="clear" w:color="auto" w:fill="auto"/>
            <w:noWrap/>
            <w:vAlign w:val="bottom"/>
            <w:hideMark/>
          </w:tcPr>
          <w:p w14:paraId="521FD723"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01/06/2007</w:t>
            </w:r>
          </w:p>
        </w:tc>
        <w:tc>
          <w:tcPr>
            <w:tcW w:w="1216" w:type="dxa"/>
            <w:tcBorders>
              <w:top w:val="nil"/>
              <w:left w:val="nil"/>
              <w:bottom w:val="single" w:sz="4" w:space="0" w:color="auto"/>
              <w:right w:val="single" w:sz="4" w:space="0" w:color="auto"/>
            </w:tcBorders>
            <w:shd w:val="clear" w:color="auto" w:fill="auto"/>
            <w:noWrap/>
            <w:vAlign w:val="bottom"/>
            <w:hideMark/>
          </w:tcPr>
          <w:p w14:paraId="2A8D2BD6"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01/08/2007</w:t>
            </w:r>
          </w:p>
        </w:tc>
        <w:tc>
          <w:tcPr>
            <w:tcW w:w="1216" w:type="dxa"/>
            <w:tcBorders>
              <w:top w:val="nil"/>
              <w:left w:val="nil"/>
              <w:bottom w:val="single" w:sz="4" w:space="0" w:color="auto"/>
              <w:right w:val="single" w:sz="4" w:space="0" w:color="auto"/>
            </w:tcBorders>
            <w:shd w:val="clear" w:color="auto" w:fill="auto"/>
            <w:noWrap/>
            <w:vAlign w:val="bottom"/>
            <w:hideMark/>
          </w:tcPr>
          <w:p w14:paraId="04D78D95"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10 526</w:t>
            </w:r>
          </w:p>
        </w:tc>
      </w:tr>
      <w:tr w:rsidR="003B26B2" w:rsidRPr="00FA59C0" w14:paraId="3A673FB2" w14:textId="77777777" w:rsidTr="003B26B2">
        <w:trPr>
          <w:trHeight w:val="240"/>
        </w:trPr>
        <w:tc>
          <w:tcPr>
            <w:tcW w:w="976" w:type="dxa"/>
            <w:tcBorders>
              <w:top w:val="nil"/>
              <w:left w:val="single" w:sz="4" w:space="0" w:color="auto"/>
              <w:bottom w:val="single" w:sz="4" w:space="0" w:color="auto"/>
              <w:right w:val="single" w:sz="4" w:space="0" w:color="auto"/>
            </w:tcBorders>
            <w:shd w:val="clear" w:color="auto" w:fill="auto"/>
            <w:noWrap/>
            <w:vAlign w:val="bottom"/>
            <w:hideMark/>
          </w:tcPr>
          <w:p w14:paraId="4D8BE87D" w14:textId="77777777" w:rsidR="003B26B2" w:rsidRPr="00126F22" w:rsidRDefault="003B26B2" w:rsidP="006C4C92">
            <w:pPr>
              <w:jc w:val="right"/>
              <w:rPr>
                <w:rFonts w:asciiTheme="majorHAnsi" w:hAnsiTheme="majorHAnsi" w:cstheme="majorHAnsi"/>
                <w:b/>
                <w:bCs/>
                <w:sz w:val="16"/>
                <w:szCs w:val="16"/>
              </w:rPr>
            </w:pPr>
            <w:r w:rsidRPr="00126F22">
              <w:rPr>
                <w:rFonts w:asciiTheme="majorHAnsi" w:hAnsiTheme="majorHAnsi" w:cstheme="majorHAnsi"/>
                <w:b/>
                <w:bCs/>
                <w:sz w:val="16"/>
                <w:szCs w:val="16"/>
              </w:rPr>
              <w:t>105307</w:t>
            </w:r>
          </w:p>
        </w:tc>
        <w:tc>
          <w:tcPr>
            <w:tcW w:w="2560" w:type="dxa"/>
            <w:tcBorders>
              <w:top w:val="nil"/>
              <w:left w:val="nil"/>
              <w:bottom w:val="single" w:sz="4" w:space="0" w:color="auto"/>
              <w:right w:val="single" w:sz="4" w:space="0" w:color="auto"/>
            </w:tcBorders>
            <w:shd w:val="clear" w:color="auto" w:fill="auto"/>
            <w:noWrap/>
            <w:vAlign w:val="bottom"/>
            <w:hideMark/>
          </w:tcPr>
          <w:p w14:paraId="0B62E0A0"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 xml:space="preserve">Technicien </w:t>
            </w:r>
          </w:p>
        </w:tc>
        <w:tc>
          <w:tcPr>
            <w:tcW w:w="1896" w:type="dxa"/>
            <w:tcBorders>
              <w:top w:val="nil"/>
              <w:left w:val="nil"/>
              <w:bottom w:val="single" w:sz="4" w:space="0" w:color="auto"/>
              <w:right w:val="single" w:sz="4" w:space="0" w:color="auto"/>
            </w:tcBorders>
            <w:shd w:val="clear" w:color="auto" w:fill="auto"/>
            <w:noWrap/>
            <w:vAlign w:val="bottom"/>
            <w:hideMark/>
          </w:tcPr>
          <w:p w14:paraId="6B500C1A"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Programmeur</w:t>
            </w:r>
          </w:p>
        </w:tc>
        <w:tc>
          <w:tcPr>
            <w:tcW w:w="1076" w:type="dxa"/>
            <w:tcBorders>
              <w:top w:val="nil"/>
              <w:left w:val="nil"/>
              <w:bottom w:val="single" w:sz="4" w:space="0" w:color="auto"/>
              <w:right w:val="single" w:sz="4" w:space="0" w:color="auto"/>
            </w:tcBorders>
            <w:shd w:val="clear" w:color="auto" w:fill="auto"/>
            <w:noWrap/>
            <w:vAlign w:val="bottom"/>
            <w:hideMark/>
          </w:tcPr>
          <w:p w14:paraId="78ED2133"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23/06/2008</w:t>
            </w:r>
          </w:p>
        </w:tc>
        <w:tc>
          <w:tcPr>
            <w:tcW w:w="1216" w:type="dxa"/>
            <w:tcBorders>
              <w:top w:val="nil"/>
              <w:left w:val="nil"/>
              <w:bottom w:val="single" w:sz="4" w:space="0" w:color="auto"/>
              <w:right w:val="single" w:sz="4" w:space="0" w:color="auto"/>
            </w:tcBorders>
            <w:shd w:val="clear" w:color="auto" w:fill="auto"/>
            <w:noWrap/>
            <w:vAlign w:val="bottom"/>
            <w:hideMark/>
          </w:tcPr>
          <w:p w14:paraId="3C1FA720"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01/07/2008</w:t>
            </w:r>
          </w:p>
        </w:tc>
        <w:tc>
          <w:tcPr>
            <w:tcW w:w="1216" w:type="dxa"/>
            <w:tcBorders>
              <w:top w:val="nil"/>
              <w:left w:val="nil"/>
              <w:bottom w:val="single" w:sz="4" w:space="0" w:color="auto"/>
              <w:right w:val="single" w:sz="4" w:space="0" w:color="auto"/>
            </w:tcBorders>
            <w:shd w:val="clear" w:color="auto" w:fill="auto"/>
            <w:noWrap/>
            <w:vAlign w:val="bottom"/>
            <w:hideMark/>
          </w:tcPr>
          <w:p w14:paraId="255B4B5F"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20 243</w:t>
            </w:r>
          </w:p>
        </w:tc>
      </w:tr>
      <w:tr w:rsidR="003B26B2" w:rsidRPr="00FA59C0" w14:paraId="655B0D4A" w14:textId="77777777" w:rsidTr="003B26B2">
        <w:trPr>
          <w:trHeight w:val="240"/>
        </w:trPr>
        <w:tc>
          <w:tcPr>
            <w:tcW w:w="976" w:type="dxa"/>
            <w:tcBorders>
              <w:top w:val="nil"/>
              <w:left w:val="single" w:sz="4" w:space="0" w:color="auto"/>
              <w:bottom w:val="single" w:sz="4" w:space="0" w:color="auto"/>
              <w:right w:val="single" w:sz="4" w:space="0" w:color="auto"/>
            </w:tcBorders>
            <w:shd w:val="clear" w:color="auto" w:fill="auto"/>
            <w:noWrap/>
            <w:vAlign w:val="bottom"/>
            <w:hideMark/>
          </w:tcPr>
          <w:p w14:paraId="260374BF" w14:textId="77777777" w:rsidR="003B26B2" w:rsidRPr="00126F22" w:rsidRDefault="003B26B2" w:rsidP="006C4C92">
            <w:pPr>
              <w:jc w:val="right"/>
              <w:rPr>
                <w:rFonts w:asciiTheme="majorHAnsi" w:hAnsiTheme="majorHAnsi" w:cstheme="majorHAnsi"/>
                <w:b/>
                <w:bCs/>
                <w:sz w:val="16"/>
                <w:szCs w:val="16"/>
              </w:rPr>
            </w:pPr>
            <w:r w:rsidRPr="00126F22">
              <w:rPr>
                <w:rFonts w:asciiTheme="majorHAnsi" w:hAnsiTheme="majorHAnsi" w:cstheme="majorHAnsi"/>
                <w:b/>
                <w:bCs/>
                <w:sz w:val="16"/>
                <w:szCs w:val="16"/>
              </w:rPr>
              <w:t>108308</w:t>
            </w:r>
          </w:p>
        </w:tc>
        <w:tc>
          <w:tcPr>
            <w:tcW w:w="2560" w:type="dxa"/>
            <w:tcBorders>
              <w:top w:val="nil"/>
              <w:left w:val="nil"/>
              <w:bottom w:val="single" w:sz="4" w:space="0" w:color="auto"/>
              <w:right w:val="single" w:sz="4" w:space="0" w:color="auto"/>
            </w:tcBorders>
            <w:shd w:val="clear" w:color="auto" w:fill="auto"/>
            <w:noWrap/>
            <w:vAlign w:val="bottom"/>
            <w:hideMark/>
          </w:tcPr>
          <w:p w14:paraId="6DA27822"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 xml:space="preserve">Technicien </w:t>
            </w:r>
          </w:p>
        </w:tc>
        <w:tc>
          <w:tcPr>
            <w:tcW w:w="1896" w:type="dxa"/>
            <w:tcBorders>
              <w:top w:val="nil"/>
              <w:left w:val="nil"/>
              <w:bottom w:val="single" w:sz="4" w:space="0" w:color="auto"/>
              <w:right w:val="single" w:sz="4" w:space="0" w:color="auto"/>
            </w:tcBorders>
            <w:shd w:val="clear" w:color="auto" w:fill="auto"/>
            <w:noWrap/>
            <w:vAlign w:val="bottom"/>
            <w:hideMark/>
          </w:tcPr>
          <w:p w14:paraId="0CE7ABC3"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Programmeur</w:t>
            </w:r>
          </w:p>
        </w:tc>
        <w:tc>
          <w:tcPr>
            <w:tcW w:w="1076" w:type="dxa"/>
            <w:tcBorders>
              <w:top w:val="nil"/>
              <w:left w:val="nil"/>
              <w:bottom w:val="single" w:sz="4" w:space="0" w:color="auto"/>
              <w:right w:val="single" w:sz="4" w:space="0" w:color="auto"/>
            </w:tcBorders>
            <w:shd w:val="clear" w:color="auto" w:fill="auto"/>
            <w:noWrap/>
            <w:vAlign w:val="bottom"/>
            <w:hideMark/>
          </w:tcPr>
          <w:p w14:paraId="2EB5119C"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NON</w:t>
            </w:r>
          </w:p>
        </w:tc>
        <w:tc>
          <w:tcPr>
            <w:tcW w:w="1216" w:type="dxa"/>
            <w:tcBorders>
              <w:top w:val="nil"/>
              <w:left w:val="nil"/>
              <w:bottom w:val="single" w:sz="4" w:space="0" w:color="auto"/>
              <w:right w:val="single" w:sz="4" w:space="0" w:color="auto"/>
            </w:tcBorders>
            <w:shd w:val="clear" w:color="auto" w:fill="auto"/>
            <w:noWrap/>
            <w:vAlign w:val="bottom"/>
            <w:hideMark/>
          </w:tcPr>
          <w:p w14:paraId="7371693B"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01/01/2008</w:t>
            </w:r>
          </w:p>
        </w:tc>
        <w:tc>
          <w:tcPr>
            <w:tcW w:w="1216" w:type="dxa"/>
            <w:tcBorders>
              <w:top w:val="nil"/>
              <w:left w:val="nil"/>
              <w:bottom w:val="single" w:sz="4" w:space="0" w:color="auto"/>
              <w:right w:val="single" w:sz="4" w:space="0" w:color="auto"/>
            </w:tcBorders>
            <w:shd w:val="clear" w:color="auto" w:fill="auto"/>
            <w:noWrap/>
            <w:vAlign w:val="bottom"/>
            <w:hideMark/>
          </w:tcPr>
          <w:p w14:paraId="60DEFB49"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18 910</w:t>
            </w:r>
          </w:p>
        </w:tc>
      </w:tr>
      <w:tr w:rsidR="003B26B2" w:rsidRPr="00FA59C0" w14:paraId="4B7E7905" w14:textId="77777777" w:rsidTr="003B26B2">
        <w:trPr>
          <w:trHeight w:val="240"/>
        </w:trPr>
        <w:tc>
          <w:tcPr>
            <w:tcW w:w="976" w:type="dxa"/>
            <w:tcBorders>
              <w:top w:val="nil"/>
              <w:left w:val="single" w:sz="4" w:space="0" w:color="auto"/>
              <w:bottom w:val="single" w:sz="4" w:space="0" w:color="auto"/>
              <w:right w:val="single" w:sz="4" w:space="0" w:color="auto"/>
            </w:tcBorders>
            <w:shd w:val="clear" w:color="auto" w:fill="auto"/>
            <w:noWrap/>
            <w:vAlign w:val="bottom"/>
            <w:hideMark/>
          </w:tcPr>
          <w:p w14:paraId="7119ADB1" w14:textId="77777777" w:rsidR="003B26B2" w:rsidRPr="00126F22" w:rsidRDefault="003B26B2" w:rsidP="006C4C92">
            <w:pPr>
              <w:jc w:val="right"/>
              <w:rPr>
                <w:rFonts w:asciiTheme="majorHAnsi" w:hAnsiTheme="majorHAnsi" w:cstheme="majorHAnsi"/>
                <w:b/>
                <w:bCs/>
                <w:sz w:val="16"/>
                <w:szCs w:val="16"/>
              </w:rPr>
            </w:pPr>
            <w:r w:rsidRPr="00126F22">
              <w:rPr>
                <w:rFonts w:asciiTheme="majorHAnsi" w:hAnsiTheme="majorHAnsi" w:cstheme="majorHAnsi"/>
                <w:b/>
                <w:bCs/>
                <w:sz w:val="16"/>
                <w:szCs w:val="16"/>
              </w:rPr>
              <w:t>108451</w:t>
            </w:r>
          </w:p>
        </w:tc>
        <w:tc>
          <w:tcPr>
            <w:tcW w:w="2560" w:type="dxa"/>
            <w:tcBorders>
              <w:top w:val="nil"/>
              <w:left w:val="nil"/>
              <w:bottom w:val="single" w:sz="4" w:space="0" w:color="auto"/>
              <w:right w:val="single" w:sz="4" w:space="0" w:color="auto"/>
            </w:tcBorders>
            <w:shd w:val="clear" w:color="auto" w:fill="auto"/>
            <w:noWrap/>
            <w:vAlign w:val="bottom"/>
            <w:hideMark/>
          </w:tcPr>
          <w:p w14:paraId="01294907"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Contrôleur travaux</w:t>
            </w:r>
          </w:p>
        </w:tc>
        <w:tc>
          <w:tcPr>
            <w:tcW w:w="1896" w:type="dxa"/>
            <w:tcBorders>
              <w:top w:val="nil"/>
              <w:left w:val="nil"/>
              <w:bottom w:val="single" w:sz="4" w:space="0" w:color="auto"/>
              <w:right w:val="single" w:sz="4" w:space="0" w:color="auto"/>
            </w:tcBorders>
            <w:shd w:val="clear" w:color="auto" w:fill="auto"/>
            <w:noWrap/>
            <w:vAlign w:val="bottom"/>
            <w:hideMark/>
          </w:tcPr>
          <w:p w14:paraId="27E35069"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Programmeur</w:t>
            </w:r>
          </w:p>
        </w:tc>
        <w:tc>
          <w:tcPr>
            <w:tcW w:w="1076" w:type="dxa"/>
            <w:tcBorders>
              <w:top w:val="nil"/>
              <w:left w:val="nil"/>
              <w:bottom w:val="single" w:sz="4" w:space="0" w:color="auto"/>
              <w:right w:val="single" w:sz="4" w:space="0" w:color="auto"/>
            </w:tcBorders>
            <w:shd w:val="clear" w:color="auto" w:fill="auto"/>
            <w:noWrap/>
            <w:vAlign w:val="bottom"/>
            <w:hideMark/>
          </w:tcPr>
          <w:p w14:paraId="56908ED5"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23/06/2008</w:t>
            </w:r>
          </w:p>
        </w:tc>
        <w:tc>
          <w:tcPr>
            <w:tcW w:w="1216" w:type="dxa"/>
            <w:tcBorders>
              <w:top w:val="nil"/>
              <w:left w:val="nil"/>
              <w:bottom w:val="single" w:sz="4" w:space="0" w:color="auto"/>
              <w:right w:val="single" w:sz="4" w:space="0" w:color="auto"/>
            </w:tcBorders>
            <w:shd w:val="clear" w:color="auto" w:fill="auto"/>
            <w:noWrap/>
            <w:vAlign w:val="bottom"/>
            <w:hideMark/>
          </w:tcPr>
          <w:p w14:paraId="02C459B0"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01/07/2008</w:t>
            </w:r>
          </w:p>
        </w:tc>
        <w:tc>
          <w:tcPr>
            <w:tcW w:w="1216" w:type="dxa"/>
            <w:tcBorders>
              <w:top w:val="nil"/>
              <w:left w:val="nil"/>
              <w:bottom w:val="single" w:sz="4" w:space="0" w:color="auto"/>
              <w:right w:val="single" w:sz="4" w:space="0" w:color="auto"/>
            </w:tcBorders>
            <w:shd w:val="clear" w:color="auto" w:fill="auto"/>
            <w:noWrap/>
            <w:vAlign w:val="bottom"/>
            <w:hideMark/>
          </w:tcPr>
          <w:p w14:paraId="41B157B4"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20 243</w:t>
            </w:r>
          </w:p>
        </w:tc>
      </w:tr>
      <w:tr w:rsidR="003B26B2" w:rsidRPr="00FA59C0" w14:paraId="72872197" w14:textId="77777777" w:rsidTr="003B26B2">
        <w:trPr>
          <w:trHeight w:val="240"/>
        </w:trPr>
        <w:tc>
          <w:tcPr>
            <w:tcW w:w="976" w:type="dxa"/>
            <w:tcBorders>
              <w:top w:val="nil"/>
              <w:left w:val="single" w:sz="4" w:space="0" w:color="auto"/>
              <w:bottom w:val="single" w:sz="4" w:space="0" w:color="auto"/>
              <w:right w:val="single" w:sz="4" w:space="0" w:color="auto"/>
            </w:tcBorders>
            <w:shd w:val="clear" w:color="auto" w:fill="auto"/>
            <w:noWrap/>
            <w:vAlign w:val="bottom"/>
            <w:hideMark/>
          </w:tcPr>
          <w:p w14:paraId="4DF5A37C" w14:textId="77777777" w:rsidR="003B26B2" w:rsidRPr="00126F22" w:rsidRDefault="003B26B2" w:rsidP="006C4C92">
            <w:pPr>
              <w:jc w:val="right"/>
              <w:rPr>
                <w:rFonts w:asciiTheme="majorHAnsi" w:hAnsiTheme="majorHAnsi" w:cstheme="majorHAnsi"/>
                <w:b/>
                <w:bCs/>
                <w:sz w:val="16"/>
                <w:szCs w:val="16"/>
              </w:rPr>
            </w:pPr>
            <w:r w:rsidRPr="00126F22">
              <w:rPr>
                <w:rFonts w:asciiTheme="majorHAnsi" w:hAnsiTheme="majorHAnsi" w:cstheme="majorHAnsi"/>
                <w:b/>
                <w:bCs/>
                <w:sz w:val="16"/>
                <w:szCs w:val="16"/>
              </w:rPr>
              <w:t>109355</w:t>
            </w:r>
          </w:p>
        </w:tc>
        <w:tc>
          <w:tcPr>
            <w:tcW w:w="2560" w:type="dxa"/>
            <w:tcBorders>
              <w:top w:val="nil"/>
              <w:left w:val="nil"/>
              <w:bottom w:val="single" w:sz="4" w:space="0" w:color="auto"/>
              <w:right w:val="single" w:sz="4" w:space="0" w:color="auto"/>
            </w:tcBorders>
            <w:shd w:val="clear" w:color="auto" w:fill="auto"/>
            <w:noWrap/>
            <w:vAlign w:val="bottom"/>
            <w:hideMark/>
          </w:tcPr>
          <w:p w14:paraId="638DB0C0"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 xml:space="preserve">Technicien </w:t>
            </w:r>
          </w:p>
        </w:tc>
        <w:tc>
          <w:tcPr>
            <w:tcW w:w="1896" w:type="dxa"/>
            <w:tcBorders>
              <w:top w:val="nil"/>
              <w:left w:val="nil"/>
              <w:bottom w:val="single" w:sz="4" w:space="0" w:color="auto"/>
              <w:right w:val="single" w:sz="4" w:space="0" w:color="auto"/>
            </w:tcBorders>
            <w:shd w:val="clear" w:color="auto" w:fill="auto"/>
            <w:noWrap/>
            <w:vAlign w:val="bottom"/>
            <w:hideMark/>
          </w:tcPr>
          <w:p w14:paraId="4DC29462"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Programmeur</w:t>
            </w:r>
          </w:p>
        </w:tc>
        <w:tc>
          <w:tcPr>
            <w:tcW w:w="1076" w:type="dxa"/>
            <w:tcBorders>
              <w:top w:val="nil"/>
              <w:left w:val="nil"/>
              <w:bottom w:val="single" w:sz="4" w:space="0" w:color="auto"/>
              <w:right w:val="single" w:sz="4" w:space="0" w:color="auto"/>
            </w:tcBorders>
            <w:shd w:val="clear" w:color="auto" w:fill="auto"/>
            <w:noWrap/>
            <w:vAlign w:val="bottom"/>
            <w:hideMark/>
          </w:tcPr>
          <w:p w14:paraId="3CC35D40"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NON</w:t>
            </w:r>
          </w:p>
        </w:tc>
        <w:tc>
          <w:tcPr>
            <w:tcW w:w="1216" w:type="dxa"/>
            <w:tcBorders>
              <w:top w:val="nil"/>
              <w:left w:val="nil"/>
              <w:bottom w:val="single" w:sz="4" w:space="0" w:color="auto"/>
              <w:right w:val="single" w:sz="4" w:space="0" w:color="auto"/>
            </w:tcBorders>
            <w:shd w:val="clear" w:color="auto" w:fill="auto"/>
            <w:noWrap/>
            <w:vAlign w:val="bottom"/>
            <w:hideMark/>
          </w:tcPr>
          <w:p w14:paraId="2DDD3E70"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01/08/2014</w:t>
            </w:r>
          </w:p>
        </w:tc>
        <w:tc>
          <w:tcPr>
            <w:tcW w:w="1216" w:type="dxa"/>
            <w:tcBorders>
              <w:top w:val="nil"/>
              <w:left w:val="nil"/>
              <w:bottom w:val="single" w:sz="4" w:space="0" w:color="auto"/>
              <w:right w:val="single" w:sz="4" w:space="0" w:color="auto"/>
            </w:tcBorders>
            <w:shd w:val="clear" w:color="auto" w:fill="auto"/>
            <w:noWrap/>
            <w:vAlign w:val="bottom"/>
            <w:hideMark/>
          </w:tcPr>
          <w:p w14:paraId="1BB10E87"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4 290</w:t>
            </w:r>
          </w:p>
        </w:tc>
      </w:tr>
      <w:tr w:rsidR="003B26B2" w:rsidRPr="00FA59C0" w14:paraId="24A8D83D" w14:textId="77777777" w:rsidTr="003B26B2">
        <w:trPr>
          <w:trHeight w:val="240"/>
        </w:trPr>
        <w:tc>
          <w:tcPr>
            <w:tcW w:w="5432" w:type="dxa"/>
            <w:gridSpan w:val="3"/>
            <w:tcBorders>
              <w:top w:val="single" w:sz="4" w:space="0" w:color="auto"/>
              <w:left w:val="nil"/>
              <w:bottom w:val="nil"/>
              <w:right w:val="nil"/>
            </w:tcBorders>
            <w:shd w:val="clear" w:color="auto" w:fill="auto"/>
            <w:noWrap/>
            <w:vAlign w:val="bottom"/>
            <w:hideMark/>
          </w:tcPr>
          <w:p w14:paraId="452081CF" w14:textId="6A8F9E6C" w:rsidR="003B26B2" w:rsidRPr="00126F22" w:rsidRDefault="003B26B2" w:rsidP="00DE5D7B">
            <w:pPr>
              <w:rPr>
                <w:rFonts w:asciiTheme="majorHAnsi" w:hAnsiTheme="majorHAnsi" w:cstheme="majorHAnsi"/>
                <w:sz w:val="16"/>
                <w:szCs w:val="16"/>
              </w:rPr>
            </w:pPr>
            <w:r w:rsidRPr="00DE5D7B">
              <w:rPr>
                <w:rFonts w:asciiTheme="majorHAnsi" w:hAnsiTheme="majorHAnsi" w:cstheme="majorHAnsi"/>
                <w:i/>
                <w:sz w:val="16"/>
                <w:szCs w:val="16"/>
              </w:rPr>
              <w:t>Source</w:t>
            </w:r>
            <w:r w:rsidR="00DE5D7B">
              <w:rPr>
                <w:rFonts w:asciiTheme="majorHAnsi" w:hAnsiTheme="majorHAnsi" w:cstheme="majorHAnsi"/>
                <w:i/>
                <w:sz w:val="16"/>
                <w:szCs w:val="16"/>
              </w:rPr>
              <w:t> </w:t>
            </w:r>
            <w:r w:rsidR="00DE5D7B">
              <w:rPr>
                <w:rFonts w:asciiTheme="majorHAnsi" w:hAnsiTheme="majorHAnsi" w:cstheme="majorHAnsi"/>
                <w:sz w:val="16"/>
                <w:szCs w:val="16"/>
              </w:rPr>
              <w:t>:</w:t>
            </w:r>
            <w:r w:rsidRPr="00126F22">
              <w:rPr>
                <w:rFonts w:asciiTheme="majorHAnsi" w:hAnsiTheme="majorHAnsi" w:cstheme="majorHAnsi"/>
                <w:sz w:val="16"/>
                <w:szCs w:val="16"/>
              </w:rPr>
              <w:t xml:space="preserve"> Retraitements CRTC (Code informatique 7305)</w:t>
            </w:r>
          </w:p>
        </w:tc>
        <w:tc>
          <w:tcPr>
            <w:tcW w:w="1076" w:type="dxa"/>
            <w:tcBorders>
              <w:top w:val="nil"/>
              <w:left w:val="nil"/>
              <w:bottom w:val="nil"/>
              <w:right w:val="nil"/>
            </w:tcBorders>
            <w:shd w:val="clear" w:color="auto" w:fill="auto"/>
            <w:noWrap/>
            <w:vAlign w:val="bottom"/>
            <w:hideMark/>
          </w:tcPr>
          <w:p w14:paraId="0B20C808"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 </w:t>
            </w:r>
          </w:p>
        </w:tc>
        <w:tc>
          <w:tcPr>
            <w:tcW w:w="1216" w:type="dxa"/>
            <w:tcBorders>
              <w:top w:val="nil"/>
              <w:left w:val="nil"/>
              <w:bottom w:val="nil"/>
              <w:right w:val="single" w:sz="4" w:space="0" w:color="auto"/>
            </w:tcBorders>
            <w:shd w:val="clear" w:color="auto" w:fill="auto"/>
            <w:noWrap/>
            <w:vAlign w:val="bottom"/>
            <w:hideMark/>
          </w:tcPr>
          <w:p w14:paraId="03A6889E"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 </w:t>
            </w:r>
          </w:p>
        </w:tc>
        <w:tc>
          <w:tcPr>
            <w:tcW w:w="1216" w:type="dxa"/>
            <w:tcBorders>
              <w:top w:val="nil"/>
              <w:left w:val="nil"/>
              <w:bottom w:val="single" w:sz="4" w:space="0" w:color="auto"/>
              <w:right w:val="single" w:sz="4" w:space="0" w:color="auto"/>
            </w:tcBorders>
            <w:shd w:val="clear" w:color="auto" w:fill="auto"/>
            <w:noWrap/>
            <w:vAlign w:val="bottom"/>
            <w:hideMark/>
          </w:tcPr>
          <w:p w14:paraId="26D3C13C" w14:textId="77777777" w:rsidR="003B26B2" w:rsidRPr="00126F22" w:rsidRDefault="003B26B2" w:rsidP="006C4C92">
            <w:pPr>
              <w:jc w:val="right"/>
              <w:rPr>
                <w:rFonts w:asciiTheme="majorHAnsi" w:hAnsiTheme="majorHAnsi" w:cstheme="majorHAnsi"/>
                <w:b/>
                <w:bCs/>
                <w:sz w:val="16"/>
                <w:szCs w:val="16"/>
              </w:rPr>
            </w:pPr>
            <w:r w:rsidRPr="00126F22">
              <w:rPr>
                <w:rFonts w:asciiTheme="majorHAnsi" w:hAnsiTheme="majorHAnsi" w:cstheme="majorHAnsi"/>
                <w:b/>
                <w:bCs/>
                <w:sz w:val="16"/>
                <w:szCs w:val="16"/>
              </w:rPr>
              <w:t>585 195</w:t>
            </w:r>
          </w:p>
        </w:tc>
      </w:tr>
    </w:tbl>
    <w:p w14:paraId="64E36A61" w14:textId="0399BB74" w:rsidR="00704399" w:rsidRDefault="009351C8" w:rsidP="00704399">
      <w:pPr>
        <w:spacing w:before="240" w:after="0"/>
        <w:rPr>
          <w:rFonts w:asciiTheme="majorHAnsi" w:hAnsiTheme="majorHAnsi" w:cstheme="majorHAnsi"/>
        </w:rPr>
      </w:pPr>
      <w:r w:rsidRPr="004E10D9">
        <w:rPr>
          <w:rFonts w:asciiTheme="majorHAnsi" w:hAnsiTheme="majorHAnsi" w:cstheme="majorHAnsi"/>
          <w:b/>
          <w:noProof/>
          <w:color w:val="D14A95" w:themeColor="accent1"/>
          <w:u w:val="single"/>
        </w:rPr>
        <w:drawing>
          <wp:anchor distT="0" distB="0" distL="114300" distR="114300" simplePos="0" relativeHeight="251962368" behindDoc="0" locked="0" layoutInCell="1" allowOverlap="1" wp14:anchorId="6BB3E1AC" wp14:editId="543BCC4A">
            <wp:simplePos x="0" y="0"/>
            <wp:positionH relativeFrom="column">
              <wp:posOffset>-132080</wp:posOffset>
            </wp:positionH>
            <wp:positionV relativeFrom="page">
              <wp:posOffset>4568190</wp:posOffset>
            </wp:positionV>
            <wp:extent cx="532765" cy="421005"/>
            <wp:effectExtent l="0" t="0" r="635" b="0"/>
            <wp:wrapThrough wrapText="bothSides">
              <wp:wrapPolygon edited="0">
                <wp:start x="0" y="0"/>
                <wp:lineTo x="0" y="20525"/>
                <wp:lineTo x="20853" y="20525"/>
                <wp:lineTo x="20853" y="0"/>
                <wp:lineTo x="0" y="0"/>
              </wp:wrapPolygon>
            </wp:wrapThrough>
            <wp:docPr id="22" name="Image 22" descr="E:\OUTILS\Images-guides-contrôle\Fleche r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OUTILS\Images-guides-contrôle\Fleche rose.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2765" cy="421005"/>
                    </a:xfrm>
                    <a:prstGeom prst="rect">
                      <a:avLst/>
                    </a:prstGeom>
                    <a:noFill/>
                    <a:ln>
                      <a:noFill/>
                    </a:ln>
                  </pic:spPr>
                </pic:pic>
              </a:graphicData>
            </a:graphic>
          </wp:anchor>
        </w:drawing>
      </w:r>
      <w:r w:rsidR="003B26B2" w:rsidRPr="00704399">
        <w:rPr>
          <w:rFonts w:asciiTheme="majorHAnsi" w:hAnsiTheme="majorHAnsi" w:cstheme="majorHAnsi"/>
          <w:b/>
          <w:u w:val="single"/>
        </w:rPr>
        <w:t>Interprétation</w:t>
      </w:r>
      <w:r w:rsidR="003B26B2">
        <w:rPr>
          <w:rFonts w:asciiTheme="majorHAnsi" w:hAnsiTheme="majorHAnsi" w:cstheme="majorHAnsi"/>
        </w:rPr>
        <w:t xml:space="preserve"> : </w:t>
      </w:r>
    </w:p>
    <w:p w14:paraId="126C2B09" w14:textId="383FE308" w:rsidR="00BB3E4D" w:rsidRPr="00741F99" w:rsidRDefault="00741F99" w:rsidP="00704399">
      <w:pPr>
        <w:spacing w:before="120"/>
        <w:rPr>
          <w:rFonts w:asciiTheme="majorHAnsi" w:hAnsiTheme="majorHAnsi" w:cstheme="majorHAnsi"/>
        </w:rPr>
      </w:pPr>
      <w:r>
        <w:rPr>
          <w:rFonts w:asciiTheme="majorHAnsi" w:hAnsiTheme="majorHAnsi" w:cstheme="majorHAnsi"/>
        </w:rPr>
        <w:t>L</w:t>
      </w:r>
      <w:r w:rsidRPr="00BB3E4D">
        <w:rPr>
          <w:rFonts w:asciiTheme="majorHAnsi" w:hAnsiTheme="majorHAnsi" w:cstheme="majorHAnsi"/>
        </w:rPr>
        <w:t xml:space="preserve">es colonnes «  Examen professionnel pour aptitude de l’agent » et </w:t>
      </w:r>
      <w:r>
        <w:rPr>
          <w:rFonts w:asciiTheme="majorHAnsi" w:hAnsiTheme="majorHAnsi" w:cstheme="majorHAnsi"/>
        </w:rPr>
        <w:t>« date d’attribution » de c</w:t>
      </w:r>
      <w:r w:rsidR="003B26B2" w:rsidRPr="00126F22">
        <w:rPr>
          <w:rFonts w:asciiTheme="majorHAnsi" w:hAnsiTheme="majorHAnsi" w:cstheme="majorHAnsi"/>
        </w:rPr>
        <w:t xml:space="preserve">e tableau </w:t>
      </w:r>
      <w:r>
        <w:rPr>
          <w:rFonts w:asciiTheme="majorHAnsi" w:hAnsiTheme="majorHAnsi" w:cstheme="majorHAnsi"/>
        </w:rPr>
        <w:t xml:space="preserve">permettent - </w:t>
      </w:r>
      <w:r w:rsidRPr="00741F99">
        <w:rPr>
          <w:rFonts w:asciiTheme="majorHAnsi" w:hAnsiTheme="majorHAnsi" w:cstheme="majorHAnsi"/>
        </w:rPr>
        <w:t>après vérification avec l’organisme</w:t>
      </w:r>
      <w:r w:rsidRPr="00126F22">
        <w:rPr>
          <w:rFonts w:asciiTheme="majorHAnsi" w:hAnsiTheme="majorHAnsi" w:cstheme="majorHAnsi"/>
        </w:rPr>
        <w:t xml:space="preserve"> </w:t>
      </w:r>
      <w:ins w:id="240" w:author="Nicol, Fabrice" w:date="2017-09-19T17:42:00Z">
        <w:r w:rsidR="00CE46A8">
          <w:rPr>
            <w:rFonts w:asciiTheme="majorHAnsi" w:hAnsiTheme="majorHAnsi" w:cstheme="majorHAnsi"/>
          </w:rPr>
          <w:t>-</w:t>
        </w:r>
      </w:ins>
      <w:del w:id="241" w:author="Nicol, Fabrice" w:date="2017-09-19T17:42:00Z">
        <w:r w:rsidDel="00CE46A8">
          <w:rPr>
            <w:rFonts w:asciiTheme="majorHAnsi" w:hAnsiTheme="majorHAnsi" w:cstheme="majorHAnsi"/>
          </w:rPr>
          <w:delText>–</w:delText>
        </w:r>
      </w:del>
      <w:r>
        <w:rPr>
          <w:rFonts w:asciiTheme="majorHAnsi" w:hAnsiTheme="majorHAnsi" w:cstheme="majorHAnsi"/>
        </w:rPr>
        <w:t xml:space="preserve"> de </w:t>
      </w:r>
      <w:r w:rsidR="003B26B2" w:rsidRPr="00126F22">
        <w:rPr>
          <w:rFonts w:asciiTheme="majorHAnsi" w:hAnsiTheme="majorHAnsi" w:cstheme="majorHAnsi"/>
        </w:rPr>
        <w:t>démontre</w:t>
      </w:r>
      <w:r>
        <w:rPr>
          <w:rFonts w:asciiTheme="majorHAnsi" w:hAnsiTheme="majorHAnsi" w:cstheme="majorHAnsi"/>
        </w:rPr>
        <w:t>r</w:t>
      </w:r>
      <w:r w:rsidR="003B26B2" w:rsidRPr="00126F22">
        <w:rPr>
          <w:rFonts w:asciiTheme="majorHAnsi" w:hAnsiTheme="majorHAnsi" w:cstheme="majorHAnsi"/>
        </w:rPr>
        <w:t xml:space="preserve"> que certains agents ont perçu la prime informatique alors qu’ils n’</w:t>
      </w:r>
      <w:r w:rsidR="003B26B2">
        <w:rPr>
          <w:rFonts w:asciiTheme="majorHAnsi" w:hAnsiTheme="majorHAnsi" w:cstheme="majorHAnsi"/>
        </w:rPr>
        <w:t>ét</w:t>
      </w:r>
      <w:r w:rsidR="003B26B2" w:rsidRPr="00126F22">
        <w:rPr>
          <w:rFonts w:asciiTheme="majorHAnsi" w:hAnsiTheme="majorHAnsi" w:cstheme="majorHAnsi"/>
        </w:rPr>
        <w:t>aient pas</w:t>
      </w:r>
      <w:r w:rsidR="003B26B2">
        <w:rPr>
          <w:rFonts w:asciiTheme="majorHAnsi" w:hAnsiTheme="majorHAnsi" w:cstheme="majorHAnsi"/>
        </w:rPr>
        <w:t xml:space="preserve"> détenteurs</w:t>
      </w:r>
      <w:r w:rsidR="003B26B2" w:rsidRPr="00126F22">
        <w:rPr>
          <w:rFonts w:asciiTheme="majorHAnsi" w:hAnsiTheme="majorHAnsi" w:cstheme="majorHAnsi"/>
        </w:rPr>
        <w:t xml:space="preserve"> de l’examen professionnel leur permettant de percevoir ladite prime</w:t>
      </w:r>
      <w:r>
        <w:rPr>
          <w:rFonts w:asciiTheme="majorHAnsi" w:hAnsiTheme="majorHAnsi" w:cstheme="majorHAnsi"/>
        </w:rPr>
        <w:t xml:space="preserve"> ; de </w:t>
      </w:r>
      <w:r w:rsidR="00BB3E4D" w:rsidRPr="00741F99">
        <w:rPr>
          <w:rFonts w:asciiTheme="majorHAnsi" w:hAnsiTheme="majorHAnsi" w:cstheme="majorHAnsi"/>
        </w:rPr>
        <w:t xml:space="preserve">même, le grade et la fonction </w:t>
      </w:r>
      <w:r w:rsidRPr="00741F99">
        <w:rPr>
          <w:rFonts w:asciiTheme="majorHAnsi" w:hAnsiTheme="majorHAnsi" w:cstheme="majorHAnsi"/>
        </w:rPr>
        <w:t xml:space="preserve">permettent de vérifier </w:t>
      </w:r>
      <w:r>
        <w:rPr>
          <w:rFonts w:asciiTheme="majorHAnsi" w:hAnsiTheme="majorHAnsi" w:cstheme="majorHAnsi"/>
        </w:rPr>
        <w:t xml:space="preserve">que certains agents </w:t>
      </w:r>
      <w:r w:rsidRPr="00126F22">
        <w:rPr>
          <w:rFonts w:asciiTheme="majorHAnsi" w:hAnsiTheme="majorHAnsi" w:cstheme="majorHAnsi"/>
        </w:rPr>
        <w:t>n’avaient pas le grade correspondant</w:t>
      </w:r>
      <w:r>
        <w:rPr>
          <w:rFonts w:asciiTheme="majorHAnsi" w:hAnsiTheme="majorHAnsi" w:cstheme="majorHAnsi"/>
        </w:rPr>
        <w:t xml:space="preserve"> aux </w:t>
      </w:r>
      <w:r w:rsidRPr="00741F99">
        <w:rPr>
          <w:rFonts w:asciiTheme="majorHAnsi" w:hAnsiTheme="majorHAnsi" w:cstheme="majorHAnsi"/>
        </w:rPr>
        <w:t>conditions d’octroi de la prime informatique</w:t>
      </w:r>
      <w:r w:rsidRPr="00126F22">
        <w:rPr>
          <w:rFonts w:asciiTheme="majorHAnsi" w:hAnsiTheme="majorHAnsi" w:cstheme="majorHAnsi"/>
        </w:rPr>
        <w:t xml:space="preserve"> (</w:t>
      </w:r>
      <w:r>
        <w:rPr>
          <w:rFonts w:asciiTheme="majorHAnsi" w:hAnsiTheme="majorHAnsi" w:cstheme="majorHAnsi"/>
        </w:rPr>
        <w:t xml:space="preserve">par </w:t>
      </w:r>
      <w:r w:rsidRPr="00126F22">
        <w:rPr>
          <w:rFonts w:asciiTheme="majorHAnsi" w:hAnsiTheme="majorHAnsi" w:cstheme="majorHAnsi"/>
        </w:rPr>
        <w:t>ex</w:t>
      </w:r>
      <w:del w:id="242" w:author="Nicol, Fabrice" w:date="2017-09-19T17:42:00Z">
        <w:r w:rsidDel="00CE46A8">
          <w:rPr>
            <w:rFonts w:asciiTheme="majorHAnsi" w:hAnsiTheme="majorHAnsi" w:cstheme="majorHAnsi"/>
          </w:rPr>
          <w:delText>.</w:delText>
        </w:r>
      </w:del>
      <w:ins w:id="243" w:author="Nicol, Fabrice" w:date="2017-09-19T17:42:00Z">
        <w:r w:rsidR="00CE46A8">
          <w:rPr>
            <w:rFonts w:asciiTheme="majorHAnsi" w:hAnsiTheme="majorHAnsi" w:cstheme="majorHAnsi"/>
          </w:rPr>
          <w:t>emple</w:t>
        </w:r>
      </w:ins>
      <w:r w:rsidRPr="00126F22">
        <w:rPr>
          <w:rFonts w:asciiTheme="majorHAnsi" w:hAnsiTheme="majorHAnsi" w:cstheme="majorHAnsi"/>
        </w:rPr>
        <w:t> : adjoint administratif, rédacteur, agent d’entretien, agent de ma</w:t>
      </w:r>
      <w:r>
        <w:rPr>
          <w:rFonts w:asciiTheme="majorHAnsi" w:hAnsiTheme="majorHAnsi" w:cstheme="majorHAnsi"/>
        </w:rPr>
        <w:t>î</w:t>
      </w:r>
      <w:r w:rsidRPr="00126F22">
        <w:rPr>
          <w:rFonts w:asciiTheme="majorHAnsi" w:hAnsiTheme="majorHAnsi" w:cstheme="majorHAnsi"/>
        </w:rPr>
        <w:t>trise, adjoint technique)</w:t>
      </w:r>
      <w:r w:rsidR="00BB3E4D" w:rsidRPr="00741F99">
        <w:rPr>
          <w:rFonts w:asciiTheme="majorHAnsi" w:hAnsiTheme="majorHAnsi" w:cstheme="majorHAnsi"/>
        </w:rPr>
        <w:t>.</w:t>
      </w:r>
    </w:p>
    <w:p w14:paraId="7B447F79" w14:textId="54D4D26E" w:rsidR="00BB3E4D" w:rsidRDefault="00BB3E4D">
      <w:pPr>
        <w:rPr>
          <w:rFonts w:asciiTheme="majorHAnsi" w:hAnsiTheme="majorHAnsi" w:cstheme="majorHAnsi"/>
        </w:rPr>
      </w:pPr>
    </w:p>
    <w:p w14:paraId="20398190" w14:textId="4B419DAC" w:rsidR="000003E1" w:rsidRDefault="003B26B2">
      <w:pPr>
        <w:rPr>
          <w:rFonts w:asciiTheme="majorHAnsi" w:hAnsiTheme="majorHAnsi" w:cstheme="majorHAnsi"/>
        </w:rPr>
      </w:pPr>
      <w:r w:rsidRPr="003B26B2">
        <w:rPr>
          <w:rFonts w:asciiTheme="majorHAnsi" w:hAnsiTheme="majorHAnsi" w:cstheme="majorHAnsi"/>
          <w:b/>
          <w:color w:val="D14A95" w:themeColor="accent1"/>
        </w:rPr>
        <w:t>Pour aller vers l’observation</w:t>
      </w:r>
      <w:r w:rsidRPr="003B26B2">
        <w:rPr>
          <w:rFonts w:asciiTheme="majorHAnsi" w:hAnsiTheme="majorHAnsi" w:cstheme="majorHAnsi"/>
          <w:color w:val="D14A95" w:themeColor="accent1"/>
        </w:rPr>
        <w:t> </w:t>
      </w:r>
      <w:r>
        <w:rPr>
          <w:rFonts w:asciiTheme="majorHAnsi" w:hAnsiTheme="majorHAnsi" w:cstheme="majorHAnsi"/>
        </w:rPr>
        <w:t xml:space="preserve">: </w:t>
      </w:r>
    </w:p>
    <w:p w14:paraId="36BCAAB6" w14:textId="7DAA0BF1" w:rsidR="00DC1363" w:rsidRDefault="00DC1363" w:rsidP="00BB3E4D">
      <w:pPr>
        <w:ind w:left="360"/>
        <w:rPr>
          <w:rFonts w:asciiTheme="majorHAnsi" w:hAnsiTheme="majorHAnsi" w:cstheme="majorHAnsi"/>
        </w:rPr>
      </w:pPr>
    </w:p>
    <w:p w14:paraId="20431D09" w14:textId="44324D80" w:rsidR="00B454E4" w:rsidRPr="00BB3E4D" w:rsidRDefault="00943330" w:rsidP="00741F99">
      <w:pPr>
        <w:ind w:left="142"/>
        <w:rPr>
          <w:rFonts w:asciiTheme="majorHAnsi" w:hAnsiTheme="majorHAnsi" w:cstheme="majorHAnsi"/>
        </w:rPr>
      </w:pPr>
      <w:r w:rsidRPr="00BB3E4D">
        <w:rPr>
          <w:rFonts w:asciiTheme="majorHAnsi" w:hAnsiTheme="majorHAnsi" w:cstheme="majorHAnsi"/>
        </w:rPr>
        <w:t xml:space="preserve">Vous formulez une observation </w:t>
      </w:r>
      <w:proofErr w:type="gramStart"/>
      <w:r w:rsidRPr="00BB3E4D">
        <w:rPr>
          <w:rFonts w:asciiTheme="majorHAnsi" w:hAnsiTheme="majorHAnsi" w:cstheme="majorHAnsi"/>
        </w:rPr>
        <w:t>en terme de</w:t>
      </w:r>
      <w:proofErr w:type="gramEnd"/>
      <w:r w:rsidRPr="00BB3E4D">
        <w:rPr>
          <w:rFonts w:asciiTheme="majorHAnsi" w:hAnsiTheme="majorHAnsi" w:cstheme="majorHAnsi"/>
        </w:rPr>
        <w:t xml:space="preserve"> régularité. L</w:t>
      </w:r>
      <w:r w:rsidR="00042493" w:rsidRPr="00BB3E4D">
        <w:rPr>
          <w:rFonts w:asciiTheme="majorHAnsi" w:hAnsiTheme="majorHAnsi" w:cstheme="majorHAnsi"/>
        </w:rPr>
        <w:t>a prime attribuée à l’origine</w:t>
      </w:r>
      <w:r w:rsidR="00A05514" w:rsidRPr="00BB3E4D">
        <w:rPr>
          <w:rFonts w:asciiTheme="majorHAnsi" w:hAnsiTheme="majorHAnsi" w:cstheme="majorHAnsi"/>
        </w:rPr>
        <w:t xml:space="preserve"> par la collectivité à certains agents</w:t>
      </w:r>
      <w:r w:rsidR="00042493" w:rsidRPr="00BB3E4D">
        <w:rPr>
          <w:rFonts w:asciiTheme="majorHAnsi" w:hAnsiTheme="majorHAnsi" w:cstheme="majorHAnsi"/>
        </w:rPr>
        <w:t xml:space="preserve"> a été conservée par </w:t>
      </w:r>
      <w:r w:rsidR="00FB00D2" w:rsidRPr="00BB3E4D">
        <w:rPr>
          <w:rFonts w:asciiTheme="majorHAnsi" w:hAnsiTheme="majorHAnsi" w:cstheme="majorHAnsi"/>
        </w:rPr>
        <w:t>c</w:t>
      </w:r>
      <w:r w:rsidR="00A05514" w:rsidRPr="00BB3E4D">
        <w:rPr>
          <w:rFonts w:asciiTheme="majorHAnsi" w:hAnsiTheme="majorHAnsi" w:cstheme="majorHAnsi"/>
        </w:rPr>
        <w:t xml:space="preserve">es </w:t>
      </w:r>
      <w:r w:rsidR="00042493" w:rsidRPr="00BB3E4D">
        <w:rPr>
          <w:rFonts w:asciiTheme="majorHAnsi" w:hAnsiTheme="majorHAnsi" w:cstheme="majorHAnsi"/>
        </w:rPr>
        <w:t>agent</w:t>
      </w:r>
      <w:r w:rsidR="00A05514" w:rsidRPr="00BB3E4D">
        <w:rPr>
          <w:rFonts w:asciiTheme="majorHAnsi" w:hAnsiTheme="majorHAnsi" w:cstheme="majorHAnsi"/>
        </w:rPr>
        <w:t>s</w:t>
      </w:r>
      <w:r w:rsidR="00A0442E" w:rsidRPr="00BB3E4D">
        <w:rPr>
          <w:rFonts w:asciiTheme="majorHAnsi" w:hAnsiTheme="majorHAnsi" w:cstheme="majorHAnsi"/>
        </w:rPr>
        <w:t>,</w:t>
      </w:r>
      <w:r w:rsidR="00042493" w:rsidRPr="00BB3E4D">
        <w:rPr>
          <w:rFonts w:asciiTheme="majorHAnsi" w:hAnsiTheme="majorHAnsi" w:cstheme="majorHAnsi"/>
        </w:rPr>
        <w:t xml:space="preserve"> même </w:t>
      </w:r>
      <w:r w:rsidRPr="00BB3E4D">
        <w:rPr>
          <w:rFonts w:asciiTheme="majorHAnsi" w:hAnsiTheme="majorHAnsi" w:cstheme="majorHAnsi"/>
        </w:rPr>
        <w:t>lorsque</w:t>
      </w:r>
      <w:r w:rsidR="00042493" w:rsidRPr="00BB3E4D">
        <w:rPr>
          <w:rFonts w:asciiTheme="majorHAnsi" w:hAnsiTheme="majorHAnsi" w:cstheme="majorHAnsi"/>
        </w:rPr>
        <w:t xml:space="preserve"> le </w:t>
      </w:r>
      <w:ins w:id="244" w:author="Nicol, Fabrice" w:date="2017-09-19T17:19:00Z">
        <w:r w:rsidR="009351C8">
          <w:rPr>
            <w:rFonts w:asciiTheme="majorHAnsi" w:hAnsiTheme="majorHAnsi" w:cstheme="majorHAnsi"/>
          </w:rPr>
          <w:t>c</w:t>
        </w:r>
      </w:ins>
      <w:del w:id="245" w:author="Nicol, Fabrice" w:date="2017-09-19T17:19:00Z">
        <w:r w:rsidR="00042493" w:rsidRPr="00BB3E4D" w:rsidDel="009351C8">
          <w:rPr>
            <w:rFonts w:asciiTheme="majorHAnsi" w:hAnsiTheme="majorHAnsi" w:cstheme="majorHAnsi"/>
          </w:rPr>
          <w:delText>C</w:delText>
        </w:r>
      </w:del>
      <w:r w:rsidR="00042493" w:rsidRPr="00BB3E4D">
        <w:rPr>
          <w:rFonts w:asciiTheme="majorHAnsi" w:hAnsiTheme="majorHAnsi" w:cstheme="majorHAnsi"/>
        </w:rPr>
        <w:t>entre automatisé de traitement de l’information</w:t>
      </w:r>
      <w:r w:rsidR="00042493" w:rsidRPr="00BB3E4D">
        <w:rPr>
          <w:rFonts w:asciiTheme="majorHAnsi" w:hAnsiTheme="majorHAnsi" w:cstheme="majorHAnsi"/>
          <w:i/>
        </w:rPr>
        <w:t xml:space="preserve"> </w:t>
      </w:r>
      <w:r w:rsidR="00042493" w:rsidRPr="00BB3E4D">
        <w:rPr>
          <w:rFonts w:asciiTheme="majorHAnsi" w:hAnsiTheme="majorHAnsi" w:cstheme="majorHAnsi"/>
        </w:rPr>
        <w:t>n’exi</w:t>
      </w:r>
      <w:r w:rsidR="00053972" w:rsidRPr="00BB3E4D">
        <w:rPr>
          <w:rFonts w:asciiTheme="majorHAnsi" w:hAnsiTheme="majorHAnsi" w:cstheme="majorHAnsi"/>
        </w:rPr>
        <w:t>s</w:t>
      </w:r>
      <w:r w:rsidR="00042493" w:rsidRPr="00BB3E4D">
        <w:rPr>
          <w:rFonts w:asciiTheme="majorHAnsi" w:hAnsiTheme="majorHAnsi" w:cstheme="majorHAnsi"/>
        </w:rPr>
        <w:t>te plus</w:t>
      </w:r>
      <w:r w:rsidR="00A05514" w:rsidRPr="00BB3E4D">
        <w:rPr>
          <w:rFonts w:asciiTheme="majorHAnsi" w:hAnsiTheme="majorHAnsi" w:cstheme="majorHAnsi"/>
        </w:rPr>
        <w:t xml:space="preserve"> et que</w:t>
      </w:r>
      <w:r w:rsidR="00FB00D2" w:rsidRPr="00BB3E4D">
        <w:rPr>
          <w:rFonts w:asciiTheme="majorHAnsi" w:hAnsiTheme="majorHAnsi" w:cstheme="majorHAnsi"/>
        </w:rPr>
        <w:t>,</w:t>
      </w:r>
      <w:r w:rsidR="00A05514" w:rsidRPr="00BB3E4D">
        <w:rPr>
          <w:rFonts w:asciiTheme="majorHAnsi" w:hAnsiTheme="majorHAnsi" w:cstheme="majorHAnsi"/>
        </w:rPr>
        <w:t xml:space="preserve"> par conséquent, cette prime doit être supprimée.</w:t>
      </w:r>
      <w:r w:rsidRPr="00BB3E4D">
        <w:rPr>
          <w:rFonts w:asciiTheme="majorHAnsi" w:hAnsiTheme="majorHAnsi" w:cstheme="majorHAnsi"/>
        </w:rPr>
        <w:t xml:space="preserve"> Vous pouvez </w:t>
      </w:r>
      <w:r w:rsidR="0071124D" w:rsidRPr="00BB3E4D">
        <w:rPr>
          <w:rFonts w:asciiTheme="majorHAnsi" w:hAnsiTheme="majorHAnsi" w:cstheme="majorHAnsi"/>
        </w:rPr>
        <w:t>d</w:t>
      </w:r>
      <w:r w:rsidRPr="00BB3E4D">
        <w:rPr>
          <w:rFonts w:asciiTheme="majorHAnsi" w:hAnsiTheme="majorHAnsi" w:cstheme="majorHAnsi"/>
        </w:rPr>
        <w:t xml:space="preserve">épasser ce constat de régularité en évoquant l’efficience de la </w:t>
      </w:r>
      <w:r w:rsidR="00741F99">
        <w:rPr>
          <w:rFonts w:asciiTheme="majorHAnsi" w:hAnsiTheme="majorHAnsi" w:cstheme="majorHAnsi"/>
        </w:rPr>
        <w:t>gestion</w:t>
      </w:r>
      <w:r w:rsidRPr="00BB3E4D">
        <w:rPr>
          <w:rFonts w:asciiTheme="majorHAnsi" w:hAnsiTheme="majorHAnsi" w:cstheme="majorHAnsi"/>
        </w:rPr>
        <w:t xml:space="preserve">. </w:t>
      </w:r>
      <w:r w:rsidR="00042493" w:rsidRPr="00BB3E4D">
        <w:rPr>
          <w:rFonts w:asciiTheme="majorHAnsi" w:hAnsiTheme="majorHAnsi" w:cstheme="majorHAnsi"/>
        </w:rPr>
        <w:t> </w:t>
      </w:r>
    </w:p>
    <w:p w14:paraId="49BD9765" w14:textId="56817B28" w:rsidR="00317D12" w:rsidRPr="00126F22" w:rsidRDefault="00317D12" w:rsidP="00126F22">
      <w:pPr>
        <w:spacing w:after="200"/>
        <w:jc w:val="left"/>
        <w:rPr>
          <w:rFonts w:asciiTheme="majorHAnsi" w:hAnsiTheme="majorHAnsi" w:cstheme="majorHAnsi"/>
        </w:rPr>
      </w:pPr>
      <w:r w:rsidRPr="00126F22">
        <w:rPr>
          <w:rFonts w:asciiTheme="majorHAnsi" w:hAnsiTheme="majorHAnsi" w:cstheme="majorHAnsi"/>
        </w:rPr>
        <w:br w:type="page"/>
      </w:r>
    </w:p>
    <w:p w14:paraId="0965CF38" w14:textId="72837394" w:rsidR="00B454E4" w:rsidRPr="00521842" w:rsidRDefault="002717E9" w:rsidP="00FA59C0">
      <w:pPr>
        <w:pStyle w:val="Titre1"/>
        <w:shd w:val="clear" w:color="auto" w:fill="D14A95" w:themeFill="accent1"/>
        <w:rPr>
          <w:rFonts w:cstheme="majorHAnsi"/>
          <w:color w:val="FFFFFF" w:themeColor="background1"/>
        </w:rPr>
      </w:pPr>
      <w:bookmarkStart w:id="246" w:name="_Toc493088733"/>
      <w:r>
        <w:rPr>
          <w:rFonts w:cstheme="majorHAnsi"/>
          <w:color w:val="FFFFFF" w:themeColor="background1"/>
        </w:rPr>
        <w:lastRenderedPageBreak/>
        <w:t xml:space="preserve">FICHE N° </w:t>
      </w:r>
      <w:r w:rsidR="000B73F8">
        <w:rPr>
          <w:rFonts w:cstheme="majorHAnsi"/>
          <w:color w:val="FFFFFF" w:themeColor="background1"/>
        </w:rPr>
        <w:t>5</w:t>
      </w:r>
      <w:r w:rsidR="000B73F8" w:rsidRPr="00521842">
        <w:rPr>
          <w:rFonts w:cstheme="majorHAnsi"/>
          <w:color w:val="FFFFFF" w:themeColor="background1"/>
        </w:rPr>
        <w:t xml:space="preserve"> </w:t>
      </w:r>
      <w:r w:rsidR="007818A0" w:rsidRPr="00521842">
        <w:rPr>
          <w:rFonts w:cstheme="majorHAnsi"/>
          <w:color w:val="FFFFFF" w:themeColor="background1"/>
        </w:rPr>
        <w:t xml:space="preserve">- </w:t>
      </w:r>
      <w:r w:rsidR="00224CFE" w:rsidRPr="00521842">
        <w:rPr>
          <w:rFonts w:cstheme="majorHAnsi"/>
          <w:color w:val="FFFFFF" w:themeColor="background1"/>
        </w:rPr>
        <w:t>VÉRIFIER LES VACATIONS</w:t>
      </w:r>
      <w:bookmarkEnd w:id="246"/>
    </w:p>
    <w:p w14:paraId="21CB3C6F" w14:textId="44F5B27A" w:rsidR="00B454E4" w:rsidRPr="00120C2A" w:rsidRDefault="00F632AF">
      <w:pPr>
        <w:rPr>
          <w:rFonts w:asciiTheme="majorHAnsi" w:hAnsiTheme="majorHAnsi" w:cstheme="majorHAnsi"/>
          <w:b/>
          <w:u w:val="single"/>
        </w:rPr>
      </w:pPr>
      <w:r>
        <w:rPr>
          <w:rFonts w:asciiTheme="majorHAnsi" w:hAnsiTheme="majorHAnsi" w:cstheme="majorHAnsi"/>
          <w:b/>
          <w:u w:val="single"/>
        </w:rPr>
        <w:t>Objectifs</w:t>
      </w:r>
      <w:r w:rsidR="002717E9" w:rsidRPr="00120C2A">
        <w:rPr>
          <w:rFonts w:asciiTheme="majorHAnsi" w:hAnsiTheme="majorHAnsi" w:cstheme="majorHAnsi"/>
          <w:b/>
        </w:rPr>
        <w:t> :</w:t>
      </w:r>
    </w:p>
    <w:p w14:paraId="2F3AD7CC" w14:textId="1FAD8B0D" w:rsidR="000B73F8" w:rsidRDefault="000B73F8" w:rsidP="004A2802">
      <w:pPr>
        <w:pStyle w:val="Paragraphedeliste"/>
        <w:numPr>
          <w:ilvl w:val="0"/>
          <w:numId w:val="56"/>
        </w:numPr>
        <w:spacing w:before="240"/>
        <w:ind w:left="714" w:hanging="357"/>
        <w:contextualSpacing w:val="0"/>
        <w:rPr>
          <w:rFonts w:asciiTheme="majorHAnsi" w:hAnsiTheme="majorHAnsi" w:cstheme="majorHAnsi"/>
        </w:rPr>
      </w:pPr>
      <w:r>
        <w:rPr>
          <w:rFonts w:asciiTheme="majorHAnsi" w:hAnsiTheme="majorHAnsi" w:cstheme="majorHAnsi"/>
        </w:rPr>
        <w:t>Contrôle</w:t>
      </w:r>
      <w:r w:rsidR="003A77E6">
        <w:rPr>
          <w:rFonts w:asciiTheme="majorHAnsi" w:hAnsiTheme="majorHAnsi" w:cstheme="majorHAnsi"/>
        </w:rPr>
        <w:t>r les</w:t>
      </w:r>
      <w:r>
        <w:rPr>
          <w:rFonts w:asciiTheme="majorHAnsi" w:hAnsiTheme="majorHAnsi" w:cstheme="majorHAnsi"/>
        </w:rPr>
        <w:t xml:space="preserve"> vacations horaires</w:t>
      </w:r>
    </w:p>
    <w:p w14:paraId="66226832" w14:textId="5A14B096" w:rsidR="002717E9" w:rsidRDefault="007663DB" w:rsidP="004A2802">
      <w:pPr>
        <w:pStyle w:val="Paragraphedeliste"/>
        <w:numPr>
          <w:ilvl w:val="0"/>
          <w:numId w:val="55"/>
        </w:numPr>
        <w:rPr>
          <w:rFonts w:asciiTheme="majorHAnsi" w:hAnsiTheme="majorHAnsi" w:cstheme="majorHAnsi"/>
        </w:rPr>
      </w:pPr>
      <w:r w:rsidRPr="009F47F6">
        <w:rPr>
          <w:rFonts w:asciiTheme="majorHAnsi" w:hAnsiTheme="majorHAnsi" w:cstheme="majorHAnsi"/>
        </w:rPr>
        <w:t>S’assur</w:t>
      </w:r>
      <w:r w:rsidR="00570BF4" w:rsidRPr="009F47F6">
        <w:rPr>
          <w:rFonts w:asciiTheme="majorHAnsi" w:hAnsiTheme="majorHAnsi" w:cstheme="majorHAnsi"/>
        </w:rPr>
        <w:t>er</w:t>
      </w:r>
      <w:r w:rsidRPr="009F47F6">
        <w:rPr>
          <w:rFonts w:asciiTheme="majorHAnsi" w:hAnsiTheme="majorHAnsi" w:cstheme="majorHAnsi"/>
        </w:rPr>
        <w:t xml:space="preserve"> que</w:t>
      </w:r>
      <w:r w:rsidR="00570BF4" w:rsidRPr="009F47F6">
        <w:rPr>
          <w:rFonts w:asciiTheme="majorHAnsi" w:hAnsiTheme="majorHAnsi" w:cstheme="majorHAnsi"/>
        </w:rPr>
        <w:t xml:space="preserve"> les vacations sont versées </w:t>
      </w:r>
      <w:proofErr w:type="gramStart"/>
      <w:r w:rsidR="00570BF4" w:rsidRPr="009F47F6">
        <w:rPr>
          <w:rFonts w:asciiTheme="majorHAnsi" w:hAnsiTheme="majorHAnsi" w:cstheme="majorHAnsi"/>
        </w:rPr>
        <w:t xml:space="preserve">conformément </w:t>
      </w:r>
      <w:r w:rsidR="00CE6F47" w:rsidRPr="009F47F6">
        <w:rPr>
          <w:rFonts w:asciiTheme="majorHAnsi" w:hAnsiTheme="majorHAnsi" w:cstheme="majorHAnsi"/>
        </w:rPr>
        <w:t xml:space="preserve"> à</w:t>
      </w:r>
      <w:proofErr w:type="gramEnd"/>
      <w:r w:rsidR="00CE6F47" w:rsidRPr="009F47F6">
        <w:rPr>
          <w:rFonts w:asciiTheme="majorHAnsi" w:hAnsiTheme="majorHAnsi" w:cstheme="majorHAnsi"/>
        </w:rPr>
        <w:t xml:space="preserve"> la réglementation</w:t>
      </w:r>
      <w:r w:rsidR="00101089" w:rsidRPr="009F47F6">
        <w:rPr>
          <w:rFonts w:asciiTheme="majorHAnsi" w:hAnsiTheme="majorHAnsi" w:cstheme="majorHAnsi"/>
        </w:rPr>
        <w:t xml:space="preserve"> </w:t>
      </w:r>
      <w:r w:rsidR="000B73F8" w:rsidRPr="009F47F6">
        <w:rPr>
          <w:rFonts w:asciiTheme="majorHAnsi" w:hAnsiTheme="majorHAnsi" w:cstheme="majorHAnsi"/>
        </w:rPr>
        <w:t xml:space="preserve">et à la jurisprudence </w:t>
      </w:r>
      <w:r w:rsidR="00101089" w:rsidRPr="009F47F6">
        <w:rPr>
          <w:rFonts w:asciiTheme="majorHAnsi" w:hAnsiTheme="majorHAnsi" w:cstheme="majorHAnsi"/>
        </w:rPr>
        <w:t>pour les fonctionnaires et les agents contractuels</w:t>
      </w:r>
      <w:ins w:id="247" w:author="Nicol, Fabrice" w:date="2017-09-19T17:19:00Z">
        <w:r w:rsidR="009351C8">
          <w:rPr>
            <w:rFonts w:asciiTheme="majorHAnsi" w:hAnsiTheme="majorHAnsi" w:cstheme="majorHAnsi"/>
          </w:rPr>
          <w:t>.</w:t>
        </w:r>
      </w:ins>
      <w:del w:id="248" w:author="Nicol, Fabrice" w:date="2017-09-19T17:19:00Z">
        <w:r w:rsidR="000B73F8" w:rsidDel="009351C8">
          <w:rPr>
            <w:rFonts w:asciiTheme="majorHAnsi" w:hAnsiTheme="majorHAnsi" w:cstheme="majorHAnsi"/>
          </w:rPr>
          <w:delText> ;</w:delText>
        </w:r>
      </w:del>
    </w:p>
    <w:p w14:paraId="51C9A6F1" w14:textId="4F25FFA0" w:rsidR="000B73F8" w:rsidRDefault="000B73F8" w:rsidP="004A2802">
      <w:pPr>
        <w:pStyle w:val="Paragraphedeliste"/>
        <w:numPr>
          <w:ilvl w:val="0"/>
          <w:numId w:val="56"/>
        </w:numPr>
        <w:spacing w:before="240"/>
        <w:ind w:left="714" w:hanging="357"/>
        <w:contextualSpacing w:val="0"/>
        <w:rPr>
          <w:rFonts w:asciiTheme="majorHAnsi" w:hAnsiTheme="majorHAnsi" w:cstheme="majorHAnsi"/>
        </w:rPr>
      </w:pPr>
      <w:r>
        <w:rPr>
          <w:rFonts w:asciiTheme="majorHAnsi" w:hAnsiTheme="majorHAnsi" w:cstheme="majorHAnsi"/>
        </w:rPr>
        <w:t>Contrôle</w:t>
      </w:r>
      <w:r w:rsidR="003A77E6">
        <w:rPr>
          <w:rFonts w:asciiTheme="majorHAnsi" w:hAnsiTheme="majorHAnsi" w:cstheme="majorHAnsi"/>
        </w:rPr>
        <w:t xml:space="preserve">r le </w:t>
      </w:r>
      <w:r>
        <w:rPr>
          <w:rFonts w:asciiTheme="majorHAnsi" w:hAnsiTheme="majorHAnsi" w:cstheme="majorHAnsi"/>
        </w:rPr>
        <w:t>supplément familial de traitement</w:t>
      </w:r>
      <w:r w:rsidR="003A77E6">
        <w:rPr>
          <w:rFonts w:asciiTheme="majorHAnsi" w:hAnsiTheme="majorHAnsi" w:cstheme="majorHAnsi"/>
        </w:rPr>
        <w:t xml:space="preserve"> (SFT)</w:t>
      </w:r>
      <w:r>
        <w:rPr>
          <w:rFonts w:asciiTheme="majorHAnsi" w:hAnsiTheme="majorHAnsi" w:cstheme="majorHAnsi"/>
        </w:rPr>
        <w:t xml:space="preserve"> et l’indemnité de résidence</w:t>
      </w:r>
    </w:p>
    <w:p w14:paraId="21FC6B34" w14:textId="28AF669D" w:rsidR="000B73F8" w:rsidRDefault="000B73F8" w:rsidP="004A2802">
      <w:pPr>
        <w:pStyle w:val="Paragraphedeliste"/>
        <w:numPr>
          <w:ilvl w:val="0"/>
          <w:numId w:val="55"/>
        </w:numPr>
        <w:ind w:left="714" w:hanging="357"/>
        <w:contextualSpacing w:val="0"/>
        <w:rPr>
          <w:rFonts w:asciiTheme="majorHAnsi" w:hAnsiTheme="majorHAnsi" w:cstheme="majorHAnsi"/>
        </w:rPr>
      </w:pPr>
      <w:r w:rsidRPr="00120C2A">
        <w:rPr>
          <w:rFonts w:asciiTheme="majorHAnsi" w:hAnsiTheme="majorHAnsi" w:cstheme="majorHAnsi"/>
        </w:rPr>
        <w:t>S’assurer du respect des règles relatives aux agents vacataires</w:t>
      </w:r>
      <w:ins w:id="249" w:author="Nicol, Fabrice" w:date="2017-09-19T17:19:00Z">
        <w:r w:rsidR="009351C8">
          <w:rPr>
            <w:rFonts w:asciiTheme="majorHAnsi" w:hAnsiTheme="majorHAnsi" w:cstheme="majorHAnsi"/>
          </w:rPr>
          <w:t>.</w:t>
        </w:r>
      </w:ins>
      <w:del w:id="250" w:author="Nicol, Fabrice" w:date="2017-09-19T17:19:00Z">
        <w:r w:rsidDel="009351C8">
          <w:rPr>
            <w:rFonts w:asciiTheme="majorHAnsi" w:hAnsiTheme="majorHAnsi" w:cstheme="majorHAnsi"/>
          </w:rPr>
          <w:delText> ;</w:delText>
        </w:r>
      </w:del>
    </w:p>
    <w:p w14:paraId="6BA96E99" w14:textId="77777777" w:rsidR="000B73F8" w:rsidRPr="00120C2A" w:rsidRDefault="000B73F8" w:rsidP="004A2802">
      <w:pPr>
        <w:pStyle w:val="Paragraphedeliste"/>
        <w:numPr>
          <w:ilvl w:val="0"/>
          <w:numId w:val="55"/>
        </w:numPr>
        <w:rPr>
          <w:rFonts w:asciiTheme="majorHAnsi" w:hAnsiTheme="majorHAnsi" w:cstheme="majorHAnsi"/>
        </w:rPr>
      </w:pPr>
      <w:r>
        <w:rPr>
          <w:rFonts w:asciiTheme="majorHAnsi" w:hAnsiTheme="majorHAnsi" w:cstheme="majorHAnsi"/>
        </w:rPr>
        <w:t>S’assurer que ces agents ne bénéficient pas du supplément familial de traitement ni de l’indemnité de résidence</w:t>
      </w:r>
      <w:r w:rsidRPr="00120C2A">
        <w:rPr>
          <w:rFonts w:asciiTheme="majorHAnsi" w:hAnsiTheme="majorHAnsi" w:cstheme="majorHAnsi"/>
        </w:rPr>
        <w:t>.</w:t>
      </w:r>
    </w:p>
    <w:p w14:paraId="2F2216B6" w14:textId="14FFAE0E" w:rsidR="002717E9" w:rsidRDefault="002717E9" w:rsidP="00404ADD">
      <w:pPr>
        <w:spacing w:before="360"/>
        <w:rPr>
          <w:rFonts w:asciiTheme="majorHAnsi" w:hAnsiTheme="majorHAnsi" w:cstheme="majorHAnsi"/>
          <w:b/>
        </w:rPr>
      </w:pPr>
      <w:r w:rsidRPr="00120C2A">
        <w:rPr>
          <w:rFonts w:asciiTheme="majorHAnsi" w:hAnsiTheme="majorHAnsi" w:cstheme="majorHAnsi"/>
          <w:b/>
          <w:u w:val="single"/>
        </w:rPr>
        <w:t xml:space="preserve">Rappel de la </w:t>
      </w:r>
      <w:commentRangeStart w:id="251"/>
      <w:r w:rsidRPr="00120C2A">
        <w:rPr>
          <w:rFonts w:asciiTheme="majorHAnsi" w:hAnsiTheme="majorHAnsi" w:cstheme="majorHAnsi"/>
          <w:b/>
          <w:u w:val="single"/>
        </w:rPr>
        <w:t>règle</w:t>
      </w:r>
      <w:commentRangeEnd w:id="251"/>
      <w:r w:rsidR="00716761">
        <w:rPr>
          <w:rStyle w:val="Marquedecommentaire"/>
        </w:rPr>
        <w:commentReference w:id="251"/>
      </w:r>
      <w:r w:rsidRPr="00120C2A">
        <w:rPr>
          <w:rFonts w:asciiTheme="majorHAnsi" w:hAnsiTheme="majorHAnsi" w:cstheme="majorHAnsi"/>
          <w:b/>
        </w:rPr>
        <w:t> :</w:t>
      </w:r>
    </w:p>
    <w:p w14:paraId="09D78C1D" w14:textId="46352A98" w:rsidR="00267CE0" w:rsidRPr="00404ADD" w:rsidRDefault="00267CE0" w:rsidP="00404ADD">
      <w:pPr>
        <w:pBdr>
          <w:top w:val="single" w:sz="4" w:space="4" w:color="auto"/>
          <w:left w:val="single" w:sz="4" w:space="4" w:color="auto"/>
          <w:bottom w:val="single" w:sz="4" w:space="4" w:color="auto"/>
          <w:right w:val="single" w:sz="4" w:space="4" w:color="auto"/>
        </w:pBdr>
        <w:rPr>
          <w:rFonts w:asciiTheme="majorHAnsi" w:hAnsiTheme="majorHAnsi" w:cstheme="majorHAnsi"/>
        </w:rPr>
      </w:pPr>
      <w:r w:rsidRPr="00404ADD">
        <w:rPr>
          <w:rFonts w:asciiTheme="majorHAnsi" w:hAnsiTheme="majorHAnsi" w:cstheme="majorHAnsi"/>
        </w:rPr>
        <w:t>1.</w:t>
      </w:r>
      <w:r w:rsidRPr="00404ADD">
        <w:rPr>
          <w:rFonts w:asciiTheme="majorHAnsi" w:hAnsiTheme="majorHAnsi" w:cstheme="majorHAnsi"/>
        </w:rPr>
        <w:tab/>
      </w:r>
      <w:ins w:id="252" w:author="Nicol, Fabrice" w:date="2017-09-19T17:20:00Z">
        <w:r w:rsidR="009351C8">
          <w:rPr>
            <w:rFonts w:asciiTheme="majorHAnsi" w:hAnsiTheme="majorHAnsi" w:cstheme="majorHAnsi"/>
          </w:rPr>
          <w:t xml:space="preserve">Le </w:t>
        </w:r>
      </w:ins>
      <w:del w:id="253" w:author="Nicol, Fabrice" w:date="2017-09-19T17:20:00Z">
        <w:r w:rsidRPr="00404ADD" w:rsidDel="009351C8">
          <w:rPr>
            <w:rFonts w:asciiTheme="majorHAnsi" w:hAnsiTheme="majorHAnsi" w:cstheme="majorHAnsi"/>
          </w:rPr>
          <w:delText>C</w:delText>
        </w:r>
      </w:del>
      <w:ins w:id="254" w:author="Nicol, Fabrice" w:date="2017-09-19T17:20:00Z">
        <w:r w:rsidR="009351C8">
          <w:rPr>
            <w:rFonts w:asciiTheme="majorHAnsi" w:hAnsiTheme="majorHAnsi" w:cstheme="majorHAnsi"/>
          </w:rPr>
          <w:t>c</w:t>
        </w:r>
      </w:ins>
      <w:r w:rsidRPr="00404ADD">
        <w:rPr>
          <w:rFonts w:asciiTheme="majorHAnsi" w:hAnsiTheme="majorHAnsi" w:cstheme="majorHAnsi"/>
        </w:rPr>
        <w:t xml:space="preserve">ontrôle des vacations horaires </w:t>
      </w:r>
    </w:p>
    <w:p w14:paraId="2D26DF8C" w14:textId="77777777" w:rsidR="00267CE0" w:rsidRPr="00404ADD" w:rsidRDefault="00267CE0" w:rsidP="00404ADD">
      <w:pPr>
        <w:pBdr>
          <w:top w:val="single" w:sz="4" w:space="4" w:color="auto"/>
          <w:left w:val="single" w:sz="4" w:space="4" w:color="auto"/>
          <w:bottom w:val="single" w:sz="4" w:space="4" w:color="auto"/>
          <w:right w:val="single" w:sz="4" w:space="4" w:color="auto"/>
        </w:pBdr>
        <w:rPr>
          <w:rFonts w:asciiTheme="majorHAnsi" w:hAnsiTheme="majorHAnsi" w:cstheme="majorHAnsi"/>
        </w:rPr>
      </w:pPr>
      <w:r w:rsidRPr="00404ADD">
        <w:rPr>
          <w:rFonts w:asciiTheme="majorHAnsi" w:hAnsiTheme="majorHAnsi" w:cstheme="majorHAnsi"/>
        </w:rPr>
        <w:t>La jurisprudence a dégagé trois critères cumulatifs permettant de distinguer les agents vacataires des agents non titulaires par trois conditions cumulatives :</w:t>
      </w:r>
    </w:p>
    <w:p w14:paraId="475ABB60" w14:textId="77777777" w:rsidR="00267CE0" w:rsidRPr="00404ADD" w:rsidRDefault="00267CE0" w:rsidP="00404ADD">
      <w:pPr>
        <w:pBdr>
          <w:top w:val="single" w:sz="4" w:space="4" w:color="auto"/>
          <w:left w:val="single" w:sz="4" w:space="4" w:color="auto"/>
          <w:bottom w:val="single" w:sz="4" w:space="4" w:color="auto"/>
          <w:right w:val="single" w:sz="4" w:space="4" w:color="auto"/>
        </w:pBdr>
        <w:rPr>
          <w:rFonts w:asciiTheme="majorHAnsi" w:hAnsiTheme="majorHAnsi" w:cstheme="majorHAnsi"/>
        </w:rPr>
      </w:pPr>
      <w:r w:rsidRPr="00404ADD">
        <w:rPr>
          <w:rFonts w:asciiTheme="majorHAnsi" w:hAnsiTheme="majorHAnsi" w:cstheme="majorHAnsi"/>
        </w:rPr>
        <w:t>•</w:t>
      </w:r>
      <w:r w:rsidRPr="00404ADD">
        <w:rPr>
          <w:rFonts w:asciiTheme="majorHAnsi" w:hAnsiTheme="majorHAnsi" w:cstheme="majorHAnsi"/>
        </w:rPr>
        <w:tab/>
        <w:t xml:space="preserve">Spécificité : le vacataire est recruté pour exécuter un acte déterminé ; </w:t>
      </w:r>
    </w:p>
    <w:p w14:paraId="7ED33095" w14:textId="77777777" w:rsidR="00267CE0" w:rsidRPr="00404ADD" w:rsidRDefault="00267CE0" w:rsidP="00404ADD">
      <w:pPr>
        <w:pBdr>
          <w:top w:val="single" w:sz="4" w:space="4" w:color="auto"/>
          <w:left w:val="single" w:sz="4" w:space="4" w:color="auto"/>
          <w:bottom w:val="single" w:sz="4" w:space="4" w:color="auto"/>
          <w:right w:val="single" w:sz="4" w:space="4" w:color="auto"/>
        </w:pBdr>
        <w:rPr>
          <w:rFonts w:asciiTheme="majorHAnsi" w:hAnsiTheme="majorHAnsi" w:cstheme="majorHAnsi"/>
        </w:rPr>
      </w:pPr>
      <w:r w:rsidRPr="00404ADD">
        <w:rPr>
          <w:rFonts w:asciiTheme="majorHAnsi" w:hAnsiTheme="majorHAnsi" w:cstheme="majorHAnsi"/>
        </w:rPr>
        <w:t>•</w:t>
      </w:r>
      <w:r w:rsidRPr="00404ADD">
        <w:rPr>
          <w:rFonts w:asciiTheme="majorHAnsi" w:hAnsiTheme="majorHAnsi" w:cstheme="majorHAnsi"/>
        </w:rPr>
        <w:tab/>
        <w:t>Discontinuité dans le temps : l’emploi ne correspond pas à un besoin permanent ;</w:t>
      </w:r>
    </w:p>
    <w:p w14:paraId="06FBB4C0" w14:textId="77777777" w:rsidR="00267CE0" w:rsidRPr="00404ADD" w:rsidRDefault="00267CE0" w:rsidP="00404ADD">
      <w:pPr>
        <w:pBdr>
          <w:top w:val="single" w:sz="4" w:space="4" w:color="auto"/>
          <w:left w:val="single" w:sz="4" w:space="4" w:color="auto"/>
          <w:bottom w:val="single" w:sz="4" w:space="4" w:color="auto"/>
          <w:right w:val="single" w:sz="4" w:space="4" w:color="auto"/>
        </w:pBdr>
        <w:rPr>
          <w:rFonts w:asciiTheme="majorHAnsi" w:hAnsiTheme="majorHAnsi" w:cstheme="majorHAnsi"/>
        </w:rPr>
      </w:pPr>
      <w:r w:rsidRPr="00404ADD">
        <w:rPr>
          <w:rFonts w:asciiTheme="majorHAnsi" w:hAnsiTheme="majorHAnsi" w:cstheme="majorHAnsi"/>
        </w:rPr>
        <w:t>•</w:t>
      </w:r>
      <w:r w:rsidRPr="00404ADD">
        <w:rPr>
          <w:rFonts w:asciiTheme="majorHAnsi" w:hAnsiTheme="majorHAnsi" w:cstheme="majorHAnsi"/>
        </w:rPr>
        <w:tab/>
        <w:t xml:space="preserve">Rémunération attachée à l’acte. </w:t>
      </w:r>
    </w:p>
    <w:p w14:paraId="0151DD88" w14:textId="77777777" w:rsidR="00267CE0" w:rsidRPr="00404ADD" w:rsidRDefault="00267CE0" w:rsidP="00404ADD">
      <w:pPr>
        <w:pBdr>
          <w:top w:val="single" w:sz="4" w:space="4" w:color="auto"/>
          <w:left w:val="single" w:sz="4" w:space="4" w:color="auto"/>
          <w:bottom w:val="single" w:sz="4" w:space="4" w:color="auto"/>
          <w:right w:val="single" w:sz="4" w:space="4" w:color="auto"/>
        </w:pBdr>
        <w:rPr>
          <w:rFonts w:asciiTheme="majorHAnsi" w:hAnsiTheme="majorHAnsi" w:cstheme="majorHAnsi"/>
        </w:rPr>
      </w:pPr>
      <w:r w:rsidRPr="00404ADD">
        <w:rPr>
          <w:rFonts w:asciiTheme="majorHAnsi" w:hAnsiTheme="majorHAnsi" w:cstheme="majorHAnsi"/>
        </w:rPr>
        <w:t>« Si l’une de ces conditions fait défaut, l’intéressé n’est pas considéré comme vacataire mais comme agent non titulaire » (Question écrite n° 26505 du 20 octobre 2003, JOAN (Q), n° 12, 23 mars 2004, p. 2323).</w:t>
      </w:r>
    </w:p>
    <w:p w14:paraId="3CAC4B3A" w14:textId="77777777" w:rsidR="00267CE0" w:rsidRPr="00404ADD" w:rsidRDefault="00267CE0" w:rsidP="00404ADD">
      <w:pPr>
        <w:pBdr>
          <w:top w:val="single" w:sz="4" w:space="4" w:color="auto"/>
          <w:left w:val="single" w:sz="4" w:space="4" w:color="auto"/>
          <w:bottom w:val="single" w:sz="4" w:space="4" w:color="auto"/>
          <w:right w:val="single" w:sz="4" w:space="4" w:color="auto"/>
        </w:pBdr>
        <w:rPr>
          <w:rFonts w:asciiTheme="majorHAnsi" w:hAnsiTheme="majorHAnsi" w:cstheme="majorHAnsi"/>
        </w:rPr>
      </w:pPr>
      <w:r w:rsidRPr="00404ADD">
        <w:rPr>
          <w:rFonts w:asciiTheme="majorHAnsi" w:hAnsiTheme="majorHAnsi" w:cstheme="majorHAnsi"/>
        </w:rPr>
        <w:t>Les fonctionnaires et les contractuels non titulaires peuvent effectuer des vacations horaires à condition de bénéficier d'une autorisation de cumul d'activité accessoire et que les activités concernées ne fassent pas partie de leur service normal.</w:t>
      </w:r>
    </w:p>
    <w:p w14:paraId="38CEB8FA" w14:textId="42110366" w:rsidR="00267CE0" w:rsidRPr="00404ADD" w:rsidRDefault="00267CE0" w:rsidP="00404ADD">
      <w:pPr>
        <w:pBdr>
          <w:top w:val="single" w:sz="4" w:space="4" w:color="auto"/>
          <w:left w:val="single" w:sz="4" w:space="4" w:color="auto"/>
          <w:bottom w:val="single" w:sz="4" w:space="4" w:color="auto"/>
          <w:right w:val="single" w:sz="4" w:space="4" w:color="auto"/>
        </w:pBdr>
        <w:rPr>
          <w:rFonts w:asciiTheme="majorHAnsi" w:hAnsiTheme="majorHAnsi" w:cstheme="majorHAnsi"/>
        </w:rPr>
      </w:pPr>
      <w:r w:rsidRPr="00404ADD">
        <w:rPr>
          <w:rFonts w:asciiTheme="majorHAnsi" w:hAnsiTheme="majorHAnsi" w:cstheme="majorHAnsi"/>
        </w:rPr>
        <w:t>2.</w:t>
      </w:r>
      <w:r w:rsidRPr="00404ADD">
        <w:rPr>
          <w:rFonts w:asciiTheme="majorHAnsi" w:hAnsiTheme="majorHAnsi" w:cstheme="majorHAnsi"/>
        </w:rPr>
        <w:tab/>
      </w:r>
      <w:ins w:id="255" w:author="Nicol, Fabrice" w:date="2017-09-19T17:20:00Z">
        <w:r w:rsidR="009351C8">
          <w:rPr>
            <w:rFonts w:asciiTheme="majorHAnsi" w:hAnsiTheme="majorHAnsi" w:cstheme="majorHAnsi"/>
          </w:rPr>
          <w:t xml:space="preserve">Le </w:t>
        </w:r>
      </w:ins>
      <w:del w:id="256" w:author="Nicol, Fabrice" w:date="2017-09-19T17:20:00Z">
        <w:r w:rsidRPr="00404ADD" w:rsidDel="009351C8">
          <w:rPr>
            <w:rFonts w:asciiTheme="majorHAnsi" w:hAnsiTheme="majorHAnsi" w:cstheme="majorHAnsi"/>
          </w:rPr>
          <w:delText>C</w:delText>
        </w:r>
      </w:del>
      <w:ins w:id="257" w:author="Nicol, Fabrice" w:date="2017-09-19T17:20:00Z">
        <w:r w:rsidR="009351C8">
          <w:rPr>
            <w:rFonts w:asciiTheme="majorHAnsi" w:hAnsiTheme="majorHAnsi" w:cstheme="majorHAnsi"/>
          </w:rPr>
          <w:t>c</w:t>
        </w:r>
      </w:ins>
      <w:r w:rsidRPr="00404ADD">
        <w:rPr>
          <w:rFonts w:asciiTheme="majorHAnsi" w:hAnsiTheme="majorHAnsi" w:cstheme="majorHAnsi"/>
        </w:rPr>
        <w:t>ontrôle du supplément familial de traitement et de l’indemnité de résidence</w:t>
      </w:r>
    </w:p>
    <w:p w14:paraId="2FC51200" w14:textId="2DE39097" w:rsidR="00267CE0" w:rsidRPr="00404ADD" w:rsidRDefault="00267CE0" w:rsidP="00404ADD">
      <w:pPr>
        <w:pBdr>
          <w:top w:val="single" w:sz="4" w:space="4" w:color="auto"/>
          <w:left w:val="single" w:sz="4" w:space="4" w:color="auto"/>
          <w:bottom w:val="single" w:sz="4" w:space="4" w:color="auto"/>
          <w:right w:val="single" w:sz="4" w:space="4" w:color="auto"/>
        </w:pBdr>
        <w:rPr>
          <w:rFonts w:asciiTheme="majorHAnsi" w:hAnsiTheme="majorHAnsi" w:cstheme="majorHAnsi"/>
        </w:rPr>
      </w:pPr>
      <w:r w:rsidRPr="00404ADD">
        <w:rPr>
          <w:rFonts w:asciiTheme="majorHAnsi" w:hAnsiTheme="majorHAnsi" w:cstheme="majorHAnsi"/>
        </w:rPr>
        <w:t>Les contractuels vacataires rémunérés sur prestation horaire n’ont pas accès au SFT ni à l’indemnité de résidence, contrairement aux contractuels de droit public</w:t>
      </w:r>
      <w:ins w:id="258" w:author="Nicol, Fabrice" w:date="2017-09-19T17:20:00Z">
        <w:r w:rsidR="009351C8">
          <w:rPr>
            <w:rFonts w:asciiTheme="majorHAnsi" w:hAnsiTheme="majorHAnsi" w:cstheme="majorHAnsi"/>
          </w:rPr>
          <w:t>,</w:t>
        </w:r>
      </w:ins>
      <w:r w:rsidRPr="00404ADD">
        <w:rPr>
          <w:rFonts w:asciiTheme="majorHAnsi" w:hAnsiTheme="majorHAnsi" w:cstheme="majorHAnsi"/>
        </w:rPr>
        <w:t xml:space="preserve"> dont les rémunérations sont calculées sur une base indiciaire. Les non-titulaires sur contrat effectuant des vacations à titre accessoire pour leur propre employeur ne peuvent bénéficier de paiements complémentaires de SFT ou d’indemnité de résidence au titre de ces activités accessoires.</w:t>
      </w:r>
    </w:p>
    <w:p w14:paraId="6060A299" w14:textId="77777777" w:rsidR="00B454E4" w:rsidRPr="00126F22" w:rsidRDefault="00B454E4" w:rsidP="00FA59C0">
      <w:pPr>
        <w:rPr>
          <w:rFonts w:asciiTheme="majorHAnsi" w:hAnsiTheme="majorHAnsi" w:cstheme="majorHAnsi"/>
        </w:rPr>
      </w:pPr>
    </w:p>
    <w:p w14:paraId="7920FF6B" w14:textId="77777777" w:rsidR="00162942" w:rsidRPr="00120C2A" w:rsidRDefault="00162942" w:rsidP="004A2802">
      <w:pPr>
        <w:pStyle w:val="Paragraphedeliste"/>
        <w:numPr>
          <w:ilvl w:val="0"/>
          <w:numId w:val="48"/>
        </w:numPr>
        <w:rPr>
          <w:rFonts w:asciiTheme="majorHAnsi" w:hAnsiTheme="majorHAnsi" w:cstheme="majorHAnsi"/>
          <w:b/>
        </w:rPr>
      </w:pPr>
      <w:r w:rsidRPr="00120C2A">
        <w:rPr>
          <w:rFonts w:asciiTheme="majorHAnsi" w:hAnsiTheme="majorHAnsi" w:cstheme="majorHAnsi"/>
          <w:b/>
        </w:rPr>
        <w:t xml:space="preserve">Contrôle des vacations horaires </w:t>
      </w:r>
    </w:p>
    <w:p w14:paraId="49C2B22B" w14:textId="77777777" w:rsidR="00404ADD" w:rsidRPr="00404ADD" w:rsidRDefault="00404ADD" w:rsidP="00162942">
      <w:pPr>
        <w:rPr>
          <w:rFonts w:asciiTheme="majorHAnsi" w:hAnsiTheme="majorHAnsi" w:cstheme="majorHAnsi"/>
        </w:rPr>
      </w:pPr>
    </w:p>
    <w:p w14:paraId="302A0DB3" w14:textId="2B2BC8CA" w:rsidR="003413FE" w:rsidRPr="00120C2A" w:rsidRDefault="003413FE" w:rsidP="00162942">
      <w:pPr>
        <w:rPr>
          <w:rFonts w:asciiTheme="majorHAnsi" w:hAnsiTheme="majorHAnsi" w:cstheme="majorHAnsi"/>
        </w:rPr>
      </w:pPr>
      <w:r w:rsidRPr="00716761">
        <w:rPr>
          <w:rFonts w:asciiTheme="majorHAnsi" w:hAnsiTheme="majorHAnsi" w:cstheme="majorHAnsi"/>
          <w:b/>
          <w:u w:val="single"/>
        </w:rPr>
        <w:t>Application au logiciel</w:t>
      </w:r>
      <w:r w:rsidRPr="00120C2A">
        <w:rPr>
          <w:rFonts w:asciiTheme="majorHAnsi" w:hAnsiTheme="majorHAnsi" w:cstheme="majorHAnsi"/>
        </w:rPr>
        <w:t> :</w:t>
      </w:r>
      <w:r w:rsidR="00B37B16">
        <w:rPr>
          <w:rFonts w:asciiTheme="majorHAnsi" w:hAnsiTheme="majorHAnsi" w:cstheme="majorHAnsi"/>
        </w:rPr>
        <w:t xml:space="preserve"> </w:t>
      </w:r>
    </w:p>
    <w:p w14:paraId="764AB473" w14:textId="7172B572" w:rsidR="005204EA" w:rsidRPr="00126F22" w:rsidRDefault="005204EA">
      <w:pPr>
        <w:rPr>
          <w:rFonts w:asciiTheme="majorHAnsi" w:hAnsiTheme="majorHAnsi" w:cstheme="majorHAnsi"/>
        </w:rPr>
      </w:pPr>
      <w:r w:rsidRPr="00126F22">
        <w:rPr>
          <w:rFonts w:asciiTheme="majorHAnsi" w:hAnsiTheme="majorHAnsi" w:cstheme="majorHAnsi"/>
        </w:rPr>
        <w:t xml:space="preserve">Trois </w:t>
      </w:r>
      <w:r w:rsidR="00A940C3" w:rsidRPr="00126F22">
        <w:rPr>
          <w:rFonts w:asciiTheme="majorHAnsi" w:hAnsiTheme="majorHAnsi" w:cstheme="majorHAnsi"/>
        </w:rPr>
        <w:t>liens hypertextes</w:t>
      </w:r>
      <w:r w:rsidRPr="00126F22">
        <w:rPr>
          <w:rFonts w:asciiTheme="majorHAnsi" w:hAnsiTheme="majorHAnsi" w:cstheme="majorHAnsi"/>
        </w:rPr>
        <w:t xml:space="preserve"> sont créés vers la </w:t>
      </w:r>
      <w:r w:rsidR="00965406" w:rsidRPr="00126F22">
        <w:rPr>
          <w:rFonts w:asciiTheme="majorHAnsi" w:hAnsiTheme="majorHAnsi" w:cstheme="majorHAnsi"/>
        </w:rPr>
        <w:t>base de données CSV</w:t>
      </w:r>
      <w:r w:rsidRPr="00126F22">
        <w:rPr>
          <w:rFonts w:asciiTheme="majorHAnsi" w:hAnsiTheme="majorHAnsi" w:cstheme="majorHAnsi"/>
        </w:rPr>
        <w:t xml:space="preserve"> pour les fonctionnaires </w:t>
      </w:r>
      <w:r w:rsidR="00025620">
        <w:rPr>
          <w:rFonts w:asciiTheme="majorHAnsi" w:hAnsiTheme="majorHAnsi" w:cstheme="majorHAnsi"/>
        </w:rPr>
        <w:t xml:space="preserve">et les agents contractuels </w:t>
      </w:r>
      <w:r w:rsidRPr="00126F22">
        <w:rPr>
          <w:rFonts w:asciiTheme="majorHAnsi" w:hAnsiTheme="majorHAnsi" w:cstheme="majorHAnsi"/>
        </w:rPr>
        <w:t xml:space="preserve">percevant des </w:t>
      </w:r>
      <w:r w:rsidRPr="00404ADD">
        <w:rPr>
          <w:rFonts w:asciiTheme="majorHAnsi" w:hAnsiTheme="majorHAnsi" w:cstheme="majorHAnsi"/>
        </w:rPr>
        <w:t>vacations horaires</w:t>
      </w:r>
      <w:r w:rsidRPr="00126F22">
        <w:rPr>
          <w:rFonts w:asciiTheme="majorHAnsi" w:hAnsiTheme="majorHAnsi" w:cstheme="majorHAnsi"/>
        </w:rPr>
        <w:t>.</w:t>
      </w:r>
    </w:p>
    <w:p w14:paraId="27DD183A" w14:textId="34AD7DDF" w:rsidR="00B454E4" w:rsidRPr="00126F22" w:rsidRDefault="0007367C" w:rsidP="00120C2A">
      <w:pPr>
        <w:pStyle w:val="Titretableau"/>
      </w:pPr>
      <w:r>
        <w:lastRenderedPageBreak/>
        <w:t> </w:t>
      </w:r>
      <w:r w:rsidR="00025620" w:rsidRPr="00404ADD">
        <w:t>Liste</w:t>
      </w:r>
      <w:r w:rsidR="00025620">
        <w:t xml:space="preserve"> des fonctionnaires percevant des vacations horaires</w:t>
      </w:r>
      <w:r>
        <w:t xml:space="preserve"> </w:t>
      </w:r>
    </w:p>
    <w:tbl>
      <w:tblPr>
        <w:tblStyle w:val="Grilledutableau"/>
        <w:tblW w:w="10275" w:type="dxa"/>
        <w:jc w:val="center"/>
        <w:tblInd w:w="0" w:type="dxa"/>
        <w:tblCellMar>
          <w:left w:w="93" w:type="dxa"/>
        </w:tblCellMar>
        <w:tblLook w:val="04A0" w:firstRow="1" w:lastRow="0" w:firstColumn="1" w:lastColumn="0" w:noHBand="0" w:noVBand="1"/>
      </w:tblPr>
      <w:tblGrid>
        <w:gridCol w:w="2930"/>
        <w:gridCol w:w="3992"/>
        <w:gridCol w:w="3353"/>
      </w:tblGrid>
      <w:tr w:rsidR="005204EA" w:rsidRPr="00FA59C0" w14:paraId="6120272A" w14:textId="77777777" w:rsidTr="00EE2E47">
        <w:trPr>
          <w:cnfStyle w:val="100000000000" w:firstRow="1" w:lastRow="0" w:firstColumn="0" w:lastColumn="0" w:oddVBand="0" w:evenVBand="0" w:oddHBand="0" w:evenHBand="0" w:firstRowFirstColumn="0" w:firstRowLastColumn="0" w:lastRowFirstColumn="0" w:lastRowLastColumn="0"/>
          <w:trHeight w:val="333"/>
          <w:jc w:val="center"/>
          <w:hidden/>
        </w:trPr>
        <w:tc>
          <w:tcPr>
            <w:cnfStyle w:val="001000000000" w:firstRow="0" w:lastRow="0" w:firstColumn="1" w:lastColumn="0" w:oddVBand="0" w:evenVBand="0" w:oddHBand="0" w:evenHBand="0" w:firstRowFirstColumn="0" w:firstRowLastColumn="0" w:lastRowFirstColumn="0" w:lastRowLastColumn="0"/>
            <w:tcW w:w="2930" w:type="dxa"/>
            <w:shd w:val="clear" w:color="auto" w:fill="auto"/>
            <w:tcMar>
              <w:left w:w="93" w:type="dxa"/>
            </w:tcMar>
          </w:tcPr>
          <w:p w14:paraId="67F73306" w14:textId="77777777" w:rsidR="005204EA" w:rsidRPr="00126F22" w:rsidRDefault="00313C48">
            <w:pPr>
              <w:rPr>
                <w:rFonts w:asciiTheme="majorHAnsi" w:hAnsiTheme="majorHAnsi" w:cstheme="majorHAnsi"/>
              </w:rPr>
            </w:pPr>
            <w:hyperlink r:id="rId38">
              <w:r w:rsidR="005204EA" w:rsidRPr="00126F22">
                <w:rPr>
                  <w:rStyle w:val="Lienhypertexte"/>
                  <w:rFonts w:asciiTheme="majorHAnsi" w:hAnsiTheme="majorHAnsi" w:cstheme="majorHAnsi"/>
                  <w:vanish/>
                  <w:webHidden/>
                </w:rPr>
                <w:t>Matricules fonctionnaires</w:t>
              </w:r>
            </w:hyperlink>
          </w:p>
        </w:tc>
        <w:tc>
          <w:tcPr>
            <w:tcW w:w="3992" w:type="dxa"/>
            <w:shd w:val="clear" w:color="auto" w:fill="auto"/>
            <w:tcMar>
              <w:left w:w="93" w:type="dxa"/>
            </w:tcMar>
          </w:tcPr>
          <w:p w14:paraId="116D51BD" w14:textId="77777777" w:rsidR="005204EA" w:rsidRPr="00126F22" w:rsidRDefault="00313C48">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hyperlink r:id="rId39">
              <w:r w:rsidR="005204EA" w:rsidRPr="00126F22">
                <w:rPr>
                  <w:rStyle w:val="Lienhypertexte"/>
                  <w:rFonts w:asciiTheme="majorHAnsi" w:hAnsiTheme="majorHAnsi" w:cstheme="majorHAnsi"/>
                  <w:vanish/>
                  <w:webHidden/>
                </w:rPr>
                <w:t>Lignes indemnitaires à vérifier</w:t>
              </w:r>
            </w:hyperlink>
          </w:p>
        </w:tc>
        <w:tc>
          <w:tcPr>
            <w:tcW w:w="3353" w:type="dxa"/>
            <w:shd w:val="clear" w:color="auto" w:fill="auto"/>
            <w:tcMar>
              <w:left w:w="93" w:type="dxa"/>
            </w:tcMar>
          </w:tcPr>
          <w:p w14:paraId="29E569FF" w14:textId="77777777" w:rsidR="005204EA" w:rsidRPr="00126F22" w:rsidRDefault="00313C48">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hyperlink r:id="rId40">
              <w:r w:rsidR="005204EA" w:rsidRPr="00126F22">
                <w:rPr>
                  <w:rStyle w:val="Lienhypertexte"/>
                  <w:rFonts w:asciiTheme="majorHAnsi" w:hAnsiTheme="majorHAnsi" w:cstheme="majorHAnsi"/>
                  <w:vanish/>
                  <w:webHidden/>
                </w:rPr>
                <w:t xml:space="preserve">Bulletins de paye </w:t>
              </w:r>
            </w:hyperlink>
          </w:p>
        </w:tc>
      </w:tr>
      <w:tr w:rsidR="005204EA" w:rsidRPr="00FA59C0" w14:paraId="4B635DD2" w14:textId="77777777" w:rsidTr="00EE2E47">
        <w:trPr>
          <w:cnfStyle w:val="000000100000" w:firstRow="0" w:lastRow="0" w:firstColumn="0" w:lastColumn="0" w:oddVBand="0" w:evenVBand="0" w:oddHBand="1" w:evenHBand="0" w:firstRowFirstColumn="0" w:firstRowLastColumn="0" w:lastRowFirstColumn="0" w:lastRowLastColumn="0"/>
          <w:trHeight w:val="5295"/>
          <w:jc w:val="center"/>
        </w:trPr>
        <w:tc>
          <w:tcPr>
            <w:cnfStyle w:val="001000000000" w:firstRow="0" w:lastRow="0" w:firstColumn="1" w:lastColumn="0" w:oddVBand="0" w:evenVBand="0" w:oddHBand="0" w:evenHBand="0" w:firstRowFirstColumn="0" w:firstRowLastColumn="0" w:lastRowFirstColumn="0" w:lastRowLastColumn="0"/>
            <w:tcW w:w="2930" w:type="dxa"/>
            <w:shd w:val="clear" w:color="auto" w:fill="auto"/>
            <w:tcMar>
              <w:left w:w="93" w:type="dxa"/>
            </w:tcMar>
          </w:tcPr>
          <w:p w14:paraId="298B53B2" w14:textId="77777777" w:rsidR="005204EA" w:rsidRPr="00126F22" w:rsidRDefault="005204EA" w:rsidP="00FA59C0">
            <w:pPr>
              <w:rPr>
                <w:rFonts w:asciiTheme="majorHAnsi" w:hAnsiTheme="majorHAnsi" w:cstheme="majorHAnsi"/>
              </w:rPr>
            </w:pPr>
            <w:r w:rsidRPr="00126F22">
              <w:rPr>
                <w:rFonts w:asciiTheme="majorHAnsi" w:hAnsiTheme="majorHAnsi" w:cstheme="majorHAnsi"/>
              </w:rPr>
              <w:t xml:space="preserve">  </w:t>
            </w:r>
            <w:r w:rsidRPr="00126F22">
              <w:rPr>
                <w:rFonts w:asciiTheme="majorHAnsi" w:hAnsiTheme="majorHAnsi" w:cstheme="majorHAnsi"/>
                <w:noProof/>
              </w:rPr>
              <w:drawing>
                <wp:inline distT="0" distB="0" distL="0" distR="0" wp14:anchorId="50BEE8AC" wp14:editId="46F0F2BD">
                  <wp:extent cx="1732915" cy="3124200"/>
                  <wp:effectExtent l="0" t="0" r="0" b="0"/>
                  <wp:docPr id="56"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34"/>
                          <pic:cNvPicPr>
                            <a:picLocks noChangeAspect="1" noChangeArrowheads="1"/>
                          </pic:cNvPicPr>
                        </pic:nvPicPr>
                        <pic:blipFill>
                          <a:blip r:embed="rId41"/>
                          <a:stretch>
                            <a:fillRect/>
                          </a:stretch>
                        </pic:blipFill>
                        <pic:spPr bwMode="auto">
                          <a:xfrm>
                            <a:off x="0" y="0"/>
                            <a:ext cx="1732915" cy="3124200"/>
                          </a:xfrm>
                          <a:prstGeom prst="rect">
                            <a:avLst/>
                          </a:prstGeom>
                        </pic:spPr>
                      </pic:pic>
                    </a:graphicData>
                  </a:graphic>
                </wp:inline>
              </w:drawing>
            </w:r>
          </w:p>
        </w:tc>
        <w:tc>
          <w:tcPr>
            <w:tcW w:w="3992" w:type="dxa"/>
            <w:shd w:val="clear" w:color="auto" w:fill="auto"/>
            <w:tcMar>
              <w:left w:w="93" w:type="dxa"/>
            </w:tcMar>
          </w:tcPr>
          <w:p w14:paraId="61169A8B" w14:textId="77777777" w:rsidR="005204EA" w:rsidRPr="00126F22" w:rsidRDefault="005204E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126F22">
              <w:rPr>
                <w:rFonts w:asciiTheme="majorHAnsi" w:hAnsiTheme="majorHAnsi" w:cstheme="majorHAnsi"/>
                <w:noProof/>
              </w:rPr>
              <w:drawing>
                <wp:inline distT="0" distB="0" distL="0" distR="0" wp14:anchorId="249D17DA" wp14:editId="39A8BBD8">
                  <wp:extent cx="2407285" cy="3343275"/>
                  <wp:effectExtent l="0" t="0" r="0" b="0"/>
                  <wp:docPr id="57"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32"/>
                          <pic:cNvPicPr>
                            <a:picLocks noChangeAspect="1" noChangeArrowheads="1"/>
                          </pic:cNvPicPr>
                        </pic:nvPicPr>
                        <pic:blipFill>
                          <a:blip r:embed="rId42"/>
                          <a:stretch>
                            <a:fillRect/>
                          </a:stretch>
                        </pic:blipFill>
                        <pic:spPr bwMode="auto">
                          <a:xfrm>
                            <a:off x="0" y="0"/>
                            <a:ext cx="2407285" cy="3343275"/>
                          </a:xfrm>
                          <a:prstGeom prst="rect">
                            <a:avLst/>
                          </a:prstGeom>
                        </pic:spPr>
                      </pic:pic>
                    </a:graphicData>
                  </a:graphic>
                </wp:inline>
              </w:drawing>
            </w:r>
          </w:p>
        </w:tc>
        <w:tc>
          <w:tcPr>
            <w:tcW w:w="3353" w:type="dxa"/>
            <w:shd w:val="clear" w:color="auto" w:fill="auto"/>
            <w:tcMar>
              <w:left w:w="93" w:type="dxa"/>
            </w:tcMar>
          </w:tcPr>
          <w:p w14:paraId="3B33C041" w14:textId="77777777" w:rsidR="005204EA" w:rsidRPr="00126F22" w:rsidRDefault="005204E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126F22">
              <w:rPr>
                <w:rFonts w:asciiTheme="majorHAnsi" w:hAnsiTheme="majorHAnsi" w:cstheme="majorHAnsi"/>
                <w:noProof/>
              </w:rPr>
              <w:drawing>
                <wp:inline distT="0" distB="0" distL="0" distR="0" wp14:anchorId="193B2969" wp14:editId="0DB04FC1">
                  <wp:extent cx="2001520" cy="3390900"/>
                  <wp:effectExtent l="0" t="0" r="0" b="0"/>
                  <wp:docPr id="5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38"/>
                          <pic:cNvPicPr>
                            <a:picLocks noChangeAspect="1" noChangeArrowheads="1"/>
                          </pic:cNvPicPr>
                        </pic:nvPicPr>
                        <pic:blipFill>
                          <a:blip r:embed="rId43"/>
                          <a:stretch>
                            <a:fillRect/>
                          </a:stretch>
                        </pic:blipFill>
                        <pic:spPr bwMode="auto">
                          <a:xfrm>
                            <a:off x="0" y="0"/>
                            <a:ext cx="2001520" cy="3390900"/>
                          </a:xfrm>
                          <a:prstGeom prst="rect">
                            <a:avLst/>
                          </a:prstGeom>
                        </pic:spPr>
                      </pic:pic>
                    </a:graphicData>
                  </a:graphic>
                </wp:inline>
              </w:drawing>
            </w:r>
          </w:p>
        </w:tc>
      </w:tr>
    </w:tbl>
    <w:p w14:paraId="3E1323D2" w14:textId="08A0D4AB" w:rsidR="00B454E4" w:rsidRPr="00126F22" w:rsidRDefault="00C66929" w:rsidP="00404ADD">
      <w:pPr>
        <w:spacing w:before="120"/>
        <w:rPr>
          <w:rFonts w:asciiTheme="majorHAnsi" w:hAnsiTheme="majorHAnsi" w:cstheme="majorHAnsi"/>
        </w:rPr>
      </w:pPr>
      <w:r w:rsidRPr="009F47F6">
        <w:rPr>
          <w:rFonts w:asciiTheme="majorHAnsi" w:hAnsiTheme="majorHAnsi" w:cstheme="majorHAnsi"/>
          <w:b/>
          <w:u w:val="single"/>
        </w:rPr>
        <w:t>Interprétation</w:t>
      </w:r>
      <w:r w:rsidR="0007367C">
        <w:rPr>
          <w:rFonts w:asciiTheme="majorHAnsi" w:hAnsiTheme="majorHAnsi" w:cstheme="majorHAnsi"/>
        </w:rPr>
        <w:t> :</w:t>
      </w:r>
    </w:p>
    <w:p w14:paraId="7F5203A8" w14:textId="685B4619" w:rsidR="005204EA" w:rsidRPr="00126F22" w:rsidRDefault="005204EA">
      <w:pPr>
        <w:rPr>
          <w:rFonts w:asciiTheme="majorHAnsi" w:hAnsiTheme="majorHAnsi" w:cstheme="majorHAnsi"/>
        </w:rPr>
      </w:pPr>
      <w:r w:rsidRPr="00126F22">
        <w:rPr>
          <w:rFonts w:asciiTheme="majorHAnsi" w:hAnsiTheme="majorHAnsi" w:cstheme="majorHAnsi"/>
        </w:rPr>
        <w:t xml:space="preserve">Les vacataires rémunérés à la vacation horaire n’ont, en principe, pas accès au régime indemnitaire dont bénéficient les titulaires et non-titulaires. L’assemblée délibérante peut toutefois explicitement prévoir de déterminer le taux des vacations horaires par référence à ces régimes, </w:t>
      </w:r>
      <w:r w:rsidR="0007367C">
        <w:rPr>
          <w:rFonts w:asciiTheme="majorHAnsi" w:hAnsiTheme="majorHAnsi" w:cstheme="majorHAnsi"/>
        </w:rPr>
        <w:t>de sorte</w:t>
      </w:r>
      <w:r w:rsidRPr="00126F22">
        <w:rPr>
          <w:rFonts w:asciiTheme="majorHAnsi" w:hAnsiTheme="majorHAnsi" w:cstheme="majorHAnsi"/>
        </w:rPr>
        <w:t xml:space="preserve"> que les montants versés peuvent équivaloir à ce que pourraient percevoir des titulaires ou non-titulaires. Les vacataires bénéficiant d’une référence de type indemnitaire perçoivent ainsi parfois des lignes de rémunération identifiées, par abus de codage en base de paye, comme indemnitaires (catégorie </w:t>
      </w:r>
      <w:r w:rsidR="0007367C">
        <w:rPr>
          <w:rFonts w:asciiTheme="majorHAnsi" w:hAnsiTheme="majorHAnsi" w:cstheme="majorHAnsi"/>
        </w:rPr>
        <w:t> </w:t>
      </w:r>
      <w:del w:id="259" w:author="Nicol, Fabrice" w:date="2017-09-19T17:21:00Z">
        <w:r w:rsidR="0007367C" w:rsidDel="009351C8">
          <w:rPr>
            <w:rFonts w:asciiTheme="majorHAnsi" w:hAnsiTheme="majorHAnsi" w:cstheme="majorHAnsi"/>
          </w:rPr>
          <w:delText>»</w:delText>
        </w:r>
      </w:del>
      <w:ins w:id="260" w:author="Nicol, Fabrice" w:date="2017-09-19T17:21:00Z">
        <w:r w:rsidR="009351C8">
          <w:rPr>
            <w:rFonts w:asciiTheme="majorHAnsi" w:hAnsiTheme="majorHAnsi" w:cstheme="majorHAnsi"/>
          </w:rPr>
          <w:t>« </w:t>
        </w:r>
      </w:ins>
      <w:r w:rsidRPr="00126F22">
        <w:rPr>
          <w:rFonts w:asciiTheme="majorHAnsi" w:hAnsiTheme="majorHAnsi" w:cstheme="majorHAnsi"/>
        </w:rPr>
        <w:t>Indemnité</w:t>
      </w:r>
      <w:r w:rsidR="0007367C">
        <w:rPr>
          <w:rFonts w:asciiTheme="majorHAnsi" w:hAnsiTheme="majorHAnsi" w:cstheme="majorHAnsi"/>
        </w:rPr>
        <w:t> »</w:t>
      </w:r>
      <w:r w:rsidR="0007367C" w:rsidRPr="00126F22">
        <w:rPr>
          <w:rFonts w:asciiTheme="majorHAnsi" w:hAnsiTheme="majorHAnsi" w:cstheme="majorHAnsi"/>
        </w:rPr>
        <w:t xml:space="preserve"> </w:t>
      </w:r>
      <w:r w:rsidRPr="00126F22">
        <w:rPr>
          <w:rFonts w:asciiTheme="majorHAnsi" w:hAnsiTheme="majorHAnsi" w:cstheme="majorHAnsi"/>
        </w:rPr>
        <w:t xml:space="preserve">des bases XML et type </w:t>
      </w:r>
      <w:r w:rsidR="0007367C">
        <w:rPr>
          <w:rFonts w:asciiTheme="majorHAnsi" w:hAnsiTheme="majorHAnsi" w:cstheme="majorHAnsi"/>
        </w:rPr>
        <w:t>« </w:t>
      </w:r>
      <w:r w:rsidRPr="00126F22">
        <w:rPr>
          <w:rFonts w:asciiTheme="majorHAnsi" w:hAnsiTheme="majorHAnsi" w:cstheme="majorHAnsi"/>
        </w:rPr>
        <w:t>I</w:t>
      </w:r>
      <w:r w:rsidR="0007367C">
        <w:rPr>
          <w:rFonts w:asciiTheme="majorHAnsi" w:hAnsiTheme="majorHAnsi" w:cstheme="majorHAnsi"/>
        </w:rPr>
        <w:t> »</w:t>
      </w:r>
      <w:r w:rsidRPr="00126F22">
        <w:rPr>
          <w:rFonts w:asciiTheme="majorHAnsi" w:hAnsiTheme="majorHAnsi" w:cstheme="majorHAnsi"/>
        </w:rPr>
        <w:t xml:space="preserve"> des bases CSV).</w:t>
      </w:r>
    </w:p>
    <w:p w14:paraId="0863321B" w14:textId="77777777" w:rsidR="00070FCD" w:rsidRPr="00126F22" w:rsidRDefault="00070FCD">
      <w:pPr>
        <w:rPr>
          <w:rFonts w:asciiTheme="majorHAnsi" w:hAnsiTheme="majorHAnsi" w:cstheme="majorHAnsi"/>
        </w:rPr>
      </w:pPr>
      <w:r w:rsidRPr="00126F22">
        <w:rPr>
          <w:rFonts w:asciiTheme="majorHAnsi" w:hAnsiTheme="majorHAnsi" w:cstheme="majorHAnsi"/>
        </w:rPr>
        <w:t xml:space="preserve">Cette situation n’est régulière que s’il s’agit d’un ajustement des formules de calcul du taux horaire par référence à un régime indemnitaire, dont l’application </w:t>
      </w:r>
      <w:r w:rsidRPr="00120C2A">
        <w:rPr>
          <w:rFonts w:asciiTheme="majorHAnsi" w:hAnsiTheme="majorHAnsi" w:cstheme="majorHAnsi"/>
          <w:i/>
        </w:rPr>
        <w:t>stricto sensu</w:t>
      </w:r>
      <w:r w:rsidRPr="00126F22">
        <w:rPr>
          <w:rFonts w:asciiTheme="majorHAnsi" w:hAnsiTheme="majorHAnsi" w:cstheme="majorHAnsi"/>
        </w:rPr>
        <w:t xml:space="preserve"> serait irrégulière. </w:t>
      </w:r>
    </w:p>
    <w:p w14:paraId="0B5C3251" w14:textId="4153CB1F" w:rsidR="00B454E4" w:rsidRDefault="00B454E4">
      <w:pPr>
        <w:rPr>
          <w:rFonts w:asciiTheme="majorHAnsi" w:hAnsiTheme="majorHAnsi" w:cstheme="majorHAnsi"/>
        </w:rPr>
      </w:pPr>
    </w:p>
    <w:p w14:paraId="2A0DA5A6" w14:textId="40AC1905" w:rsidR="0007367C" w:rsidRPr="009F47F6" w:rsidRDefault="0007367C" w:rsidP="0007367C">
      <w:pPr>
        <w:rPr>
          <w:rFonts w:asciiTheme="majorHAnsi" w:hAnsiTheme="majorHAnsi" w:cstheme="majorHAnsi"/>
          <w:b/>
        </w:rPr>
      </w:pPr>
      <w:r w:rsidRPr="009F47F6">
        <w:rPr>
          <w:rFonts w:asciiTheme="majorHAnsi" w:hAnsiTheme="majorHAnsi" w:cstheme="majorHAnsi"/>
          <w:b/>
          <w:shd w:val="clear" w:color="auto" w:fill="D14A95" w:themeFill="accent1"/>
        </w:rPr>
        <w:t>Axe d’investigation</w:t>
      </w:r>
      <w:r w:rsidRPr="009F47F6">
        <w:rPr>
          <w:rFonts w:asciiTheme="majorHAnsi" w:hAnsiTheme="majorHAnsi" w:cstheme="majorHAnsi"/>
          <w:b/>
        </w:rPr>
        <w:t> :</w:t>
      </w:r>
    </w:p>
    <w:p w14:paraId="41CB348E" w14:textId="14BC6F9E" w:rsidR="0007367C" w:rsidRPr="00126F22" w:rsidRDefault="0007367C" w:rsidP="00340855">
      <w:pPr>
        <w:pStyle w:val="Paragraphedeliste"/>
        <w:numPr>
          <w:ilvl w:val="1"/>
          <w:numId w:val="26"/>
        </w:numPr>
        <w:ind w:left="851" w:hanging="284"/>
        <w:rPr>
          <w:rFonts w:asciiTheme="majorHAnsi" w:hAnsiTheme="majorHAnsi" w:cstheme="majorHAnsi"/>
        </w:rPr>
      </w:pPr>
      <w:r w:rsidRPr="00126F22">
        <w:rPr>
          <w:rFonts w:asciiTheme="majorHAnsi" w:hAnsiTheme="majorHAnsi" w:cstheme="majorHAnsi"/>
        </w:rPr>
        <w:t>Vérifier que les emplois correspondants ne sont pas en rapport avec l’emploi principal</w:t>
      </w:r>
      <w:r>
        <w:rPr>
          <w:rFonts w:asciiTheme="majorHAnsi" w:hAnsiTheme="majorHAnsi" w:cstheme="majorHAnsi"/>
        </w:rPr>
        <w:t>.</w:t>
      </w:r>
    </w:p>
    <w:p w14:paraId="2EB16C9B" w14:textId="45464EDD" w:rsidR="00525C12" w:rsidRDefault="00525C12">
      <w:pPr>
        <w:rPr>
          <w:rFonts w:asciiTheme="majorHAnsi" w:hAnsiTheme="majorHAnsi" w:cstheme="majorHAnsi"/>
        </w:rPr>
      </w:pPr>
    </w:p>
    <w:p w14:paraId="56EFCF73" w14:textId="0F0FB736" w:rsidR="00B454E4" w:rsidRDefault="00A6305A" w:rsidP="00525C12">
      <w:pPr>
        <w:ind w:left="567"/>
        <w:rPr>
          <w:rFonts w:asciiTheme="majorHAnsi" w:hAnsiTheme="majorHAnsi" w:cstheme="majorHAnsi"/>
        </w:rPr>
      </w:pPr>
      <w:r w:rsidRPr="00B26231">
        <w:rPr>
          <w:rFonts w:asciiTheme="majorHAnsi" w:hAnsiTheme="majorHAnsi" w:cstheme="majorHAnsi"/>
          <w:b/>
          <w:noProof/>
          <w:szCs w:val="20"/>
        </w:rPr>
        <mc:AlternateContent>
          <mc:Choice Requires="wps">
            <w:drawing>
              <wp:anchor distT="0" distB="0" distL="114300" distR="114300" simplePos="0" relativeHeight="251878400" behindDoc="0" locked="0" layoutInCell="1" allowOverlap="1" wp14:anchorId="6251A36F" wp14:editId="70F7B1D0">
                <wp:simplePos x="0" y="0"/>
                <wp:positionH relativeFrom="column">
                  <wp:posOffset>0</wp:posOffset>
                </wp:positionH>
                <wp:positionV relativeFrom="paragraph">
                  <wp:posOffset>-635</wp:posOffset>
                </wp:positionV>
                <wp:extent cx="293523" cy="285293"/>
                <wp:effectExtent l="0" t="0" r="0" b="635"/>
                <wp:wrapNone/>
                <wp:docPr id="8" name="Freeform 7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93523" cy="285293"/>
                        </a:xfrm>
                        <a:custGeom>
                          <a:avLst/>
                          <a:gdLst/>
                          <a:ahLst/>
                          <a:cxnLst>
                            <a:cxn ang="0">
                              <a:pos x="390" y="200"/>
                            </a:cxn>
                            <a:cxn ang="0">
                              <a:pos x="390" y="216"/>
                            </a:cxn>
                            <a:cxn ang="0">
                              <a:pos x="215" y="259"/>
                            </a:cxn>
                            <a:cxn ang="0">
                              <a:pos x="215" y="291"/>
                            </a:cxn>
                            <a:cxn ang="0">
                              <a:pos x="390" y="248"/>
                            </a:cxn>
                            <a:cxn ang="0">
                              <a:pos x="390" y="264"/>
                            </a:cxn>
                            <a:cxn ang="0">
                              <a:pos x="207" y="310"/>
                            </a:cxn>
                            <a:cxn ang="0">
                              <a:pos x="197" y="308"/>
                            </a:cxn>
                            <a:cxn ang="0">
                              <a:pos x="56" y="184"/>
                            </a:cxn>
                            <a:cxn ang="0">
                              <a:pos x="60" y="124"/>
                            </a:cxn>
                            <a:cxn ang="0">
                              <a:pos x="197" y="244"/>
                            </a:cxn>
                            <a:cxn ang="0">
                              <a:pos x="207" y="245"/>
                            </a:cxn>
                            <a:cxn ang="0">
                              <a:pos x="390" y="200"/>
                            </a:cxn>
                            <a:cxn ang="0">
                              <a:pos x="65" y="46"/>
                            </a:cxn>
                            <a:cxn ang="0">
                              <a:pos x="249" y="0"/>
                            </a:cxn>
                            <a:cxn ang="0">
                              <a:pos x="390" y="124"/>
                            </a:cxn>
                            <a:cxn ang="0">
                              <a:pos x="390" y="140"/>
                            </a:cxn>
                            <a:cxn ang="0">
                              <a:pos x="215" y="184"/>
                            </a:cxn>
                            <a:cxn ang="0">
                              <a:pos x="215" y="215"/>
                            </a:cxn>
                            <a:cxn ang="0">
                              <a:pos x="390" y="172"/>
                            </a:cxn>
                            <a:cxn ang="0">
                              <a:pos x="390" y="188"/>
                            </a:cxn>
                            <a:cxn ang="0">
                              <a:pos x="207" y="234"/>
                            </a:cxn>
                            <a:cxn ang="0">
                              <a:pos x="197" y="232"/>
                            </a:cxn>
                            <a:cxn ang="0">
                              <a:pos x="56" y="109"/>
                            </a:cxn>
                            <a:cxn ang="0">
                              <a:pos x="65" y="46"/>
                            </a:cxn>
                            <a:cxn ang="0">
                              <a:pos x="224" y="421"/>
                            </a:cxn>
                            <a:cxn ang="0">
                              <a:pos x="0" y="288"/>
                            </a:cxn>
                            <a:cxn ang="0">
                              <a:pos x="0" y="313"/>
                            </a:cxn>
                            <a:cxn ang="0">
                              <a:pos x="224" y="446"/>
                            </a:cxn>
                            <a:cxn ang="0">
                              <a:pos x="353" y="398"/>
                            </a:cxn>
                            <a:cxn ang="0">
                              <a:pos x="353" y="372"/>
                            </a:cxn>
                            <a:cxn ang="0">
                              <a:pos x="224" y="421"/>
                            </a:cxn>
                            <a:cxn ang="0">
                              <a:pos x="418" y="335"/>
                            </a:cxn>
                            <a:cxn ang="0">
                              <a:pos x="364" y="355"/>
                            </a:cxn>
                            <a:cxn ang="0">
                              <a:pos x="364" y="434"/>
                            </a:cxn>
                            <a:cxn ang="0">
                              <a:pos x="391" y="402"/>
                            </a:cxn>
                            <a:cxn ang="0">
                              <a:pos x="418" y="414"/>
                            </a:cxn>
                            <a:cxn ang="0">
                              <a:pos x="418" y="374"/>
                            </a:cxn>
                            <a:cxn ang="0">
                              <a:pos x="442" y="365"/>
                            </a:cxn>
                            <a:cxn ang="0">
                              <a:pos x="457" y="346"/>
                            </a:cxn>
                            <a:cxn ang="0">
                              <a:pos x="457" y="283"/>
                            </a:cxn>
                            <a:cxn ang="0">
                              <a:pos x="451" y="272"/>
                            </a:cxn>
                            <a:cxn ang="0">
                              <a:pos x="400" y="242"/>
                            </a:cxn>
                            <a:cxn ang="0">
                              <a:pos x="400" y="271"/>
                            </a:cxn>
                            <a:cxn ang="0">
                              <a:pos x="211" y="320"/>
                            </a:cxn>
                            <a:cxn ang="0">
                              <a:pos x="187" y="314"/>
                            </a:cxn>
                            <a:cxn ang="0">
                              <a:pos x="56" y="197"/>
                            </a:cxn>
                            <a:cxn ang="0">
                              <a:pos x="0" y="218"/>
                            </a:cxn>
                            <a:cxn ang="0">
                              <a:pos x="0" y="245"/>
                            </a:cxn>
                            <a:cxn ang="0">
                              <a:pos x="224" y="378"/>
                            </a:cxn>
                            <a:cxn ang="0">
                              <a:pos x="432" y="299"/>
                            </a:cxn>
                            <a:cxn ang="0">
                              <a:pos x="432" y="341"/>
                            </a:cxn>
                            <a:cxn ang="0">
                              <a:pos x="418" y="347"/>
                            </a:cxn>
                            <a:cxn ang="0">
                              <a:pos x="418" y="335"/>
                            </a:cxn>
                          </a:cxnLst>
                          <a:rect l="0" t="0" r="r" b="b"/>
                          <a:pathLst>
                            <a:path w="457" h="446">
                              <a:moveTo>
                                <a:pt x="390" y="200"/>
                              </a:moveTo>
                              <a:cubicBezTo>
                                <a:pt x="390" y="216"/>
                                <a:pt x="390" y="216"/>
                                <a:pt x="390" y="216"/>
                              </a:cubicBezTo>
                              <a:cubicBezTo>
                                <a:pt x="215" y="259"/>
                                <a:pt x="215" y="259"/>
                                <a:pt x="215" y="259"/>
                              </a:cubicBezTo>
                              <a:cubicBezTo>
                                <a:pt x="208" y="271"/>
                                <a:pt x="209" y="281"/>
                                <a:pt x="215" y="291"/>
                              </a:cubicBezTo>
                              <a:cubicBezTo>
                                <a:pt x="390" y="248"/>
                                <a:pt x="390" y="248"/>
                                <a:pt x="390" y="248"/>
                              </a:cubicBezTo>
                              <a:cubicBezTo>
                                <a:pt x="390" y="264"/>
                                <a:pt x="390" y="264"/>
                                <a:pt x="390" y="264"/>
                              </a:cubicBezTo>
                              <a:cubicBezTo>
                                <a:pt x="207" y="310"/>
                                <a:pt x="207" y="310"/>
                                <a:pt x="207" y="310"/>
                              </a:cubicBezTo>
                              <a:cubicBezTo>
                                <a:pt x="203" y="310"/>
                                <a:pt x="199" y="310"/>
                                <a:pt x="197" y="308"/>
                              </a:cubicBezTo>
                              <a:cubicBezTo>
                                <a:pt x="56" y="184"/>
                                <a:pt x="56" y="184"/>
                                <a:pt x="56" y="184"/>
                              </a:cubicBezTo>
                              <a:cubicBezTo>
                                <a:pt x="49" y="179"/>
                                <a:pt x="43" y="135"/>
                                <a:pt x="60" y="124"/>
                              </a:cubicBezTo>
                              <a:cubicBezTo>
                                <a:pt x="197" y="244"/>
                                <a:pt x="197" y="244"/>
                                <a:pt x="197" y="244"/>
                              </a:cubicBezTo>
                              <a:cubicBezTo>
                                <a:pt x="199" y="245"/>
                                <a:pt x="203" y="246"/>
                                <a:pt x="207" y="245"/>
                              </a:cubicBezTo>
                              <a:cubicBezTo>
                                <a:pt x="390" y="200"/>
                                <a:pt x="390" y="200"/>
                                <a:pt x="390" y="200"/>
                              </a:cubicBezTo>
                              <a:close/>
                              <a:moveTo>
                                <a:pt x="65" y="46"/>
                              </a:moveTo>
                              <a:cubicBezTo>
                                <a:pt x="249" y="0"/>
                                <a:pt x="249" y="0"/>
                                <a:pt x="249" y="0"/>
                              </a:cubicBezTo>
                              <a:cubicBezTo>
                                <a:pt x="390" y="124"/>
                                <a:pt x="390" y="124"/>
                                <a:pt x="390" y="124"/>
                              </a:cubicBezTo>
                              <a:cubicBezTo>
                                <a:pt x="390" y="140"/>
                                <a:pt x="390" y="140"/>
                                <a:pt x="390" y="140"/>
                              </a:cubicBezTo>
                              <a:cubicBezTo>
                                <a:pt x="215" y="184"/>
                                <a:pt x="215" y="184"/>
                                <a:pt x="215" y="184"/>
                              </a:cubicBezTo>
                              <a:cubicBezTo>
                                <a:pt x="208" y="195"/>
                                <a:pt x="209" y="205"/>
                                <a:pt x="215" y="215"/>
                              </a:cubicBezTo>
                              <a:cubicBezTo>
                                <a:pt x="390" y="172"/>
                                <a:pt x="390" y="172"/>
                                <a:pt x="390" y="172"/>
                              </a:cubicBezTo>
                              <a:cubicBezTo>
                                <a:pt x="390" y="188"/>
                                <a:pt x="390" y="188"/>
                                <a:pt x="390" y="188"/>
                              </a:cubicBezTo>
                              <a:cubicBezTo>
                                <a:pt x="207" y="234"/>
                                <a:pt x="207" y="234"/>
                                <a:pt x="207" y="234"/>
                              </a:cubicBezTo>
                              <a:cubicBezTo>
                                <a:pt x="203" y="235"/>
                                <a:pt x="199" y="234"/>
                                <a:pt x="197" y="232"/>
                              </a:cubicBezTo>
                              <a:cubicBezTo>
                                <a:pt x="56" y="109"/>
                                <a:pt x="56" y="109"/>
                                <a:pt x="56" y="109"/>
                              </a:cubicBezTo>
                              <a:cubicBezTo>
                                <a:pt x="48" y="102"/>
                                <a:pt x="42" y="51"/>
                                <a:pt x="65" y="46"/>
                              </a:cubicBezTo>
                              <a:close/>
                              <a:moveTo>
                                <a:pt x="224" y="421"/>
                              </a:moveTo>
                              <a:cubicBezTo>
                                <a:pt x="0" y="288"/>
                                <a:pt x="0" y="288"/>
                                <a:pt x="0" y="288"/>
                              </a:cubicBezTo>
                              <a:cubicBezTo>
                                <a:pt x="0" y="313"/>
                                <a:pt x="0" y="313"/>
                                <a:pt x="0" y="313"/>
                              </a:cubicBezTo>
                              <a:cubicBezTo>
                                <a:pt x="224" y="446"/>
                                <a:pt x="224" y="446"/>
                                <a:pt x="224" y="446"/>
                              </a:cubicBezTo>
                              <a:cubicBezTo>
                                <a:pt x="353" y="398"/>
                                <a:pt x="353" y="398"/>
                                <a:pt x="353" y="398"/>
                              </a:cubicBezTo>
                              <a:cubicBezTo>
                                <a:pt x="353" y="372"/>
                                <a:pt x="353" y="372"/>
                                <a:pt x="353" y="372"/>
                              </a:cubicBezTo>
                              <a:cubicBezTo>
                                <a:pt x="224" y="421"/>
                                <a:pt x="224" y="421"/>
                                <a:pt x="224" y="421"/>
                              </a:cubicBezTo>
                              <a:close/>
                              <a:moveTo>
                                <a:pt x="418" y="335"/>
                              </a:moveTo>
                              <a:cubicBezTo>
                                <a:pt x="364" y="355"/>
                                <a:pt x="364" y="355"/>
                                <a:pt x="364" y="355"/>
                              </a:cubicBezTo>
                              <a:cubicBezTo>
                                <a:pt x="364" y="434"/>
                                <a:pt x="364" y="434"/>
                                <a:pt x="364" y="434"/>
                              </a:cubicBezTo>
                              <a:cubicBezTo>
                                <a:pt x="391" y="402"/>
                                <a:pt x="391" y="402"/>
                                <a:pt x="391" y="402"/>
                              </a:cubicBezTo>
                              <a:cubicBezTo>
                                <a:pt x="418" y="414"/>
                                <a:pt x="418" y="414"/>
                                <a:pt x="418" y="414"/>
                              </a:cubicBezTo>
                              <a:cubicBezTo>
                                <a:pt x="418" y="374"/>
                                <a:pt x="418" y="374"/>
                                <a:pt x="418" y="374"/>
                              </a:cubicBezTo>
                              <a:cubicBezTo>
                                <a:pt x="442" y="365"/>
                                <a:pt x="442" y="365"/>
                                <a:pt x="442" y="365"/>
                              </a:cubicBezTo>
                              <a:cubicBezTo>
                                <a:pt x="453" y="360"/>
                                <a:pt x="457" y="356"/>
                                <a:pt x="457" y="346"/>
                              </a:cubicBezTo>
                              <a:cubicBezTo>
                                <a:pt x="457" y="283"/>
                                <a:pt x="457" y="283"/>
                                <a:pt x="457" y="283"/>
                              </a:cubicBezTo>
                              <a:cubicBezTo>
                                <a:pt x="457" y="278"/>
                                <a:pt x="455" y="274"/>
                                <a:pt x="451" y="272"/>
                              </a:cubicBezTo>
                              <a:cubicBezTo>
                                <a:pt x="400" y="242"/>
                                <a:pt x="400" y="242"/>
                                <a:pt x="400" y="242"/>
                              </a:cubicBezTo>
                              <a:cubicBezTo>
                                <a:pt x="400" y="271"/>
                                <a:pt x="400" y="271"/>
                                <a:pt x="400" y="271"/>
                              </a:cubicBezTo>
                              <a:cubicBezTo>
                                <a:pt x="211" y="320"/>
                                <a:pt x="211" y="320"/>
                                <a:pt x="211" y="320"/>
                              </a:cubicBezTo>
                              <a:cubicBezTo>
                                <a:pt x="203" y="322"/>
                                <a:pt x="193" y="320"/>
                                <a:pt x="187" y="314"/>
                              </a:cubicBezTo>
                              <a:cubicBezTo>
                                <a:pt x="56" y="197"/>
                                <a:pt x="56" y="197"/>
                                <a:pt x="56" y="197"/>
                              </a:cubicBezTo>
                              <a:cubicBezTo>
                                <a:pt x="0" y="218"/>
                                <a:pt x="0" y="218"/>
                                <a:pt x="0" y="218"/>
                              </a:cubicBezTo>
                              <a:cubicBezTo>
                                <a:pt x="0" y="245"/>
                                <a:pt x="0" y="245"/>
                                <a:pt x="0" y="245"/>
                              </a:cubicBezTo>
                              <a:cubicBezTo>
                                <a:pt x="224" y="378"/>
                                <a:pt x="224" y="378"/>
                                <a:pt x="224" y="378"/>
                              </a:cubicBezTo>
                              <a:cubicBezTo>
                                <a:pt x="432" y="299"/>
                                <a:pt x="432" y="299"/>
                                <a:pt x="432" y="299"/>
                              </a:cubicBezTo>
                              <a:cubicBezTo>
                                <a:pt x="432" y="341"/>
                                <a:pt x="432" y="341"/>
                                <a:pt x="432" y="341"/>
                              </a:cubicBezTo>
                              <a:cubicBezTo>
                                <a:pt x="418" y="347"/>
                                <a:pt x="418" y="347"/>
                                <a:pt x="418" y="347"/>
                              </a:cubicBezTo>
                              <a:cubicBezTo>
                                <a:pt x="418" y="335"/>
                                <a:pt x="418" y="335"/>
                                <a:pt x="418" y="335"/>
                              </a:cubicBezTo>
                              <a:close/>
                            </a:path>
                          </a:pathLst>
                        </a:custGeom>
                        <a:solidFill>
                          <a:srgbClr val="D14A95"/>
                        </a:solidFill>
                        <a:ln w="9525">
                          <a:noFill/>
                          <a:round/>
                          <a:headEnd/>
                          <a:tailEnd/>
                        </a:ln>
                      </wps:spPr>
                      <wps:txbx>
                        <w:txbxContent>
                          <w:p w14:paraId="0A28F3E6" w14:textId="77777777" w:rsidR="00EB106F" w:rsidRPr="00BB35E2" w:rsidRDefault="00EB106F" w:rsidP="00A6305A">
                            <w:pPr>
                              <w:rPr>
                                <w:color w:val="D14A95"/>
                              </w:rPr>
                            </w:pPr>
                          </w:p>
                          <w:p w14:paraId="602175DA" w14:textId="77777777" w:rsidR="00EB106F" w:rsidRDefault="00EB106F" w:rsidP="00A6305A">
                            <w:pPr>
                              <w:jc w:val="center"/>
                            </w:pPr>
                          </w:p>
                          <w:p w14:paraId="7EB31EF9" w14:textId="77777777" w:rsidR="00EB106F" w:rsidRDefault="00EB106F" w:rsidP="00A6305A">
                            <w:pPr>
                              <w:jc w:val="center"/>
                            </w:pPr>
                          </w:p>
                        </w:txbxContent>
                      </wps:txbx>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6251A36F" id="_x0000_s1040" style="position:absolute;left:0;text-align:left;margin-left:0;margin-top:-.05pt;width:23.1pt;height:22.4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57,44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" adj="-11796480,,5400" path="m390,200v,16,,16,,16c215,259,215,259,215,259v-7,12,-6,22,,32c390,248,390,248,390,248v,16,,16,,16c207,310,207,310,207,310v-4,,-8,,-10,-2c56,184,56,184,56,184v-7,-5,-13,-49,4,-60c197,244,197,244,197,244v2,1,6,2,10,1c390,200,390,200,390,200xm65,46c249,,249,,249,,390,124,390,124,390,124v,16,,16,,16c215,184,215,184,215,184v-7,11,-6,21,,31c390,172,390,172,390,172v,16,,16,,16c207,234,207,234,207,234v-4,1,-8,,-10,-2c56,109,56,109,56,109,48,102,42,51,65,46xm224,421c,288,,288,,288v,25,,25,,25c224,446,224,446,224,446,353,398,353,398,353,398v,-26,,-26,,-26c224,421,224,421,224,421xm418,335v-54,20,-54,20,-54,20c364,434,364,434,364,434v27,-32,27,-32,27,-32c418,414,418,414,418,414v,-40,,-40,,-40c442,365,442,365,442,365v11,-5,15,-9,15,-19c457,283,457,283,457,283v,-5,-2,-9,-6,-11c400,242,400,242,400,242v,29,,29,,29c211,320,211,320,211,320v-8,2,-18,,-24,-6c56,197,56,197,56,197,,218,,218,,218v,27,,27,,27c224,378,224,378,224,378,432,299,432,299,432,299v,42,,42,,42c418,347,418,347,418,347v,-12,,-12,,-12xe" fillcolor="#d14a95" stroked="f">
                <v:stroke joinstyle="round"/>
                <v:formulas/>
                <v:path arrowok="t" o:connecttype="custom" o:connectlocs="390,200;390,216;215,259;215,291;390,248;390,264;207,310;197,308;56,184;60,124;197,244;207,245;390,200;65,46;249,0;390,124;390,140;215,184;215,215;390,172;390,188;207,234;197,232;56,109;65,46;224,421;0,288;0,313;224,446;353,398;353,372;224,421;418,335;364,355;364,434;391,402;418,414;418,374;442,365;457,346;457,283;451,272;400,242;400,271;211,320;187,314;56,197;0,218;0,245;224,378;432,299;432,341;418,347;418,335" o:connectangles="0,0,0,0,0,0,0,0,0,0,0,0,0,0,0,0,0,0,0,0,0,0,0,0,0,0,0,0,0,0,0,0,0,0,0,0,0,0,0,0,0,0,0,0,0,0,0,0,0,0,0,0,0,0" textboxrect="0,0,457,446"/>
                <o:lock v:ext="edit" verticies="t"/>
                <v:textbox>
                  <w:txbxContent>
                    <w:p w14:paraId="0A28F3E6" w14:textId="77777777" w:rsidR="00EB106F" w:rsidRPr="00BB35E2" w:rsidRDefault="00EB106F" w:rsidP="00A6305A">
                      <w:pPr>
                        <w:rPr>
                          <w:color w:val="D14A95"/>
                        </w:rPr>
                      </w:pPr>
                    </w:p>
                    <w:p w14:paraId="602175DA" w14:textId="77777777" w:rsidR="00EB106F" w:rsidRDefault="00EB106F" w:rsidP="00A6305A">
                      <w:pPr>
                        <w:jc w:val="center"/>
                      </w:pPr>
                    </w:p>
                    <w:p w14:paraId="7EB31EF9" w14:textId="77777777" w:rsidR="00EB106F" w:rsidRDefault="00EB106F" w:rsidP="00A6305A">
                      <w:pPr>
                        <w:jc w:val="center"/>
                      </w:pPr>
                    </w:p>
                  </w:txbxContent>
                </v:textbox>
              </v:shape>
            </w:pict>
          </mc:Fallback>
        </mc:AlternateContent>
      </w:r>
      <w:r w:rsidR="00747367" w:rsidRPr="009F47F6">
        <w:rPr>
          <w:rFonts w:asciiTheme="majorHAnsi" w:hAnsiTheme="majorHAnsi" w:cstheme="majorHAnsi"/>
          <w:b/>
        </w:rPr>
        <w:t>Documents à consulter</w:t>
      </w:r>
      <w:r w:rsidR="00747367">
        <w:rPr>
          <w:rFonts w:asciiTheme="majorHAnsi" w:hAnsiTheme="majorHAnsi" w:cstheme="majorHAnsi"/>
        </w:rPr>
        <w:t> :</w:t>
      </w:r>
    </w:p>
    <w:p w14:paraId="761E6457" w14:textId="4C46817D" w:rsidR="00747367" w:rsidRPr="00126F22" w:rsidRDefault="004D0BEF" w:rsidP="00404ADD">
      <w:pPr>
        <w:pStyle w:val="Paragraphedeliste"/>
        <w:ind w:left="567"/>
        <w:rPr>
          <w:rFonts w:asciiTheme="majorHAnsi" w:hAnsiTheme="majorHAnsi" w:cstheme="majorHAnsi"/>
        </w:rPr>
      </w:pPr>
      <w:r>
        <w:rPr>
          <w:rFonts w:asciiTheme="majorHAnsi" w:hAnsiTheme="majorHAnsi" w:cstheme="majorHAnsi"/>
        </w:rPr>
        <w:t xml:space="preserve">Délibérations présentant </w:t>
      </w:r>
      <w:r w:rsidR="00747367" w:rsidRPr="00126F22">
        <w:rPr>
          <w:rFonts w:asciiTheme="majorHAnsi" w:hAnsiTheme="majorHAnsi" w:cstheme="majorHAnsi"/>
        </w:rPr>
        <w:t>les autorisations de cumul</w:t>
      </w:r>
      <w:r w:rsidR="00747367">
        <w:rPr>
          <w:rFonts w:asciiTheme="majorHAnsi" w:hAnsiTheme="majorHAnsi" w:cstheme="majorHAnsi"/>
        </w:rPr>
        <w:t>.</w:t>
      </w:r>
    </w:p>
    <w:p w14:paraId="1E3CF663" w14:textId="2658E80D" w:rsidR="00086FCF" w:rsidRPr="00126F22" w:rsidRDefault="00086FCF" w:rsidP="00120C2A">
      <w:pPr>
        <w:pStyle w:val="Titretableau"/>
      </w:pPr>
      <w:r>
        <w:lastRenderedPageBreak/>
        <w:t> </w:t>
      </w:r>
      <w:r w:rsidR="00C66929">
        <w:t>Liste des agents contractuels percevant des vacations</w:t>
      </w:r>
    </w:p>
    <w:tbl>
      <w:tblPr>
        <w:tblStyle w:val="Grilledutableau"/>
        <w:tblW w:w="9792" w:type="dxa"/>
        <w:jc w:val="center"/>
        <w:tblInd w:w="0" w:type="dxa"/>
        <w:tblLayout w:type="fixed"/>
        <w:tblCellMar>
          <w:left w:w="93" w:type="dxa"/>
        </w:tblCellMar>
        <w:tblLook w:val="04A0" w:firstRow="1" w:lastRow="0" w:firstColumn="1" w:lastColumn="0" w:noHBand="0" w:noVBand="1"/>
      </w:tblPr>
      <w:tblGrid>
        <w:gridCol w:w="2563"/>
        <w:gridCol w:w="3827"/>
        <w:gridCol w:w="3402"/>
      </w:tblGrid>
      <w:tr w:rsidR="00317D12" w:rsidRPr="00FA59C0" w14:paraId="1B7E419F" w14:textId="77777777" w:rsidTr="00EE2E47">
        <w:trPr>
          <w:cnfStyle w:val="100000000000" w:firstRow="1" w:lastRow="0" w:firstColumn="0" w:lastColumn="0" w:oddVBand="0" w:evenVBand="0" w:oddHBand="0" w:evenHBand="0" w:firstRowFirstColumn="0" w:firstRowLastColumn="0" w:lastRowFirstColumn="0" w:lastRowLastColumn="0"/>
          <w:trHeight w:val="397"/>
          <w:jc w:val="center"/>
          <w:hidden/>
        </w:trPr>
        <w:tc>
          <w:tcPr>
            <w:cnfStyle w:val="001000000000" w:firstRow="0" w:lastRow="0" w:firstColumn="1" w:lastColumn="0" w:oddVBand="0" w:evenVBand="0" w:oddHBand="0" w:evenHBand="0" w:firstRowFirstColumn="0" w:firstRowLastColumn="0" w:lastRowFirstColumn="0" w:lastRowLastColumn="0"/>
            <w:tcW w:w="2563" w:type="dxa"/>
            <w:shd w:val="clear" w:color="auto" w:fill="auto"/>
            <w:tcMar>
              <w:left w:w="93" w:type="dxa"/>
            </w:tcMar>
          </w:tcPr>
          <w:p w14:paraId="48F646BE" w14:textId="01AAA82C" w:rsidR="00317D12" w:rsidRPr="00126F22" w:rsidRDefault="00313C48">
            <w:pPr>
              <w:rPr>
                <w:rFonts w:asciiTheme="majorHAnsi" w:hAnsiTheme="majorHAnsi" w:cstheme="majorHAnsi"/>
              </w:rPr>
            </w:pPr>
            <w:hyperlink r:id="rId44">
              <w:r w:rsidR="00317D12" w:rsidRPr="00126F22">
                <w:rPr>
                  <w:rStyle w:val="Lienhypertexte"/>
                  <w:rFonts w:asciiTheme="majorHAnsi" w:hAnsiTheme="majorHAnsi" w:cstheme="majorHAnsi"/>
                  <w:vanish/>
                  <w:webHidden/>
                </w:rPr>
                <w:t>Matricules des vacataires</w:t>
              </w:r>
            </w:hyperlink>
          </w:p>
        </w:tc>
        <w:tc>
          <w:tcPr>
            <w:tcW w:w="3827" w:type="dxa"/>
            <w:shd w:val="clear" w:color="auto" w:fill="auto"/>
            <w:tcMar>
              <w:left w:w="93" w:type="dxa"/>
            </w:tcMar>
          </w:tcPr>
          <w:p w14:paraId="2B04CA4E" w14:textId="77777777" w:rsidR="00317D12" w:rsidRPr="00126F22" w:rsidRDefault="00313C48">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hyperlink r:id="rId45">
              <w:r w:rsidR="00317D12" w:rsidRPr="00126F22">
                <w:rPr>
                  <w:rStyle w:val="Lienhypertexte"/>
                  <w:rFonts w:asciiTheme="majorHAnsi" w:hAnsiTheme="majorHAnsi" w:cstheme="majorHAnsi"/>
                  <w:vanish/>
                  <w:webHidden/>
                </w:rPr>
                <w:t>Lignes indemnitaires à vérifier</w:t>
              </w:r>
            </w:hyperlink>
          </w:p>
        </w:tc>
        <w:tc>
          <w:tcPr>
            <w:tcW w:w="3402" w:type="dxa"/>
            <w:shd w:val="clear" w:color="auto" w:fill="auto"/>
            <w:tcMar>
              <w:left w:w="93" w:type="dxa"/>
            </w:tcMar>
          </w:tcPr>
          <w:p w14:paraId="71D1DFA9" w14:textId="77777777" w:rsidR="00317D12" w:rsidRPr="00126F22" w:rsidRDefault="00313C48">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hyperlink r:id="rId46">
              <w:r w:rsidR="00317D12" w:rsidRPr="00126F22">
                <w:rPr>
                  <w:rStyle w:val="Lienhypertexte"/>
                  <w:rFonts w:asciiTheme="majorHAnsi" w:hAnsiTheme="majorHAnsi" w:cstheme="majorHAnsi"/>
                  <w:vanish/>
                  <w:webHidden/>
                </w:rPr>
                <w:t xml:space="preserve">Bulletins de paye </w:t>
              </w:r>
            </w:hyperlink>
          </w:p>
        </w:tc>
      </w:tr>
      <w:tr w:rsidR="00317D12" w:rsidRPr="00FA59C0" w14:paraId="2251517E" w14:textId="77777777" w:rsidTr="00EE2E47">
        <w:trPr>
          <w:cnfStyle w:val="000000100000" w:firstRow="0" w:lastRow="0" w:firstColumn="0" w:lastColumn="0" w:oddVBand="0" w:evenVBand="0" w:oddHBand="1" w:evenHBand="0" w:firstRowFirstColumn="0" w:firstRowLastColumn="0" w:lastRowFirstColumn="0" w:lastRowLastColumn="0"/>
          <w:trHeight w:val="5725"/>
          <w:jc w:val="center"/>
        </w:trPr>
        <w:tc>
          <w:tcPr>
            <w:cnfStyle w:val="001000000000" w:firstRow="0" w:lastRow="0" w:firstColumn="1" w:lastColumn="0" w:oddVBand="0" w:evenVBand="0" w:oddHBand="0" w:evenHBand="0" w:firstRowFirstColumn="0" w:firstRowLastColumn="0" w:lastRowFirstColumn="0" w:lastRowLastColumn="0"/>
            <w:tcW w:w="2563" w:type="dxa"/>
            <w:shd w:val="clear" w:color="auto" w:fill="auto"/>
            <w:tcMar>
              <w:left w:w="93" w:type="dxa"/>
            </w:tcMar>
          </w:tcPr>
          <w:p w14:paraId="55A8218A" w14:textId="68EC321B" w:rsidR="00317D12" w:rsidRPr="00126F22" w:rsidRDefault="00317D12" w:rsidP="00FA59C0">
            <w:pPr>
              <w:rPr>
                <w:rFonts w:asciiTheme="majorHAnsi" w:hAnsiTheme="majorHAnsi" w:cstheme="majorHAnsi"/>
              </w:rPr>
            </w:pPr>
            <w:r w:rsidRPr="00126F22">
              <w:rPr>
                <w:rFonts w:asciiTheme="majorHAnsi" w:hAnsiTheme="majorHAnsi" w:cstheme="majorHAnsi"/>
                <w:noProof/>
              </w:rPr>
              <w:drawing>
                <wp:inline distT="0" distB="0" distL="0" distR="0" wp14:anchorId="3FF051D7" wp14:editId="01807DD3">
                  <wp:extent cx="2059305" cy="3724275"/>
                  <wp:effectExtent l="0" t="0" r="0" b="0"/>
                  <wp:docPr id="59"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238"/>
                          <pic:cNvPicPr>
                            <a:picLocks noChangeAspect="1" noChangeArrowheads="1"/>
                          </pic:cNvPicPr>
                        </pic:nvPicPr>
                        <pic:blipFill>
                          <a:blip r:embed="rId47"/>
                          <a:stretch>
                            <a:fillRect/>
                          </a:stretch>
                        </pic:blipFill>
                        <pic:spPr bwMode="auto">
                          <a:xfrm>
                            <a:off x="0" y="0"/>
                            <a:ext cx="2059305" cy="3724275"/>
                          </a:xfrm>
                          <a:prstGeom prst="rect">
                            <a:avLst/>
                          </a:prstGeom>
                        </pic:spPr>
                      </pic:pic>
                    </a:graphicData>
                  </a:graphic>
                </wp:inline>
              </w:drawing>
            </w:r>
          </w:p>
        </w:tc>
        <w:tc>
          <w:tcPr>
            <w:tcW w:w="3827" w:type="dxa"/>
            <w:shd w:val="clear" w:color="auto" w:fill="auto"/>
            <w:tcMar>
              <w:left w:w="93" w:type="dxa"/>
            </w:tcMar>
          </w:tcPr>
          <w:p w14:paraId="2E1B8E7D" w14:textId="550C27A2" w:rsidR="00317D12" w:rsidRPr="00126F22" w:rsidRDefault="00317D1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126F22">
              <w:rPr>
                <w:rFonts w:asciiTheme="majorHAnsi" w:hAnsiTheme="majorHAnsi" w:cstheme="majorHAnsi"/>
                <w:noProof/>
              </w:rPr>
              <w:drawing>
                <wp:inline distT="0" distB="0" distL="0" distR="0" wp14:anchorId="3967BD87" wp14:editId="5BDEAE86">
                  <wp:extent cx="2520315" cy="3724275"/>
                  <wp:effectExtent l="0" t="0" r="0" b="0"/>
                  <wp:docPr id="60" name="Imag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251"/>
                          <pic:cNvPicPr>
                            <a:picLocks noChangeAspect="1" noChangeArrowheads="1"/>
                          </pic:cNvPicPr>
                        </pic:nvPicPr>
                        <pic:blipFill>
                          <a:blip r:embed="rId48"/>
                          <a:stretch>
                            <a:fillRect/>
                          </a:stretch>
                        </pic:blipFill>
                        <pic:spPr bwMode="auto">
                          <a:xfrm>
                            <a:off x="0" y="0"/>
                            <a:ext cx="2520315" cy="3724275"/>
                          </a:xfrm>
                          <a:prstGeom prst="rect">
                            <a:avLst/>
                          </a:prstGeom>
                        </pic:spPr>
                      </pic:pic>
                    </a:graphicData>
                  </a:graphic>
                </wp:inline>
              </w:drawing>
            </w:r>
          </w:p>
        </w:tc>
        <w:tc>
          <w:tcPr>
            <w:tcW w:w="3402" w:type="dxa"/>
            <w:shd w:val="clear" w:color="auto" w:fill="auto"/>
            <w:tcMar>
              <w:left w:w="93" w:type="dxa"/>
            </w:tcMar>
          </w:tcPr>
          <w:p w14:paraId="723625B4" w14:textId="77ABC0E0" w:rsidR="00317D12" w:rsidRPr="00126F22" w:rsidRDefault="00317D1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126F22">
              <w:rPr>
                <w:rFonts w:asciiTheme="majorHAnsi" w:hAnsiTheme="majorHAnsi" w:cstheme="majorHAnsi"/>
                <w:noProof/>
              </w:rPr>
              <w:drawing>
                <wp:anchor distT="0" distB="0" distL="114300" distR="114300" simplePos="0" relativeHeight="251973632" behindDoc="1" locked="0" layoutInCell="1" allowOverlap="1" wp14:anchorId="6A6884AD" wp14:editId="782070B7">
                  <wp:simplePos x="0" y="0"/>
                  <wp:positionH relativeFrom="column">
                    <wp:posOffset>3175</wp:posOffset>
                  </wp:positionH>
                  <wp:positionV relativeFrom="page">
                    <wp:posOffset>2540</wp:posOffset>
                  </wp:positionV>
                  <wp:extent cx="1995170" cy="3752850"/>
                  <wp:effectExtent l="0" t="0" r="5080" b="0"/>
                  <wp:wrapThrough wrapText="bothSides">
                    <wp:wrapPolygon edited="0">
                      <wp:start x="0" y="0"/>
                      <wp:lineTo x="0" y="21490"/>
                      <wp:lineTo x="21449" y="21490"/>
                      <wp:lineTo x="21449" y="0"/>
                      <wp:lineTo x="0" y="0"/>
                    </wp:wrapPolygon>
                  </wp:wrapThrough>
                  <wp:docPr id="61"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8"/>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1995170" cy="3752850"/>
                          </a:xfrm>
                          <a:prstGeom prst="rect">
                            <a:avLst/>
                          </a:prstGeom>
                        </pic:spPr>
                      </pic:pic>
                    </a:graphicData>
                  </a:graphic>
                </wp:anchor>
              </w:drawing>
            </w:r>
          </w:p>
        </w:tc>
      </w:tr>
    </w:tbl>
    <w:p w14:paraId="57F14349" w14:textId="12FCB1B6" w:rsidR="004D0BEF" w:rsidRDefault="004D0BEF" w:rsidP="00561D08">
      <w:pPr>
        <w:spacing w:before="120"/>
        <w:rPr>
          <w:rFonts w:asciiTheme="majorHAnsi" w:hAnsiTheme="majorHAnsi" w:cstheme="majorHAnsi"/>
        </w:rPr>
      </w:pPr>
      <w:r w:rsidRPr="004D0BEF">
        <w:rPr>
          <w:rFonts w:asciiTheme="majorHAnsi" w:hAnsiTheme="majorHAnsi" w:cstheme="majorHAnsi"/>
          <w:b/>
          <w:u w:val="single"/>
        </w:rPr>
        <w:t>Interprétation</w:t>
      </w:r>
      <w:r>
        <w:rPr>
          <w:rFonts w:asciiTheme="majorHAnsi" w:hAnsiTheme="majorHAnsi" w:cstheme="majorHAnsi"/>
        </w:rPr>
        <w:t> :</w:t>
      </w:r>
    </w:p>
    <w:p w14:paraId="07E397D0" w14:textId="1129C082" w:rsidR="004D0BEF" w:rsidRDefault="004D0BEF" w:rsidP="004D0BEF">
      <w:pPr>
        <w:rPr>
          <w:rFonts w:asciiTheme="majorHAnsi" w:hAnsiTheme="majorHAnsi" w:cstheme="majorHAnsi"/>
        </w:rPr>
      </w:pPr>
      <w:r w:rsidRPr="00126F22">
        <w:rPr>
          <w:rFonts w:asciiTheme="majorHAnsi" w:hAnsiTheme="majorHAnsi" w:cstheme="majorHAnsi"/>
        </w:rPr>
        <w:t>Par ailleurs, des vacations peuvent être effectuées par des contractuels de l’établissement sur autorisation de cumul d’activité accessoire, à condition d’avoir obtenu cette autorisation. Le régime indemnitaire dont ils bénéficient pour leur activité principale ne s’étend pas en principe à l’activité accessoire.</w:t>
      </w:r>
    </w:p>
    <w:p w14:paraId="09CB0243" w14:textId="77777777" w:rsidR="004D0BEF" w:rsidRDefault="004D0BEF" w:rsidP="004D0BEF">
      <w:pPr>
        <w:rPr>
          <w:rFonts w:asciiTheme="majorHAnsi" w:hAnsiTheme="majorHAnsi" w:cstheme="majorHAnsi"/>
        </w:rPr>
      </w:pPr>
    </w:p>
    <w:p w14:paraId="3AD9AC93" w14:textId="77777777" w:rsidR="004D0BEF" w:rsidRDefault="00162942" w:rsidP="00162942">
      <w:pPr>
        <w:rPr>
          <w:rFonts w:asciiTheme="majorHAnsi" w:hAnsiTheme="majorHAnsi" w:cstheme="majorHAnsi"/>
        </w:rPr>
      </w:pPr>
      <w:r w:rsidRPr="009F47F6">
        <w:rPr>
          <w:rFonts w:asciiTheme="majorHAnsi" w:hAnsiTheme="majorHAnsi" w:cstheme="majorHAnsi"/>
          <w:b/>
          <w:u w:val="single"/>
          <w:shd w:val="clear" w:color="auto" w:fill="D14A95" w:themeFill="accent1"/>
        </w:rPr>
        <w:t>Axe d’investigation</w:t>
      </w:r>
      <w:r>
        <w:rPr>
          <w:rFonts w:asciiTheme="majorHAnsi" w:hAnsiTheme="majorHAnsi" w:cstheme="majorHAnsi"/>
        </w:rPr>
        <w:t> :</w:t>
      </w:r>
    </w:p>
    <w:p w14:paraId="468358DB" w14:textId="4CFDACC4" w:rsidR="00162942" w:rsidRPr="004D0BEF" w:rsidRDefault="00D47C92" w:rsidP="004D0BEF">
      <w:pPr>
        <w:pStyle w:val="Paragraphedeliste"/>
        <w:numPr>
          <w:ilvl w:val="1"/>
          <w:numId w:val="26"/>
        </w:numPr>
        <w:ind w:left="851" w:hanging="283"/>
        <w:rPr>
          <w:rFonts w:asciiTheme="majorHAnsi" w:hAnsiTheme="majorHAnsi" w:cstheme="majorHAnsi"/>
        </w:rPr>
      </w:pPr>
      <w:r w:rsidRPr="004D0BEF">
        <w:rPr>
          <w:rFonts w:asciiTheme="majorHAnsi" w:hAnsiTheme="majorHAnsi" w:cstheme="majorHAnsi"/>
        </w:rPr>
        <w:t>Vérifier</w:t>
      </w:r>
      <w:r w:rsidR="00CC1297" w:rsidRPr="004D0BEF">
        <w:rPr>
          <w:rFonts w:asciiTheme="majorHAnsi" w:hAnsiTheme="majorHAnsi" w:cstheme="majorHAnsi"/>
        </w:rPr>
        <w:t xml:space="preserve"> l</w:t>
      </w:r>
      <w:r w:rsidR="00162942" w:rsidRPr="004D0BEF">
        <w:rPr>
          <w:rFonts w:asciiTheme="majorHAnsi" w:hAnsiTheme="majorHAnsi" w:cstheme="majorHAnsi"/>
        </w:rPr>
        <w:t>’existence, l’applicabilité et les termes de la délibération correspondante</w:t>
      </w:r>
      <w:r w:rsidRPr="004D0BEF">
        <w:rPr>
          <w:rFonts w:asciiTheme="majorHAnsi" w:hAnsiTheme="majorHAnsi" w:cstheme="majorHAnsi"/>
        </w:rPr>
        <w:t>, n</w:t>
      </w:r>
      <w:r w:rsidR="00162942" w:rsidRPr="004D0BEF">
        <w:rPr>
          <w:rFonts w:asciiTheme="majorHAnsi" w:hAnsiTheme="majorHAnsi" w:cstheme="majorHAnsi"/>
        </w:rPr>
        <w:t>otamment les formules de calcul mettant en œuvre cette référence</w:t>
      </w:r>
      <w:r w:rsidR="00CC1297" w:rsidRPr="004D0BEF">
        <w:rPr>
          <w:rFonts w:asciiTheme="majorHAnsi" w:hAnsiTheme="majorHAnsi" w:cstheme="majorHAnsi"/>
        </w:rPr>
        <w:t xml:space="preserve"> du régime indemnitaire</w:t>
      </w:r>
      <w:r w:rsidR="00162942" w:rsidRPr="004D0BEF">
        <w:rPr>
          <w:rFonts w:asciiTheme="majorHAnsi" w:hAnsiTheme="majorHAnsi" w:cstheme="majorHAnsi"/>
        </w:rPr>
        <w:t>.</w:t>
      </w:r>
      <w:r w:rsidR="00CC1297" w:rsidRPr="004D0BEF">
        <w:rPr>
          <w:rFonts w:asciiTheme="majorHAnsi" w:hAnsiTheme="majorHAnsi" w:cstheme="majorHAnsi"/>
        </w:rPr>
        <w:t xml:space="preserve"> </w:t>
      </w:r>
    </w:p>
    <w:p w14:paraId="10385D59" w14:textId="5D96D89B" w:rsidR="00345B3D" w:rsidRDefault="00345B3D" w:rsidP="00345B3D">
      <w:pPr>
        <w:rPr>
          <w:rFonts w:asciiTheme="majorHAnsi" w:hAnsiTheme="majorHAnsi" w:cstheme="majorHAnsi"/>
        </w:rPr>
      </w:pPr>
    </w:p>
    <w:p w14:paraId="7124948F" w14:textId="77777777" w:rsidR="004D0BEF" w:rsidRDefault="004D0BEF" w:rsidP="004D0BEF">
      <w:pPr>
        <w:ind w:left="567"/>
        <w:rPr>
          <w:rFonts w:asciiTheme="majorHAnsi" w:hAnsiTheme="majorHAnsi" w:cstheme="majorHAnsi"/>
        </w:rPr>
      </w:pPr>
      <w:r w:rsidRPr="00B26231">
        <w:rPr>
          <w:rFonts w:asciiTheme="majorHAnsi" w:hAnsiTheme="majorHAnsi" w:cstheme="majorHAnsi"/>
          <w:b/>
          <w:noProof/>
          <w:szCs w:val="20"/>
        </w:rPr>
        <mc:AlternateContent>
          <mc:Choice Requires="wps">
            <w:drawing>
              <wp:anchor distT="0" distB="0" distL="114300" distR="114300" simplePos="0" relativeHeight="251972608" behindDoc="0" locked="0" layoutInCell="1" allowOverlap="1" wp14:anchorId="23642CD5" wp14:editId="5518BD05">
                <wp:simplePos x="0" y="0"/>
                <wp:positionH relativeFrom="column">
                  <wp:posOffset>0</wp:posOffset>
                </wp:positionH>
                <wp:positionV relativeFrom="paragraph">
                  <wp:posOffset>-635</wp:posOffset>
                </wp:positionV>
                <wp:extent cx="293523" cy="285293"/>
                <wp:effectExtent l="0" t="0" r="0" b="635"/>
                <wp:wrapNone/>
                <wp:docPr id="235" name="Freeform 7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93523" cy="285293"/>
                        </a:xfrm>
                        <a:custGeom>
                          <a:avLst/>
                          <a:gdLst/>
                          <a:ahLst/>
                          <a:cxnLst>
                            <a:cxn ang="0">
                              <a:pos x="390" y="200"/>
                            </a:cxn>
                            <a:cxn ang="0">
                              <a:pos x="390" y="216"/>
                            </a:cxn>
                            <a:cxn ang="0">
                              <a:pos x="215" y="259"/>
                            </a:cxn>
                            <a:cxn ang="0">
                              <a:pos x="215" y="291"/>
                            </a:cxn>
                            <a:cxn ang="0">
                              <a:pos x="390" y="248"/>
                            </a:cxn>
                            <a:cxn ang="0">
                              <a:pos x="390" y="264"/>
                            </a:cxn>
                            <a:cxn ang="0">
                              <a:pos x="207" y="310"/>
                            </a:cxn>
                            <a:cxn ang="0">
                              <a:pos x="197" y="308"/>
                            </a:cxn>
                            <a:cxn ang="0">
                              <a:pos x="56" y="184"/>
                            </a:cxn>
                            <a:cxn ang="0">
                              <a:pos x="60" y="124"/>
                            </a:cxn>
                            <a:cxn ang="0">
                              <a:pos x="197" y="244"/>
                            </a:cxn>
                            <a:cxn ang="0">
                              <a:pos x="207" y="245"/>
                            </a:cxn>
                            <a:cxn ang="0">
                              <a:pos x="390" y="200"/>
                            </a:cxn>
                            <a:cxn ang="0">
                              <a:pos x="65" y="46"/>
                            </a:cxn>
                            <a:cxn ang="0">
                              <a:pos x="249" y="0"/>
                            </a:cxn>
                            <a:cxn ang="0">
                              <a:pos x="390" y="124"/>
                            </a:cxn>
                            <a:cxn ang="0">
                              <a:pos x="390" y="140"/>
                            </a:cxn>
                            <a:cxn ang="0">
                              <a:pos x="215" y="184"/>
                            </a:cxn>
                            <a:cxn ang="0">
                              <a:pos x="215" y="215"/>
                            </a:cxn>
                            <a:cxn ang="0">
                              <a:pos x="390" y="172"/>
                            </a:cxn>
                            <a:cxn ang="0">
                              <a:pos x="390" y="188"/>
                            </a:cxn>
                            <a:cxn ang="0">
                              <a:pos x="207" y="234"/>
                            </a:cxn>
                            <a:cxn ang="0">
                              <a:pos x="197" y="232"/>
                            </a:cxn>
                            <a:cxn ang="0">
                              <a:pos x="56" y="109"/>
                            </a:cxn>
                            <a:cxn ang="0">
                              <a:pos x="65" y="46"/>
                            </a:cxn>
                            <a:cxn ang="0">
                              <a:pos x="224" y="421"/>
                            </a:cxn>
                            <a:cxn ang="0">
                              <a:pos x="0" y="288"/>
                            </a:cxn>
                            <a:cxn ang="0">
                              <a:pos x="0" y="313"/>
                            </a:cxn>
                            <a:cxn ang="0">
                              <a:pos x="224" y="446"/>
                            </a:cxn>
                            <a:cxn ang="0">
                              <a:pos x="353" y="398"/>
                            </a:cxn>
                            <a:cxn ang="0">
                              <a:pos x="353" y="372"/>
                            </a:cxn>
                            <a:cxn ang="0">
                              <a:pos x="224" y="421"/>
                            </a:cxn>
                            <a:cxn ang="0">
                              <a:pos x="418" y="335"/>
                            </a:cxn>
                            <a:cxn ang="0">
                              <a:pos x="364" y="355"/>
                            </a:cxn>
                            <a:cxn ang="0">
                              <a:pos x="364" y="434"/>
                            </a:cxn>
                            <a:cxn ang="0">
                              <a:pos x="391" y="402"/>
                            </a:cxn>
                            <a:cxn ang="0">
                              <a:pos x="418" y="414"/>
                            </a:cxn>
                            <a:cxn ang="0">
                              <a:pos x="418" y="374"/>
                            </a:cxn>
                            <a:cxn ang="0">
                              <a:pos x="442" y="365"/>
                            </a:cxn>
                            <a:cxn ang="0">
                              <a:pos x="457" y="346"/>
                            </a:cxn>
                            <a:cxn ang="0">
                              <a:pos x="457" y="283"/>
                            </a:cxn>
                            <a:cxn ang="0">
                              <a:pos x="451" y="272"/>
                            </a:cxn>
                            <a:cxn ang="0">
                              <a:pos x="400" y="242"/>
                            </a:cxn>
                            <a:cxn ang="0">
                              <a:pos x="400" y="271"/>
                            </a:cxn>
                            <a:cxn ang="0">
                              <a:pos x="211" y="320"/>
                            </a:cxn>
                            <a:cxn ang="0">
                              <a:pos x="187" y="314"/>
                            </a:cxn>
                            <a:cxn ang="0">
                              <a:pos x="56" y="197"/>
                            </a:cxn>
                            <a:cxn ang="0">
                              <a:pos x="0" y="218"/>
                            </a:cxn>
                            <a:cxn ang="0">
                              <a:pos x="0" y="245"/>
                            </a:cxn>
                            <a:cxn ang="0">
                              <a:pos x="224" y="378"/>
                            </a:cxn>
                            <a:cxn ang="0">
                              <a:pos x="432" y="299"/>
                            </a:cxn>
                            <a:cxn ang="0">
                              <a:pos x="432" y="341"/>
                            </a:cxn>
                            <a:cxn ang="0">
                              <a:pos x="418" y="347"/>
                            </a:cxn>
                            <a:cxn ang="0">
                              <a:pos x="418" y="335"/>
                            </a:cxn>
                          </a:cxnLst>
                          <a:rect l="0" t="0" r="r" b="b"/>
                          <a:pathLst>
                            <a:path w="457" h="446">
                              <a:moveTo>
                                <a:pt x="390" y="200"/>
                              </a:moveTo>
                              <a:cubicBezTo>
                                <a:pt x="390" y="216"/>
                                <a:pt x="390" y="216"/>
                                <a:pt x="390" y="216"/>
                              </a:cubicBezTo>
                              <a:cubicBezTo>
                                <a:pt x="215" y="259"/>
                                <a:pt x="215" y="259"/>
                                <a:pt x="215" y="259"/>
                              </a:cubicBezTo>
                              <a:cubicBezTo>
                                <a:pt x="208" y="271"/>
                                <a:pt x="209" y="281"/>
                                <a:pt x="215" y="291"/>
                              </a:cubicBezTo>
                              <a:cubicBezTo>
                                <a:pt x="390" y="248"/>
                                <a:pt x="390" y="248"/>
                                <a:pt x="390" y="248"/>
                              </a:cubicBezTo>
                              <a:cubicBezTo>
                                <a:pt x="390" y="264"/>
                                <a:pt x="390" y="264"/>
                                <a:pt x="390" y="264"/>
                              </a:cubicBezTo>
                              <a:cubicBezTo>
                                <a:pt x="207" y="310"/>
                                <a:pt x="207" y="310"/>
                                <a:pt x="207" y="310"/>
                              </a:cubicBezTo>
                              <a:cubicBezTo>
                                <a:pt x="203" y="310"/>
                                <a:pt x="199" y="310"/>
                                <a:pt x="197" y="308"/>
                              </a:cubicBezTo>
                              <a:cubicBezTo>
                                <a:pt x="56" y="184"/>
                                <a:pt x="56" y="184"/>
                                <a:pt x="56" y="184"/>
                              </a:cubicBezTo>
                              <a:cubicBezTo>
                                <a:pt x="49" y="179"/>
                                <a:pt x="43" y="135"/>
                                <a:pt x="60" y="124"/>
                              </a:cubicBezTo>
                              <a:cubicBezTo>
                                <a:pt x="197" y="244"/>
                                <a:pt x="197" y="244"/>
                                <a:pt x="197" y="244"/>
                              </a:cubicBezTo>
                              <a:cubicBezTo>
                                <a:pt x="199" y="245"/>
                                <a:pt x="203" y="246"/>
                                <a:pt x="207" y="245"/>
                              </a:cubicBezTo>
                              <a:cubicBezTo>
                                <a:pt x="390" y="200"/>
                                <a:pt x="390" y="200"/>
                                <a:pt x="390" y="200"/>
                              </a:cubicBezTo>
                              <a:close/>
                              <a:moveTo>
                                <a:pt x="65" y="46"/>
                              </a:moveTo>
                              <a:cubicBezTo>
                                <a:pt x="249" y="0"/>
                                <a:pt x="249" y="0"/>
                                <a:pt x="249" y="0"/>
                              </a:cubicBezTo>
                              <a:cubicBezTo>
                                <a:pt x="390" y="124"/>
                                <a:pt x="390" y="124"/>
                                <a:pt x="390" y="124"/>
                              </a:cubicBezTo>
                              <a:cubicBezTo>
                                <a:pt x="390" y="140"/>
                                <a:pt x="390" y="140"/>
                                <a:pt x="390" y="140"/>
                              </a:cubicBezTo>
                              <a:cubicBezTo>
                                <a:pt x="215" y="184"/>
                                <a:pt x="215" y="184"/>
                                <a:pt x="215" y="184"/>
                              </a:cubicBezTo>
                              <a:cubicBezTo>
                                <a:pt x="208" y="195"/>
                                <a:pt x="209" y="205"/>
                                <a:pt x="215" y="215"/>
                              </a:cubicBezTo>
                              <a:cubicBezTo>
                                <a:pt x="390" y="172"/>
                                <a:pt x="390" y="172"/>
                                <a:pt x="390" y="172"/>
                              </a:cubicBezTo>
                              <a:cubicBezTo>
                                <a:pt x="390" y="188"/>
                                <a:pt x="390" y="188"/>
                                <a:pt x="390" y="188"/>
                              </a:cubicBezTo>
                              <a:cubicBezTo>
                                <a:pt x="207" y="234"/>
                                <a:pt x="207" y="234"/>
                                <a:pt x="207" y="234"/>
                              </a:cubicBezTo>
                              <a:cubicBezTo>
                                <a:pt x="203" y="235"/>
                                <a:pt x="199" y="234"/>
                                <a:pt x="197" y="232"/>
                              </a:cubicBezTo>
                              <a:cubicBezTo>
                                <a:pt x="56" y="109"/>
                                <a:pt x="56" y="109"/>
                                <a:pt x="56" y="109"/>
                              </a:cubicBezTo>
                              <a:cubicBezTo>
                                <a:pt x="48" y="102"/>
                                <a:pt x="42" y="51"/>
                                <a:pt x="65" y="46"/>
                              </a:cubicBezTo>
                              <a:close/>
                              <a:moveTo>
                                <a:pt x="224" y="421"/>
                              </a:moveTo>
                              <a:cubicBezTo>
                                <a:pt x="0" y="288"/>
                                <a:pt x="0" y="288"/>
                                <a:pt x="0" y="288"/>
                              </a:cubicBezTo>
                              <a:cubicBezTo>
                                <a:pt x="0" y="313"/>
                                <a:pt x="0" y="313"/>
                                <a:pt x="0" y="313"/>
                              </a:cubicBezTo>
                              <a:cubicBezTo>
                                <a:pt x="224" y="446"/>
                                <a:pt x="224" y="446"/>
                                <a:pt x="224" y="446"/>
                              </a:cubicBezTo>
                              <a:cubicBezTo>
                                <a:pt x="353" y="398"/>
                                <a:pt x="353" y="398"/>
                                <a:pt x="353" y="398"/>
                              </a:cubicBezTo>
                              <a:cubicBezTo>
                                <a:pt x="353" y="372"/>
                                <a:pt x="353" y="372"/>
                                <a:pt x="353" y="372"/>
                              </a:cubicBezTo>
                              <a:cubicBezTo>
                                <a:pt x="224" y="421"/>
                                <a:pt x="224" y="421"/>
                                <a:pt x="224" y="421"/>
                              </a:cubicBezTo>
                              <a:close/>
                              <a:moveTo>
                                <a:pt x="418" y="335"/>
                              </a:moveTo>
                              <a:cubicBezTo>
                                <a:pt x="364" y="355"/>
                                <a:pt x="364" y="355"/>
                                <a:pt x="364" y="355"/>
                              </a:cubicBezTo>
                              <a:cubicBezTo>
                                <a:pt x="364" y="434"/>
                                <a:pt x="364" y="434"/>
                                <a:pt x="364" y="434"/>
                              </a:cubicBezTo>
                              <a:cubicBezTo>
                                <a:pt x="391" y="402"/>
                                <a:pt x="391" y="402"/>
                                <a:pt x="391" y="402"/>
                              </a:cubicBezTo>
                              <a:cubicBezTo>
                                <a:pt x="418" y="414"/>
                                <a:pt x="418" y="414"/>
                                <a:pt x="418" y="414"/>
                              </a:cubicBezTo>
                              <a:cubicBezTo>
                                <a:pt x="418" y="374"/>
                                <a:pt x="418" y="374"/>
                                <a:pt x="418" y="374"/>
                              </a:cubicBezTo>
                              <a:cubicBezTo>
                                <a:pt x="442" y="365"/>
                                <a:pt x="442" y="365"/>
                                <a:pt x="442" y="365"/>
                              </a:cubicBezTo>
                              <a:cubicBezTo>
                                <a:pt x="453" y="360"/>
                                <a:pt x="457" y="356"/>
                                <a:pt x="457" y="346"/>
                              </a:cubicBezTo>
                              <a:cubicBezTo>
                                <a:pt x="457" y="283"/>
                                <a:pt x="457" y="283"/>
                                <a:pt x="457" y="283"/>
                              </a:cubicBezTo>
                              <a:cubicBezTo>
                                <a:pt x="457" y="278"/>
                                <a:pt x="455" y="274"/>
                                <a:pt x="451" y="272"/>
                              </a:cubicBezTo>
                              <a:cubicBezTo>
                                <a:pt x="400" y="242"/>
                                <a:pt x="400" y="242"/>
                                <a:pt x="400" y="242"/>
                              </a:cubicBezTo>
                              <a:cubicBezTo>
                                <a:pt x="400" y="271"/>
                                <a:pt x="400" y="271"/>
                                <a:pt x="400" y="271"/>
                              </a:cubicBezTo>
                              <a:cubicBezTo>
                                <a:pt x="211" y="320"/>
                                <a:pt x="211" y="320"/>
                                <a:pt x="211" y="320"/>
                              </a:cubicBezTo>
                              <a:cubicBezTo>
                                <a:pt x="203" y="322"/>
                                <a:pt x="193" y="320"/>
                                <a:pt x="187" y="314"/>
                              </a:cubicBezTo>
                              <a:cubicBezTo>
                                <a:pt x="56" y="197"/>
                                <a:pt x="56" y="197"/>
                                <a:pt x="56" y="197"/>
                              </a:cubicBezTo>
                              <a:cubicBezTo>
                                <a:pt x="0" y="218"/>
                                <a:pt x="0" y="218"/>
                                <a:pt x="0" y="218"/>
                              </a:cubicBezTo>
                              <a:cubicBezTo>
                                <a:pt x="0" y="245"/>
                                <a:pt x="0" y="245"/>
                                <a:pt x="0" y="245"/>
                              </a:cubicBezTo>
                              <a:cubicBezTo>
                                <a:pt x="224" y="378"/>
                                <a:pt x="224" y="378"/>
                                <a:pt x="224" y="378"/>
                              </a:cubicBezTo>
                              <a:cubicBezTo>
                                <a:pt x="432" y="299"/>
                                <a:pt x="432" y="299"/>
                                <a:pt x="432" y="299"/>
                              </a:cubicBezTo>
                              <a:cubicBezTo>
                                <a:pt x="432" y="341"/>
                                <a:pt x="432" y="341"/>
                                <a:pt x="432" y="341"/>
                              </a:cubicBezTo>
                              <a:cubicBezTo>
                                <a:pt x="418" y="347"/>
                                <a:pt x="418" y="347"/>
                                <a:pt x="418" y="347"/>
                              </a:cubicBezTo>
                              <a:cubicBezTo>
                                <a:pt x="418" y="335"/>
                                <a:pt x="418" y="335"/>
                                <a:pt x="418" y="335"/>
                              </a:cubicBezTo>
                              <a:close/>
                            </a:path>
                          </a:pathLst>
                        </a:custGeom>
                        <a:solidFill>
                          <a:srgbClr val="D14A95"/>
                        </a:solidFill>
                        <a:ln w="9525">
                          <a:noFill/>
                          <a:round/>
                          <a:headEnd/>
                          <a:tailEnd/>
                        </a:ln>
                      </wps:spPr>
                      <wps:txbx>
                        <w:txbxContent>
                          <w:p w14:paraId="5DC90960" w14:textId="77777777" w:rsidR="00EB106F" w:rsidRPr="00BB35E2" w:rsidRDefault="00EB106F" w:rsidP="004D0BEF">
                            <w:pPr>
                              <w:rPr>
                                <w:color w:val="D14A95"/>
                              </w:rPr>
                            </w:pPr>
                          </w:p>
                          <w:p w14:paraId="04799C78" w14:textId="77777777" w:rsidR="00EB106F" w:rsidRDefault="00EB106F" w:rsidP="004D0BEF">
                            <w:pPr>
                              <w:jc w:val="center"/>
                            </w:pPr>
                          </w:p>
                          <w:p w14:paraId="48744CFC" w14:textId="77777777" w:rsidR="00EB106F" w:rsidRDefault="00EB106F" w:rsidP="004D0BEF">
                            <w:pPr>
                              <w:jc w:val="center"/>
                            </w:pPr>
                          </w:p>
                        </w:txbxContent>
                      </wps:txbx>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23642CD5" id="_x0000_s1041" style="position:absolute;left:0;text-align:left;margin-left:0;margin-top:-.05pt;width:23.1pt;height:22.45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57,44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" adj="-11796480,,5400" path="m390,200v,16,,16,,16c215,259,215,259,215,259v-7,12,-6,22,,32c390,248,390,248,390,248v,16,,16,,16c207,310,207,310,207,310v-4,,-8,,-10,-2c56,184,56,184,56,184v-7,-5,-13,-49,4,-60c197,244,197,244,197,244v2,1,6,2,10,1c390,200,390,200,390,200xm65,46c249,,249,,249,,390,124,390,124,390,124v,16,,16,,16c215,184,215,184,215,184v-7,11,-6,21,,31c390,172,390,172,390,172v,16,,16,,16c207,234,207,234,207,234v-4,1,-8,,-10,-2c56,109,56,109,56,109,48,102,42,51,65,46xm224,421c,288,,288,,288v,25,,25,,25c224,446,224,446,224,446,353,398,353,398,353,398v,-26,,-26,,-26c224,421,224,421,224,421xm418,335v-54,20,-54,20,-54,20c364,434,364,434,364,434v27,-32,27,-32,27,-32c418,414,418,414,418,414v,-40,,-40,,-40c442,365,442,365,442,365v11,-5,15,-9,15,-19c457,283,457,283,457,283v,-5,-2,-9,-6,-11c400,242,400,242,400,242v,29,,29,,29c211,320,211,320,211,320v-8,2,-18,,-24,-6c56,197,56,197,56,197,,218,,218,,218v,27,,27,,27c224,378,224,378,224,378,432,299,432,299,432,299v,42,,42,,42c418,347,418,347,418,347v,-12,,-12,,-12xe" fillcolor="#d14a95" stroked="f">
                <v:stroke joinstyle="round"/>
                <v:formulas/>
                <v:path arrowok="t" o:connecttype="custom" o:connectlocs="390,200;390,216;215,259;215,291;390,248;390,264;207,310;197,308;56,184;60,124;197,244;207,245;390,200;65,46;249,0;390,124;390,140;215,184;215,215;390,172;390,188;207,234;197,232;56,109;65,46;224,421;0,288;0,313;224,446;353,398;353,372;224,421;418,335;364,355;364,434;391,402;418,414;418,374;442,365;457,346;457,283;451,272;400,242;400,271;211,320;187,314;56,197;0,218;0,245;224,378;432,299;432,341;418,347;418,335" o:connectangles="0,0,0,0,0,0,0,0,0,0,0,0,0,0,0,0,0,0,0,0,0,0,0,0,0,0,0,0,0,0,0,0,0,0,0,0,0,0,0,0,0,0,0,0,0,0,0,0,0,0,0,0,0,0" textboxrect="0,0,457,446"/>
                <o:lock v:ext="edit" verticies="t"/>
                <v:textbox>
                  <w:txbxContent>
                    <w:p w14:paraId="5DC90960" w14:textId="77777777" w:rsidR="00EB106F" w:rsidRPr="00BB35E2" w:rsidRDefault="00EB106F" w:rsidP="004D0BEF">
                      <w:pPr>
                        <w:rPr>
                          <w:color w:val="D14A95"/>
                        </w:rPr>
                      </w:pPr>
                    </w:p>
                    <w:p w14:paraId="04799C78" w14:textId="77777777" w:rsidR="00EB106F" w:rsidRDefault="00EB106F" w:rsidP="004D0BEF">
                      <w:pPr>
                        <w:jc w:val="center"/>
                      </w:pPr>
                    </w:p>
                    <w:p w14:paraId="48744CFC" w14:textId="77777777" w:rsidR="00EB106F" w:rsidRDefault="00EB106F" w:rsidP="004D0BEF">
                      <w:pPr>
                        <w:jc w:val="center"/>
                      </w:pPr>
                    </w:p>
                  </w:txbxContent>
                </v:textbox>
              </v:shape>
            </w:pict>
          </mc:Fallback>
        </mc:AlternateContent>
      </w:r>
      <w:r w:rsidRPr="009F47F6">
        <w:rPr>
          <w:rFonts w:asciiTheme="majorHAnsi" w:hAnsiTheme="majorHAnsi" w:cstheme="majorHAnsi"/>
          <w:b/>
        </w:rPr>
        <w:t>Documents à consulter</w:t>
      </w:r>
      <w:r>
        <w:rPr>
          <w:rFonts w:asciiTheme="majorHAnsi" w:hAnsiTheme="majorHAnsi" w:cstheme="majorHAnsi"/>
        </w:rPr>
        <w:t> :</w:t>
      </w:r>
    </w:p>
    <w:p w14:paraId="34069ADD" w14:textId="314EE6DB" w:rsidR="004D0BEF" w:rsidRPr="00126F22" w:rsidRDefault="004D0BEF" w:rsidP="00561D08">
      <w:pPr>
        <w:ind w:left="567"/>
        <w:rPr>
          <w:rFonts w:asciiTheme="majorHAnsi" w:hAnsiTheme="majorHAnsi" w:cstheme="majorHAnsi"/>
        </w:rPr>
      </w:pPr>
      <w:r>
        <w:rPr>
          <w:rFonts w:asciiTheme="majorHAnsi" w:hAnsiTheme="majorHAnsi" w:cstheme="majorHAnsi"/>
        </w:rPr>
        <w:t>Délibérations prévoyant un</w:t>
      </w:r>
      <w:r w:rsidRPr="00126F22">
        <w:rPr>
          <w:rFonts w:asciiTheme="majorHAnsi" w:hAnsiTheme="majorHAnsi" w:cstheme="majorHAnsi"/>
        </w:rPr>
        <w:t xml:space="preserve"> ajustement du taux de calcul des vacations par référence à un régime indemnitaire.</w:t>
      </w:r>
    </w:p>
    <w:p w14:paraId="690A0504" w14:textId="7D0F1F0D" w:rsidR="004D0BEF" w:rsidRDefault="004D0BEF" w:rsidP="00345B3D">
      <w:pPr>
        <w:rPr>
          <w:rFonts w:asciiTheme="majorHAnsi" w:hAnsiTheme="majorHAnsi" w:cstheme="majorHAnsi"/>
        </w:rPr>
      </w:pPr>
    </w:p>
    <w:p w14:paraId="482742AA" w14:textId="164072BB" w:rsidR="00561D08" w:rsidRDefault="00561D08" w:rsidP="00345B3D">
      <w:pPr>
        <w:rPr>
          <w:rFonts w:asciiTheme="majorHAnsi" w:hAnsiTheme="majorHAnsi" w:cstheme="majorHAnsi"/>
        </w:rPr>
      </w:pPr>
    </w:p>
    <w:p w14:paraId="417E22CF" w14:textId="77777777" w:rsidR="00561D08" w:rsidRDefault="00561D08" w:rsidP="00345B3D">
      <w:pPr>
        <w:rPr>
          <w:rFonts w:asciiTheme="majorHAnsi" w:hAnsiTheme="majorHAnsi" w:cstheme="majorHAnsi"/>
        </w:rPr>
      </w:pPr>
    </w:p>
    <w:p w14:paraId="5D61D0C9" w14:textId="77777777" w:rsidR="00345B3D" w:rsidRPr="00C841C8" w:rsidRDefault="00345B3D" w:rsidP="004A2802">
      <w:pPr>
        <w:pStyle w:val="Paragraphedeliste"/>
        <w:numPr>
          <w:ilvl w:val="0"/>
          <w:numId w:val="48"/>
        </w:numPr>
        <w:spacing w:before="120"/>
        <w:ind w:left="714" w:hanging="357"/>
        <w:contextualSpacing w:val="0"/>
        <w:rPr>
          <w:rFonts w:asciiTheme="majorHAnsi" w:hAnsiTheme="majorHAnsi" w:cstheme="majorHAnsi"/>
          <w:b/>
        </w:rPr>
      </w:pPr>
      <w:r w:rsidRPr="00C841C8">
        <w:rPr>
          <w:rFonts w:asciiTheme="majorHAnsi" w:hAnsiTheme="majorHAnsi" w:cstheme="majorHAnsi"/>
          <w:b/>
        </w:rPr>
        <w:t>Contrôle du SFT et de l’indemnité de résidence</w:t>
      </w:r>
    </w:p>
    <w:p w14:paraId="4B4B3F44" w14:textId="77777777" w:rsidR="004D0BEF" w:rsidRDefault="00F632AF" w:rsidP="00345B3D">
      <w:pPr>
        <w:spacing w:before="240"/>
        <w:rPr>
          <w:rFonts w:asciiTheme="majorHAnsi" w:hAnsiTheme="majorHAnsi" w:cstheme="majorHAnsi"/>
        </w:rPr>
      </w:pPr>
      <w:r w:rsidRPr="004D0BEF">
        <w:rPr>
          <w:rFonts w:asciiTheme="majorHAnsi" w:hAnsiTheme="majorHAnsi" w:cstheme="majorHAnsi"/>
          <w:b/>
          <w:u w:val="single"/>
        </w:rPr>
        <w:lastRenderedPageBreak/>
        <w:t>Application au logiciel</w:t>
      </w:r>
      <w:r w:rsidR="009F3391">
        <w:rPr>
          <w:rFonts w:asciiTheme="majorHAnsi" w:hAnsiTheme="majorHAnsi" w:cstheme="majorHAnsi"/>
          <w:b/>
        </w:rPr>
        <w:t> </w:t>
      </w:r>
      <w:r w:rsidR="009F3391" w:rsidRPr="004D0BEF">
        <w:rPr>
          <w:rFonts w:asciiTheme="majorHAnsi" w:hAnsiTheme="majorHAnsi" w:cstheme="majorHAnsi"/>
        </w:rPr>
        <w:t>:</w:t>
      </w:r>
    </w:p>
    <w:p w14:paraId="1249B95B" w14:textId="563F090E" w:rsidR="00345B3D" w:rsidRPr="004D0BEF" w:rsidRDefault="00345B3D" w:rsidP="004D0BEF">
      <w:pPr>
        <w:spacing w:before="240"/>
        <w:rPr>
          <w:rFonts w:asciiTheme="majorHAnsi" w:hAnsiTheme="majorHAnsi" w:cstheme="majorHAnsi"/>
        </w:rPr>
      </w:pPr>
      <w:r w:rsidRPr="00126F22">
        <w:rPr>
          <w:rFonts w:asciiTheme="majorHAnsi" w:hAnsiTheme="majorHAnsi" w:cstheme="majorHAnsi"/>
        </w:rPr>
        <w:t xml:space="preserve">Trois liens hypertextes sont créés vers la base de données CSV pour les vacataires percevant </w:t>
      </w:r>
      <w:r w:rsidRPr="004D0BEF">
        <w:rPr>
          <w:rFonts w:asciiTheme="majorHAnsi" w:hAnsiTheme="majorHAnsi" w:cstheme="majorHAnsi"/>
        </w:rPr>
        <w:t>le SFT ou une indemnité de résidence.</w:t>
      </w:r>
    </w:p>
    <w:p w14:paraId="783576B1" w14:textId="3857E57F" w:rsidR="006D6EA6" w:rsidRDefault="006D6EA6" w:rsidP="004D0BEF">
      <w:pPr>
        <w:spacing w:before="240"/>
        <w:rPr>
          <w:rFonts w:asciiTheme="majorHAnsi" w:hAnsiTheme="majorHAnsi" w:cstheme="majorHAnsi"/>
        </w:rPr>
      </w:pPr>
      <w:r w:rsidRPr="009F47F6">
        <w:rPr>
          <w:rFonts w:asciiTheme="majorHAnsi" w:hAnsiTheme="majorHAnsi" w:cstheme="majorHAnsi"/>
          <w:b/>
          <w:u w:val="single"/>
        </w:rPr>
        <w:t>Interprétation</w:t>
      </w:r>
      <w:r>
        <w:rPr>
          <w:rFonts w:asciiTheme="majorHAnsi" w:hAnsiTheme="majorHAnsi" w:cstheme="majorHAnsi"/>
        </w:rPr>
        <w:t xml:space="preserve"> :</w:t>
      </w:r>
    </w:p>
    <w:p w14:paraId="36175EF6" w14:textId="0DD6C18A" w:rsidR="006D6EA6" w:rsidRDefault="00561D08" w:rsidP="006D6EA6">
      <w:pPr>
        <w:rPr>
          <w:rFonts w:asciiTheme="majorHAnsi" w:hAnsiTheme="majorHAnsi" w:cstheme="majorHAnsi"/>
        </w:rPr>
      </w:pPr>
      <w:del w:id="261" w:author="Nicol, Fabrice" w:date="2017-09-19T17:22:00Z">
        <w:r w:rsidDel="009351C8">
          <w:rPr>
            <w:rFonts w:asciiTheme="majorHAnsi" w:hAnsiTheme="majorHAnsi" w:cstheme="majorHAnsi"/>
          </w:rPr>
          <w:delText>L</w:delText>
        </w:r>
        <w:r w:rsidR="006D6EA6" w:rsidDel="009351C8">
          <w:rPr>
            <w:rFonts w:asciiTheme="majorHAnsi" w:hAnsiTheme="majorHAnsi" w:cstheme="majorHAnsi"/>
          </w:rPr>
          <w:delText xml:space="preserve">es </w:delText>
        </w:r>
      </w:del>
      <w:ins w:id="262" w:author="Nicol, Fabrice" w:date="2017-09-19T17:22:00Z">
        <w:r w:rsidR="009351C8">
          <w:rPr>
            <w:rFonts w:asciiTheme="majorHAnsi" w:hAnsiTheme="majorHAnsi" w:cstheme="majorHAnsi"/>
          </w:rPr>
          <w:t xml:space="preserve">Les fichiers au </w:t>
        </w:r>
      </w:ins>
      <w:ins w:id="263" w:author="Nicol, Fabrice" w:date="2017-09-19T17:21:00Z">
        <w:r w:rsidR="009351C8">
          <w:rPr>
            <w:rFonts w:asciiTheme="majorHAnsi" w:hAnsiTheme="majorHAnsi" w:cstheme="majorHAnsi"/>
          </w:rPr>
          <w:t xml:space="preserve">format </w:t>
        </w:r>
      </w:ins>
      <w:r w:rsidR="006D6EA6">
        <w:rPr>
          <w:rFonts w:asciiTheme="majorHAnsi" w:hAnsiTheme="majorHAnsi" w:cstheme="majorHAnsi"/>
        </w:rPr>
        <w:t>table</w:t>
      </w:r>
      <w:r>
        <w:rPr>
          <w:rFonts w:asciiTheme="majorHAnsi" w:hAnsiTheme="majorHAnsi" w:cstheme="majorHAnsi"/>
        </w:rPr>
        <w:t>ur</w:t>
      </w:r>
      <w:del w:id="264" w:author="Nicol, Fabrice" w:date="2017-09-19T17:21:00Z">
        <w:r w:rsidDel="009351C8">
          <w:rPr>
            <w:rFonts w:asciiTheme="majorHAnsi" w:hAnsiTheme="majorHAnsi" w:cstheme="majorHAnsi"/>
          </w:rPr>
          <w:delText>s</w:delText>
        </w:r>
      </w:del>
      <w:r>
        <w:rPr>
          <w:rFonts w:asciiTheme="majorHAnsi" w:hAnsiTheme="majorHAnsi" w:cstheme="majorHAnsi"/>
        </w:rPr>
        <w:t xml:space="preserve"> </w:t>
      </w:r>
      <w:del w:id="265" w:author="Nicol, Fabrice" w:date="2017-09-19T17:22:00Z">
        <w:r w:rsidDel="009351C8">
          <w:rPr>
            <w:rFonts w:asciiTheme="majorHAnsi" w:hAnsiTheme="majorHAnsi" w:cstheme="majorHAnsi"/>
          </w:rPr>
          <w:delText xml:space="preserve">EXCEL ou </w:delText>
        </w:r>
      </w:del>
      <w:r>
        <w:rPr>
          <w:rFonts w:asciiTheme="majorHAnsi" w:hAnsiTheme="majorHAnsi" w:cstheme="majorHAnsi"/>
        </w:rPr>
        <w:t>CSV</w:t>
      </w:r>
      <w:ins w:id="266" w:author="Nicol, Fabrice" w:date="2017-09-19T17:22:00Z">
        <w:r w:rsidR="009351C8">
          <w:rPr>
            <w:rFonts w:asciiTheme="majorHAnsi" w:hAnsiTheme="majorHAnsi" w:cstheme="majorHAnsi"/>
          </w:rPr>
          <w:t>,</w:t>
        </w:r>
      </w:ins>
      <w:r w:rsidR="006D6EA6">
        <w:rPr>
          <w:rFonts w:asciiTheme="majorHAnsi" w:hAnsiTheme="majorHAnsi" w:cstheme="majorHAnsi"/>
        </w:rPr>
        <w:t xml:space="preserve"> en lien </w:t>
      </w:r>
      <w:del w:id="267" w:author="Nicol, Fabrice" w:date="2017-09-19T17:22:00Z">
        <w:r w:rsidDel="009351C8">
          <w:rPr>
            <w:rFonts w:asciiTheme="majorHAnsi" w:hAnsiTheme="majorHAnsi" w:cstheme="majorHAnsi"/>
          </w:rPr>
          <w:delText xml:space="preserve">avec </w:delText>
        </w:r>
      </w:del>
      <w:ins w:id="268" w:author="Nicol, Fabrice" w:date="2017-09-19T17:22:00Z">
        <w:r w:rsidR="009351C8">
          <w:rPr>
            <w:rFonts w:asciiTheme="majorHAnsi" w:hAnsiTheme="majorHAnsi" w:cstheme="majorHAnsi"/>
          </w:rPr>
          <w:t xml:space="preserve">hypertexte dans </w:t>
        </w:r>
      </w:ins>
      <w:r>
        <w:rPr>
          <w:rFonts w:asciiTheme="majorHAnsi" w:hAnsiTheme="majorHAnsi" w:cstheme="majorHAnsi"/>
        </w:rPr>
        <w:t>le rapport d’analyse</w:t>
      </w:r>
      <w:ins w:id="269" w:author="Nicol, Fabrice" w:date="2017-09-19T17:22:00Z">
        <w:r w:rsidR="009351C8">
          <w:rPr>
            <w:rFonts w:asciiTheme="majorHAnsi" w:hAnsiTheme="majorHAnsi" w:cstheme="majorHAnsi"/>
          </w:rPr>
          <w:t>,</w:t>
        </w:r>
      </w:ins>
      <w:r>
        <w:rPr>
          <w:rFonts w:asciiTheme="majorHAnsi" w:hAnsiTheme="majorHAnsi" w:cstheme="majorHAnsi"/>
        </w:rPr>
        <w:t xml:space="preserve"> </w:t>
      </w:r>
      <w:r w:rsidR="006D6EA6">
        <w:rPr>
          <w:rFonts w:asciiTheme="majorHAnsi" w:hAnsiTheme="majorHAnsi" w:cstheme="majorHAnsi"/>
        </w:rPr>
        <w:t xml:space="preserve">récapitulent l’ensemble des agents vacataires ayant perçu </w:t>
      </w:r>
      <w:r w:rsidR="00B37B16">
        <w:rPr>
          <w:rFonts w:asciiTheme="majorHAnsi" w:hAnsiTheme="majorHAnsi" w:cstheme="majorHAnsi"/>
        </w:rPr>
        <w:t>un</w:t>
      </w:r>
      <w:r w:rsidR="006D6EA6">
        <w:rPr>
          <w:rFonts w:asciiTheme="majorHAnsi" w:hAnsiTheme="majorHAnsi" w:cstheme="majorHAnsi"/>
        </w:rPr>
        <w:t xml:space="preserve"> SFT et une indemnité de résidence, contrairement à la réglementation.</w:t>
      </w:r>
    </w:p>
    <w:p w14:paraId="2F24C91E" w14:textId="2F10B7E5" w:rsidR="00D47C92" w:rsidRDefault="001B400B" w:rsidP="00FA59C0">
      <w:pPr>
        <w:rPr>
          <w:rFonts w:asciiTheme="majorHAnsi" w:hAnsiTheme="majorHAnsi" w:cstheme="majorHAnsi"/>
          <w:b/>
          <w:u w:val="single"/>
        </w:rPr>
      </w:pPr>
      <w:r w:rsidRPr="00126F22">
        <w:rPr>
          <w:rFonts w:asciiTheme="majorHAnsi" w:hAnsiTheme="majorHAnsi" w:cstheme="majorHAnsi"/>
          <w:noProof/>
          <w:u w:val="single"/>
        </w:rPr>
        <w:drawing>
          <wp:anchor distT="0" distB="0" distL="114300" distR="114300" simplePos="0" relativeHeight="251708416" behindDoc="0" locked="0" layoutInCell="1" allowOverlap="1" wp14:anchorId="031E90B9" wp14:editId="443A6771">
            <wp:simplePos x="0" y="0"/>
            <wp:positionH relativeFrom="column">
              <wp:posOffset>-30480</wp:posOffset>
            </wp:positionH>
            <wp:positionV relativeFrom="page">
              <wp:posOffset>2985135</wp:posOffset>
            </wp:positionV>
            <wp:extent cx="600710" cy="546735"/>
            <wp:effectExtent l="0" t="0" r="0" b="5715"/>
            <wp:wrapSquare wrapText="bothSides"/>
            <wp:docPr id="255" name="Image 255" descr="D:\OUTILS\AmpouleJau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UTILS\AmpouleJaune.png"/>
                    <pic:cNvPicPr>
                      <a:picLocks noChangeAspect="1" noChangeArrowheads="1"/>
                    </pic:cNvPicPr>
                  </pic:nvPicPr>
                  <pic:blipFill>
                    <a:blip r:embed="rId27" cstate="print">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600710" cy="5467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DFE65B" w14:textId="560A7A91" w:rsidR="00D47C92" w:rsidRPr="00D47C92" w:rsidRDefault="00D47C92" w:rsidP="00D47C92">
      <w:pPr>
        <w:rPr>
          <w:rFonts w:asciiTheme="majorHAnsi" w:hAnsiTheme="majorHAnsi" w:cstheme="majorHAnsi"/>
          <w:b/>
        </w:rPr>
      </w:pPr>
      <w:r w:rsidRPr="00D47C92">
        <w:rPr>
          <w:rFonts w:asciiTheme="majorHAnsi" w:hAnsiTheme="majorHAnsi" w:cstheme="majorHAnsi"/>
          <w:b/>
          <w:color w:val="D14A95" w:themeColor="accent1"/>
        </w:rPr>
        <w:t>Points d’attention </w:t>
      </w:r>
      <w:r w:rsidRPr="00D47C92">
        <w:rPr>
          <w:rFonts w:asciiTheme="majorHAnsi" w:hAnsiTheme="majorHAnsi" w:cstheme="majorHAnsi"/>
          <w:b/>
        </w:rPr>
        <w:t xml:space="preserve">: </w:t>
      </w:r>
    </w:p>
    <w:p w14:paraId="3C296C1A" w14:textId="266FBAE2" w:rsidR="00D47C92" w:rsidRDefault="00D47C92" w:rsidP="00FA59C0">
      <w:pPr>
        <w:rPr>
          <w:rFonts w:asciiTheme="majorHAnsi" w:hAnsiTheme="majorHAnsi" w:cstheme="majorHAnsi"/>
          <w:b/>
          <w:u w:val="single"/>
        </w:rPr>
      </w:pPr>
    </w:p>
    <w:p w14:paraId="4A7657BF" w14:textId="0FC5C6B2" w:rsidR="00317D12" w:rsidRPr="005D186B" w:rsidRDefault="00317D12" w:rsidP="004A2802">
      <w:pPr>
        <w:pStyle w:val="Paragraphedeliste"/>
        <w:numPr>
          <w:ilvl w:val="0"/>
          <w:numId w:val="50"/>
        </w:numPr>
        <w:spacing w:before="120"/>
        <w:contextualSpacing w:val="0"/>
        <w:rPr>
          <w:rFonts w:asciiTheme="majorHAnsi" w:hAnsiTheme="majorHAnsi" w:cstheme="majorHAnsi"/>
        </w:rPr>
      </w:pPr>
      <w:r w:rsidRPr="00120C2A">
        <w:rPr>
          <w:rFonts w:asciiTheme="majorHAnsi" w:hAnsiTheme="majorHAnsi" w:cstheme="majorHAnsi"/>
        </w:rPr>
        <w:t xml:space="preserve">La détection des vacations et des vacataires dans le mode heuristique est </w:t>
      </w:r>
      <w:r w:rsidRPr="00120C2A">
        <w:rPr>
          <w:rFonts w:asciiTheme="majorHAnsi" w:hAnsiTheme="majorHAnsi" w:cstheme="majorHAnsi"/>
          <w:b/>
        </w:rPr>
        <w:t xml:space="preserve">très imparfaite, </w:t>
      </w:r>
      <w:r w:rsidRPr="00120C2A">
        <w:rPr>
          <w:rFonts w:asciiTheme="majorHAnsi" w:hAnsiTheme="majorHAnsi" w:cstheme="majorHAnsi"/>
        </w:rPr>
        <w:t>aucun élément de la convention cadre n’obligeant les organismes à caractériser ces agents</w:t>
      </w:r>
      <w:r w:rsidR="006D6EA6">
        <w:rPr>
          <w:rFonts w:asciiTheme="majorHAnsi" w:hAnsiTheme="majorHAnsi" w:cstheme="majorHAnsi"/>
        </w:rPr>
        <w:t xml:space="preserve"> vacataires</w:t>
      </w:r>
      <w:r w:rsidRPr="00120C2A">
        <w:rPr>
          <w:rFonts w:asciiTheme="majorHAnsi" w:hAnsiTheme="majorHAnsi" w:cstheme="majorHAnsi"/>
        </w:rPr>
        <w:t xml:space="preserve">, ni les rémunérations correspondantes, de manière homogène et lisible. Si le contrôle porte sur ce domaine, </w:t>
      </w:r>
      <w:r w:rsidR="004B22EE" w:rsidRPr="00120C2A">
        <w:rPr>
          <w:rFonts w:asciiTheme="majorHAnsi" w:hAnsiTheme="majorHAnsi" w:cstheme="majorHAnsi"/>
        </w:rPr>
        <w:t>il est préférable d’</w:t>
      </w:r>
      <w:r w:rsidRPr="00120C2A">
        <w:rPr>
          <w:rFonts w:asciiTheme="majorHAnsi" w:hAnsiTheme="majorHAnsi" w:cstheme="majorHAnsi"/>
        </w:rPr>
        <w:t xml:space="preserve">utiliser le mode </w:t>
      </w:r>
      <w:r w:rsidRPr="00120C2A">
        <w:rPr>
          <w:rFonts w:asciiTheme="majorHAnsi" w:hAnsiTheme="majorHAnsi" w:cstheme="majorHAnsi"/>
          <w:b/>
        </w:rPr>
        <w:t>exact</w:t>
      </w:r>
      <w:r w:rsidR="006D6EA6">
        <w:rPr>
          <w:rFonts w:asciiTheme="majorHAnsi" w:hAnsiTheme="majorHAnsi" w:cstheme="majorHAnsi"/>
          <w:b/>
        </w:rPr>
        <w:t xml:space="preserve"> </w:t>
      </w:r>
      <w:r w:rsidR="00812047">
        <w:rPr>
          <w:rFonts w:asciiTheme="majorHAnsi" w:hAnsiTheme="majorHAnsi" w:cstheme="majorHAnsi"/>
        </w:rPr>
        <w:t>avec</w:t>
      </w:r>
      <w:r w:rsidR="006D6EA6" w:rsidRPr="009F47F6">
        <w:rPr>
          <w:rFonts w:asciiTheme="majorHAnsi" w:hAnsiTheme="majorHAnsi" w:cstheme="majorHAnsi"/>
        </w:rPr>
        <w:t xml:space="preserve"> l’onglet Codes (</w:t>
      </w:r>
      <w:r w:rsidR="00136C4F" w:rsidRPr="009F47F6">
        <w:rPr>
          <w:rFonts w:asciiTheme="majorHAnsi" w:hAnsiTheme="majorHAnsi" w:cstheme="majorHAnsi"/>
          <w:highlight w:val="yellow"/>
        </w:rPr>
        <w:t>cf.</w:t>
      </w:r>
      <w:r w:rsidR="006D6EA6" w:rsidRPr="009F47F6">
        <w:rPr>
          <w:rFonts w:asciiTheme="majorHAnsi" w:hAnsiTheme="majorHAnsi" w:cstheme="majorHAnsi"/>
          <w:highlight w:val="yellow"/>
        </w:rPr>
        <w:t xml:space="preserve"> </w:t>
      </w:r>
      <w:proofErr w:type="gramStart"/>
      <w:r w:rsidR="006D6EA6" w:rsidRPr="009F47F6">
        <w:rPr>
          <w:rFonts w:asciiTheme="majorHAnsi" w:hAnsiTheme="majorHAnsi" w:cstheme="majorHAnsi"/>
          <w:highlight w:val="yellow"/>
        </w:rPr>
        <w:t>fiche</w:t>
      </w:r>
      <w:r w:rsidR="006D6EA6" w:rsidRPr="009F47F6">
        <w:rPr>
          <w:rFonts w:asciiTheme="majorHAnsi" w:hAnsiTheme="majorHAnsi" w:cstheme="majorHAnsi"/>
        </w:rPr>
        <w:t xml:space="preserve"> )</w:t>
      </w:r>
      <w:proofErr w:type="gramEnd"/>
      <w:r w:rsidRPr="00812047">
        <w:rPr>
          <w:rFonts w:asciiTheme="majorHAnsi" w:hAnsiTheme="majorHAnsi" w:cstheme="majorHAnsi"/>
        </w:rPr>
        <w:t>.</w:t>
      </w:r>
      <w:r w:rsidRPr="00120C2A">
        <w:rPr>
          <w:rFonts w:asciiTheme="majorHAnsi" w:hAnsiTheme="majorHAnsi" w:cstheme="majorHAnsi"/>
        </w:rPr>
        <w:t xml:space="preserve"> Il convient alors de se procurer les codes de paye des lignes de paye spécifiques aux vacations et de renseigner la ligne correspondante de l’onglet « Codes » de l’interface graphique principale.</w:t>
      </w:r>
      <w:r w:rsidR="001A7457">
        <w:rPr>
          <w:rFonts w:asciiTheme="majorHAnsi" w:hAnsiTheme="majorHAnsi" w:cstheme="majorHAnsi"/>
        </w:rPr>
        <w:t xml:space="preserve"> La liste des codes est disponible lors de la production </w:t>
      </w:r>
      <w:r w:rsidR="005722C9">
        <w:rPr>
          <w:rFonts w:asciiTheme="majorHAnsi" w:hAnsiTheme="majorHAnsi" w:cstheme="majorHAnsi"/>
        </w:rPr>
        <w:t xml:space="preserve">par le logiciel </w:t>
      </w:r>
      <w:r w:rsidR="001A7457">
        <w:rPr>
          <w:rFonts w:asciiTheme="majorHAnsi" w:hAnsiTheme="majorHAnsi" w:cstheme="majorHAnsi"/>
        </w:rPr>
        <w:t>du rapport Altaïr, en annexe</w:t>
      </w:r>
      <w:r w:rsidR="005722C9">
        <w:rPr>
          <w:rFonts w:asciiTheme="majorHAnsi" w:hAnsiTheme="majorHAnsi" w:cstheme="majorHAnsi"/>
        </w:rPr>
        <w:t xml:space="preserve"> et </w:t>
      </w:r>
      <w:r w:rsidR="005722C9" w:rsidRPr="009F47F6">
        <w:rPr>
          <w:rFonts w:asciiTheme="majorHAnsi" w:hAnsiTheme="majorHAnsi" w:cstheme="majorHAnsi"/>
          <w:u w:val="single"/>
        </w:rPr>
        <w:t>en lien</w:t>
      </w:r>
      <w:r w:rsidR="005722C9">
        <w:rPr>
          <w:rFonts w:asciiTheme="majorHAnsi" w:hAnsiTheme="majorHAnsi" w:cstheme="majorHAnsi"/>
        </w:rPr>
        <w:t xml:space="preserve"> dans le rapport</w:t>
      </w:r>
      <w:r w:rsidR="001A7457">
        <w:rPr>
          <w:rFonts w:asciiTheme="majorHAnsi" w:hAnsiTheme="majorHAnsi" w:cstheme="majorHAnsi"/>
        </w:rPr>
        <w:t>,</w:t>
      </w:r>
      <w:r w:rsidR="005722C9">
        <w:rPr>
          <w:rFonts w:asciiTheme="majorHAnsi" w:hAnsiTheme="majorHAnsi" w:cstheme="majorHAnsi"/>
        </w:rPr>
        <w:t xml:space="preserve"> </w:t>
      </w:r>
      <w:del w:id="270" w:author="Nicol, Fabrice" w:date="2017-09-19T17:24:00Z">
        <w:r w:rsidR="005722C9" w:rsidDel="009351C8">
          <w:rPr>
            <w:rFonts w:asciiTheme="majorHAnsi" w:hAnsiTheme="majorHAnsi" w:cstheme="majorHAnsi"/>
          </w:rPr>
          <w:delText xml:space="preserve">sous </w:delText>
        </w:r>
      </w:del>
      <w:ins w:id="271" w:author="Nicol, Fabrice" w:date="2017-09-19T17:24:00Z">
        <w:r w:rsidR="009351C8">
          <w:rPr>
            <w:rFonts w:asciiTheme="majorHAnsi" w:hAnsiTheme="majorHAnsi" w:cstheme="majorHAnsi"/>
          </w:rPr>
          <w:t xml:space="preserve">au </w:t>
        </w:r>
      </w:ins>
      <w:r w:rsidR="005722C9">
        <w:rPr>
          <w:rFonts w:asciiTheme="majorHAnsi" w:hAnsiTheme="majorHAnsi" w:cstheme="majorHAnsi"/>
        </w:rPr>
        <w:t xml:space="preserve">format </w:t>
      </w:r>
      <w:ins w:id="272" w:author="Nicol, Fabrice" w:date="2017-09-19T17:24:00Z">
        <w:r w:rsidR="009351C8">
          <w:rPr>
            <w:rFonts w:asciiTheme="majorHAnsi" w:hAnsiTheme="majorHAnsi" w:cstheme="majorHAnsi"/>
          </w:rPr>
          <w:t xml:space="preserve">tableur </w:t>
        </w:r>
      </w:ins>
      <w:del w:id="273" w:author="Nicol, Fabrice" w:date="2017-09-19T17:24:00Z">
        <w:r w:rsidR="005722C9" w:rsidDel="009351C8">
          <w:rPr>
            <w:rFonts w:asciiTheme="majorHAnsi" w:hAnsiTheme="majorHAnsi" w:cstheme="majorHAnsi"/>
          </w:rPr>
          <w:delText xml:space="preserve">Excel </w:delText>
        </w:r>
      </w:del>
      <w:ins w:id="274" w:author="Nicol, Fabrice" w:date="2017-09-19T17:24:00Z">
        <w:r w:rsidR="009351C8">
          <w:rPr>
            <w:rFonts w:asciiTheme="majorHAnsi" w:hAnsiTheme="majorHAnsi" w:cstheme="majorHAnsi"/>
          </w:rPr>
          <w:t xml:space="preserve">CSV. </w:t>
        </w:r>
      </w:ins>
      <w:del w:id="275" w:author="Nicol, Fabrice" w:date="2017-09-19T17:24:00Z">
        <w:r w:rsidR="005722C9" w:rsidDel="009351C8">
          <w:rPr>
            <w:rFonts w:asciiTheme="majorHAnsi" w:hAnsiTheme="majorHAnsi" w:cstheme="majorHAnsi"/>
          </w:rPr>
          <w:delText>et</w:delText>
        </w:r>
      </w:del>
      <w:ins w:id="276" w:author="Nicol, Fabrice" w:date="2017-09-19T17:24:00Z">
        <w:r w:rsidR="009351C8">
          <w:rPr>
            <w:rFonts w:asciiTheme="majorHAnsi" w:hAnsiTheme="majorHAnsi" w:cstheme="majorHAnsi"/>
          </w:rPr>
          <w:t>Elle est</w:t>
        </w:r>
      </w:ins>
      <w:r w:rsidR="001A7457">
        <w:rPr>
          <w:rFonts w:asciiTheme="majorHAnsi" w:hAnsiTheme="majorHAnsi" w:cstheme="majorHAnsi"/>
        </w:rPr>
        <w:t xml:space="preserve"> intitulée « </w:t>
      </w:r>
      <w:r w:rsidR="001A7457" w:rsidRPr="00136C4F">
        <w:rPr>
          <w:rFonts w:asciiTheme="majorHAnsi" w:hAnsiTheme="majorHAnsi" w:cstheme="majorHAnsi"/>
        </w:rPr>
        <w:t>Codes et libellés de paye </w:t>
      </w:r>
      <w:r w:rsidR="001A7457" w:rsidRPr="005D186B">
        <w:rPr>
          <w:rFonts w:asciiTheme="majorHAnsi" w:hAnsiTheme="majorHAnsi" w:cstheme="majorHAnsi"/>
        </w:rPr>
        <w:t>».</w:t>
      </w:r>
      <w:r w:rsidR="005722C9" w:rsidRPr="005D186B">
        <w:rPr>
          <w:rFonts w:asciiTheme="majorHAnsi" w:hAnsiTheme="majorHAnsi" w:cstheme="majorHAnsi"/>
        </w:rPr>
        <w:t xml:space="preserve"> </w:t>
      </w:r>
    </w:p>
    <w:p w14:paraId="113DDA0A" w14:textId="39EBF85D" w:rsidR="00317D12" w:rsidRPr="00D47C92" w:rsidRDefault="00317D12" w:rsidP="004A2802">
      <w:pPr>
        <w:pStyle w:val="Paragraphedeliste"/>
        <w:numPr>
          <w:ilvl w:val="0"/>
          <w:numId w:val="50"/>
        </w:numPr>
        <w:spacing w:before="120"/>
        <w:rPr>
          <w:rFonts w:asciiTheme="majorHAnsi" w:hAnsiTheme="majorHAnsi" w:cstheme="majorHAnsi"/>
        </w:rPr>
      </w:pPr>
      <w:r w:rsidRPr="00D47C92">
        <w:rPr>
          <w:rFonts w:asciiTheme="majorHAnsi" w:hAnsiTheme="majorHAnsi" w:cstheme="majorHAnsi"/>
        </w:rPr>
        <w:t xml:space="preserve">Le </w:t>
      </w:r>
      <w:r w:rsidR="00EE2E47" w:rsidRPr="00D47C92">
        <w:rPr>
          <w:rFonts w:asciiTheme="majorHAnsi" w:hAnsiTheme="majorHAnsi" w:cstheme="majorHAnsi"/>
        </w:rPr>
        <w:t>g</w:t>
      </w:r>
      <w:r w:rsidRPr="00D47C92">
        <w:rPr>
          <w:rFonts w:asciiTheme="majorHAnsi" w:hAnsiTheme="majorHAnsi" w:cstheme="majorHAnsi"/>
        </w:rPr>
        <w:t xml:space="preserve">rade des vacataires détectés est par convention « V » dans les bases CSV. </w:t>
      </w:r>
      <w:r w:rsidR="004B22EE" w:rsidRPr="00D47C92">
        <w:rPr>
          <w:rFonts w:asciiTheme="majorHAnsi" w:hAnsiTheme="majorHAnsi" w:cstheme="majorHAnsi"/>
        </w:rPr>
        <w:t>Cette</w:t>
      </w:r>
      <w:r w:rsidRPr="00D47C92">
        <w:rPr>
          <w:rFonts w:asciiTheme="majorHAnsi" w:hAnsiTheme="majorHAnsi" w:cstheme="majorHAnsi"/>
        </w:rPr>
        <w:t xml:space="preserve"> convention permet éventuellement de réaliser des tris sur tableur, les bases de paye ne comportant en général aucune indication de </w:t>
      </w:r>
      <w:r w:rsidR="004B22EE" w:rsidRPr="00D47C92">
        <w:rPr>
          <w:rFonts w:asciiTheme="majorHAnsi" w:hAnsiTheme="majorHAnsi" w:cstheme="majorHAnsi"/>
        </w:rPr>
        <w:t xml:space="preserve">grade </w:t>
      </w:r>
      <w:r w:rsidRPr="00D47C92">
        <w:rPr>
          <w:rFonts w:asciiTheme="majorHAnsi" w:hAnsiTheme="majorHAnsi" w:cstheme="majorHAnsi"/>
        </w:rPr>
        <w:t xml:space="preserve">pour les vacataires (ou alors une indication erronée ou improprement confondue avec </w:t>
      </w:r>
      <w:r w:rsidR="004B22EE" w:rsidRPr="00D47C92">
        <w:rPr>
          <w:rFonts w:asciiTheme="majorHAnsi" w:hAnsiTheme="majorHAnsi" w:cstheme="majorHAnsi"/>
        </w:rPr>
        <w:t>l’emploi</w:t>
      </w:r>
      <w:r w:rsidRPr="00D47C92">
        <w:rPr>
          <w:rFonts w:asciiTheme="majorHAnsi" w:hAnsiTheme="majorHAnsi" w:cstheme="majorHAnsi"/>
        </w:rPr>
        <w:t>).</w:t>
      </w:r>
      <w:ins w:id="277" w:author="Nicol, Fabrice" w:date="2017-09-19T17:25:00Z">
        <w:r w:rsidR="009351C8">
          <w:rPr>
            <w:rFonts w:asciiTheme="majorHAnsi" w:hAnsiTheme="majorHAnsi" w:cstheme="majorHAnsi"/>
          </w:rPr>
          <w:t xml:space="preserve"> Cette détection n’est </w:t>
        </w:r>
        <w:proofErr w:type="gramStart"/>
        <w:r w:rsidR="009351C8">
          <w:rPr>
            <w:rFonts w:asciiTheme="majorHAnsi" w:hAnsiTheme="majorHAnsi" w:cstheme="majorHAnsi"/>
          </w:rPr>
          <w:t>assurées</w:t>
        </w:r>
        <w:proofErr w:type="gramEnd"/>
        <w:r w:rsidR="009351C8">
          <w:rPr>
            <w:rFonts w:asciiTheme="majorHAnsi" w:hAnsiTheme="majorHAnsi" w:cstheme="majorHAnsi"/>
          </w:rPr>
          <w:t xml:space="preserve"> que si un mot proche de « vacataire » est trouvé dans le libellé d’emploi ou de </w:t>
        </w:r>
        <w:proofErr w:type="spellStart"/>
        <w:r w:rsidR="009351C8">
          <w:rPr>
            <w:rFonts w:asciiTheme="majorHAnsi" w:hAnsiTheme="majorHAnsi" w:cstheme="majorHAnsi"/>
          </w:rPr>
          <w:t>gradre</w:t>
        </w:r>
        <w:proofErr w:type="spellEnd"/>
        <w:r w:rsidR="009351C8">
          <w:rPr>
            <w:rFonts w:asciiTheme="majorHAnsi" w:hAnsiTheme="majorHAnsi" w:cstheme="majorHAnsi"/>
          </w:rPr>
          <w:t>. Elle est donc imparfaite.</w:t>
        </w:r>
      </w:ins>
    </w:p>
    <w:p w14:paraId="1C7FF7CD" w14:textId="57690443" w:rsidR="00345B3D" w:rsidRDefault="009351C8">
      <w:pPr>
        <w:rPr>
          <w:rFonts w:asciiTheme="majorHAnsi" w:hAnsiTheme="majorHAnsi" w:cstheme="majorHAnsi"/>
        </w:rPr>
      </w:pPr>
      <w:r w:rsidRPr="004E10D9">
        <w:rPr>
          <w:rFonts w:asciiTheme="majorHAnsi" w:hAnsiTheme="majorHAnsi" w:cstheme="majorHAnsi"/>
          <w:b/>
          <w:noProof/>
          <w:color w:val="D14A95" w:themeColor="accent1"/>
          <w:u w:val="single"/>
        </w:rPr>
        <w:drawing>
          <wp:anchor distT="0" distB="0" distL="114300" distR="114300" simplePos="0" relativeHeight="251966464" behindDoc="0" locked="0" layoutInCell="1" allowOverlap="1" wp14:anchorId="052264B6" wp14:editId="76257E1F">
            <wp:simplePos x="0" y="0"/>
            <wp:positionH relativeFrom="column">
              <wp:posOffset>8890</wp:posOffset>
            </wp:positionH>
            <wp:positionV relativeFrom="page">
              <wp:posOffset>6480175</wp:posOffset>
            </wp:positionV>
            <wp:extent cx="532765" cy="421005"/>
            <wp:effectExtent l="0" t="0" r="635" b="0"/>
            <wp:wrapThrough wrapText="bothSides">
              <wp:wrapPolygon edited="0">
                <wp:start x="0" y="0"/>
                <wp:lineTo x="0" y="20525"/>
                <wp:lineTo x="20853" y="20525"/>
                <wp:lineTo x="20853" y="0"/>
                <wp:lineTo x="0" y="0"/>
              </wp:wrapPolygon>
            </wp:wrapThrough>
            <wp:docPr id="231" name="Image 231" descr="E:\OUTILS\Images-guides-contrôle\Fleche r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OUTILS\Images-guides-contrôle\Fleche rose.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2765" cy="421005"/>
                    </a:xfrm>
                    <a:prstGeom prst="rect">
                      <a:avLst/>
                    </a:prstGeom>
                    <a:noFill/>
                    <a:ln>
                      <a:noFill/>
                    </a:ln>
                  </pic:spPr>
                </pic:pic>
              </a:graphicData>
            </a:graphic>
          </wp:anchor>
        </w:drawing>
      </w:r>
    </w:p>
    <w:p w14:paraId="0517D356" w14:textId="5E21F2B5" w:rsidR="00345B3D" w:rsidRDefault="00345B3D">
      <w:pPr>
        <w:rPr>
          <w:rFonts w:asciiTheme="majorHAnsi" w:hAnsiTheme="majorHAnsi" w:cstheme="majorHAnsi"/>
        </w:rPr>
      </w:pPr>
      <w:r w:rsidRPr="00D47C92">
        <w:rPr>
          <w:rFonts w:asciiTheme="majorHAnsi" w:hAnsiTheme="majorHAnsi" w:cstheme="majorHAnsi"/>
          <w:b/>
          <w:color w:val="D14A95" w:themeColor="accent1"/>
          <w:u w:val="single"/>
        </w:rPr>
        <w:t>Pour aller vers l’observation</w:t>
      </w:r>
      <w:r w:rsidRPr="00D47C92">
        <w:rPr>
          <w:rFonts w:asciiTheme="majorHAnsi" w:hAnsiTheme="majorHAnsi" w:cstheme="majorHAnsi"/>
          <w:color w:val="D14A95" w:themeColor="accent1"/>
        </w:rPr>
        <w:t> </w:t>
      </w:r>
      <w:r>
        <w:rPr>
          <w:rFonts w:asciiTheme="majorHAnsi" w:hAnsiTheme="majorHAnsi" w:cstheme="majorHAnsi"/>
        </w:rPr>
        <w:t>:</w:t>
      </w:r>
    </w:p>
    <w:p w14:paraId="1131A78A" w14:textId="65E5103A" w:rsidR="00D47C92" w:rsidRDefault="00D47C92">
      <w:pPr>
        <w:rPr>
          <w:rFonts w:asciiTheme="majorHAnsi" w:hAnsiTheme="majorHAnsi" w:cstheme="majorHAnsi"/>
        </w:rPr>
      </w:pPr>
    </w:p>
    <w:p w14:paraId="1602529F" w14:textId="298750F7" w:rsidR="00345B3D" w:rsidRDefault="00236382">
      <w:pPr>
        <w:rPr>
          <w:rFonts w:asciiTheme="majorHAnsi" w:hAnsiTheme="majorHAnsi" w:cstheme="majorHAnsi"/>
        </w:rPr>
      </w:pPr>
      <w:r>
        <w:rPr>
          <w:rFonts w:asciiTheme="majorHAnsi" w:hAnsiTheme="majorHAnsi" w:cstheme="majorHAnsi"/>
        </w:rPr>
        <w:t xml:space="preserve">Après contradiction avec la collectivité ou l’établissement hospitalier, </w:t>
      </w:r>
      <w:r w:rsidR="001B400B">
        <w:rPr>
          <w:rFonts w:asciiTheme="majorHAnsi" w:hAnsiTheme="majorHAnsi" w:cstheme="majorHAnsi"/>
        </w:rPr>
        <w:t xml:space="preserve">si </w:t>
      </w:r>
      <w:r>
        <w:rPr>
          <w:rFonts w:asciiTheme="majorHAnsi" w:hAnsiTheme="majorHAnsi" w:cstheme="majorHAnsi"/>
        </w:rPr>
        <w:t>les éléments de rémunération relatifs au SFT et à</w:t>
      </w:r>
      <w:r w:rsidR="00473320">
        <w:rPr>
          <w:rFonts w:asciiTheme="majorHAnsi" w:hAnsiTheme="majorHAnsi" w:cstheme="majorHAnsi"/>
        </w:rPr>
        <w:t xml:space="preserve"> </w:t>
      </w:r>
      <w:r>
        <w:rPr>
          <w:rFonts w:asciiTheme="majorHAnsi" w:hAnsiTheme="majorHAnsi" w:cstheme="majorHAnsi"/>
        </w:rPr>
        <w:t>l’IR figurant dans le tableau pour les agents ayant</w:t>
      </w:r>
      <w:r w:rsidR="001B400B">
        <w:rPr>
          <w:rFonts w:asciiTheme="majorHAnsi" w:hAnsiTheme="majorHAnsi" w:cstheme="majorHAnsi"/>
        </w:rPr>
        <w:t xml:space="preserve"> réalisé des vacations horaires ne sont pas contestés par l’organisme, vous pou</w:t>
      </w:r>
      <w:r w:rsidR="00436E55">
        <w:rPr>
          <w:rFonts w:asciiTheme="majorHAnsi" w:hAnsiTheme="majorHAnsi" w:cstheme="majorHAnsi"/>
        </w:rPr>
        <w:t>v</w:t>
      </w:r>
      <w:r w:rsidR="001B400B">
        <w:rPr>
          <w:rFonts w:asciiTheme="majorHAnsi" w:hAnsiTheme="majorHAnsi" w:cstheme="majorHAnsi"/>
        </w:rPr>
        <w:t>ez conclure à une irrégularité.</w:t>
      </w:r>
    </w:p>
    <w:p w14:paraId="26DDC619" w14:textId="60612B10" w:rsidR="00D47C92" w:rsidRPr="00126F22" w:rsidRDefault="00D47C92">
      <w:pPr>
        <w:rPr>
          <w:rFonts w:asciiTheme="majorHAnsi" w:hAnsiTheme="majorHAnsi" w:cstheme="majorHAnsi"/>
        </w:rPr>
      </w:pPr>
    </w:p>
    <w:p w14:paraId="5D04A710" w14:textId="7D39D446" w:rsidR="00B454E4" w:rsidRPr="00126F22" w:rsidRDefault="00B454E4" w:rsidP="00126F22">
      <w:pPr>
        <w:spacing w:after="200"/>
        <w:jc w:val="left"/>
        <w:rPr>
          <w:rFonts w:asciiTheme="majorHAnsi" w:hAnsiTheme="majorHAnsi" w:cstheme="majorHAnsi"/>
        </w:rPr>
      </w:pPr>
      <w:r w:rsidRPr="00126F22">
        <w:rPr>
          <w:rFonts w:asciiTheme="majorHAnsi" w:hAnsiTheme="majorHAnsi" w:cstheme="majorHAnsi"/>
        </w:rPr>
        <w:br w:type="page"/>
      </w:r>
    </w:p>
    <w:p w14:paraId="1689FC1D" w14:textId="0A7EF740" w:rsidR="0017700E" w:rsidRDefault="00345B3D" w:rsidP="00FA59C0">
      <w:pPr>
        <w:pStyle w:val="Titre1"/>
        <w:shd w:val="clear" w:color="auto" w:fill="D14A95" w:themeFill="accent1"/>
        <w:rPr>
          <w:rFonts w:cstheme="majorHAnsi"/>
          <w:color w:val="FFFFFF" w:themeColor="background1"/>
        </w:rPr>
      </w:pPr>
      <w:bookmarkStart w:id="278" w:name="_Toc493088734"/>
      <w:r>
        <w:rPr>
          <w:rFonts w:cstheme="majorHAnsi"/>
          <w:color w:val="FFFFFF" w:themeColor="background1"/>
        </w:rPr>
        <w:lastRenderedPageBreak/>
        <w:t>FICHE N° </w:t>
      </w:r>
      <w:r w:rsidR="00136C4F">
        <w:rPr>
          <w:rFonts w:cstheme="majorHAnsi"/>
          <w:color w:val="FFFFFF" w:themeColor="background1"/>
        </w:rPr>
        <w:t>6</w:t>
      </w:r>
      <w:r w:rsidR="00136C4F" w:rsidRPr="00521842">
        <w:rPr>
          <w:rFonts w:cstheme="majorHAnsi"/>
          <w:color w:val="FFFFFF" w:themeColor="background1"/>
        </w:rPr>
        <w:t xml:space="preserve"> </w:t>
      </w:r>
      <w:r w:rsidR="007818A0" w:rsidRPr="00521842">
        <w:rPr>
          <w:rFonts w:cstheme="majorHAnsi"/>
          <w:color w:val="FFFFFF" w:themeColor="background1"/>
        </w:rPr>
        <w:t xml:space="preserve">- </w:t>
      </w:r>
      <w:r w:rsidR="00317D12" w:rsidRPr="00521842">
        <w:rPr>
          <w:rFonts w:cstheme="majorHAnsi"/>
          <w:color w:val="FFFFFF" w:themeColor="background1"/>
        </w:rPr>
        <w:t>CONTRÔLER L’INDEMNITÉ D’ADMINISTRATION ET DE TECHNICITÉ (</w:t>
      </w:r>
      <w:r w:rsidR="00380ED3" w:rsidRPr="00521842">
        <w:rPr>
          <w:rFonts w:cstheme="majorHAnsi"/>
          <w:color w:val="FFFFFF" w:themeColor="background1"/>
        </w:rPr>
        <w:t>I</w:t>
      </w:r>
      <w:r w:rsidR="00317D12" w:rsidRPr="00521842">
        <w:rPr>
          <w:rFonts w:cstheme="majorHAnsi"/>
          <w:color w:val="FFFFFF" w:themeColor="background1"/>
        </w:rPr>
        <w:t xml:space="preserve">AT) ET L’INDEMNITÉ FORFAITAIRE POUR </w:t>
      </w:r>
      <w:r w:rsidR="00380ED3" w:rsidRPr="00521842">
        <w:rPr>
          <w:rFonts w:cstheme="majorHAnsi"/>
          <w:color w:val="FFFFFF" w:themeColor="background1"/>
        </w:rPr>
        <w:t>TRAVAUX supplÉMENTAIRES</w:t>
      </w:r>
      <w:r w:rsidR="008575D2">
        <w:rPr>
          <w:rFonts w:cstheme="majorHAnsi"/>
          <w:color w:val="FFFFFF" w:themeColor="background1"/>
        </w:rPr>
        <w:t xml:space="preserve"> (IFTS)</w:t>
      </w:r>
      <w:bookmarkEnd w:id="278"/>
    </w:p>
    <w:p w14:paraId="0E66D8FF" w14:textId="29A3C388" w:rsidR="007D303D" w:rsidRDefault="00136C4F" w:rsidP="00120C2A">
      <w:r w:rsidRPr="00D47C92">
        <w:rPr>
          <w:b/>
        </w:rPr>
        <w:t>Objectif</w:t>
      </w:r>
      <w:r w:rsidR="00614772" w:rsidRPr="00D47C92">
        <w:rPr>
          <w:b/>
        </w:rPr>
        <w:t>s</w:t>
      </w:r>
      <w:r>
        <w:t> </w:t>
      </w:r>
      <w:r w:rsidR="00B16C92">
        <w:t>:</w:t>
      </w:r>
    </w:p>
    <w:p w14:paraId="3D414CA0" w14:textId="5CFAEC45" w:rsidR="00614772" w:rsidRPr="004D0BEF" w:rsidRDefault="009427AB" w:rsidP="004A2802">
      <w:pPr>
        <w:pStyle w:val="Paragraphedeliste"/>
        <w:numPr>
          <w:ilvl w:val="0"/>
          <w:numId w:val="69"/>
        </w:numPr>
        <w:ind w:left="851" w:hanging="284"/>
        <w:rPr>
          <w:rFonts w:asciiTheme="majorHAnsi" w:hAnsiTheme="majorHAnsi" w:cstheme="majorHAnsi"/>
        </w:rPr>
      </w:pPr>
      <w:r w:rsidRPr="004D0BEF">
        <w:rPr>
          <w:rFonts w:asciiTheme="majorHAnsi" w:hAnsiTheme="majorHAnsi" w:cstheme="majorHAnsi"/>
        </w:rPr>
        <w:t>Contrôler</w:t>
      </w:r>
      <w:r w:rsidR="00FE3A5A" w:rsidRPr="004D0BEF">
        <w:rPr>
          <w:rFonts w:asciiTheme="majorHAnsi" w:hAnsiTheme="majorHAnsi" w:cstheme="majorHAnsi"/>
        </w:rPr>
        <w:t xml:space="preserve"> si </w:t>
      </w:r>
      <w:r w:rsidR="005069FE">
        <w:rPr>
          <w:rFonts w:asciiTheme="majorHAnsi" w:hAnsiTheme="majorHAnsi" w:cstheme="majorHAnsi"/>
        </w:rPr>
        <w:t>l’IAT et</w:t>
      </w:r>
      <w:r w:rsidR="00FE3A5A" w:rsidRPr="004D0BEF">
        <w:rPr>
          <w:rFonts w:asciiTheme="majorHAnsi" w:hAnsiTheme="majorHAnsi" w:cstheme="majorHAnsi"/>
        </w:rPr>
        <w:t xml:space="preserve"> l’IFTS sont versées conformément à la réglementation et </w:t>
      </w:r>
      <w:r w:rsidRPr="004D0BEF">
        <w:rPr>
          <w:rFonts w:asciiTheme="majorHAnsi" w:hAnsiTheme="majorHAnsi" w:cstheme="majorHAnsi"/>
        </w:rPr>
        <w:t>en application de</w:t>
      </w:r>
      <w:r w:rsidR="00FE3A5A" w:rsidRPr="004D0BEF">
        <w:rPr>
          <w:rFonts w:asciiTheme="majorHAnsi" w:hAnsiTheme="majorHAnsi" w:cstheme="majorHAnsi"/>
        </w:rPr>
        <w:t xml:space="preserve"> délibérations </w:t>
      </w:r>
      <w:r w:rsidRPr="004D0BEF">
        <w:rPr>
          <w:rFonts w:asciiTheme="majorHAnsi" w:hAnsiTheme="majorHAnsi" w:cstheme="majorHAnsi"/>
        </w:rPr>
        <w:t>prises par</w:t>
      </w:r>
      <w:r w:rsidR="00FE3A5A" w:rsidRPr="004D0BEF">
        <w:rPr>
          <w:rFonts w:asciiTheme="majorHAnsi" w:hAnsiTheme="majorHAnsi" w:cstheme="majorHAnsi"/>
        </w:rPr>
        <w:t xml:space="preserve"> l’organisme contrôlé</w:t>
      </w:r>
      <w:del w:id="279" w:author="Nicol, Fabrice" w:date="2017-09-19T17:26:00Z">
        <w:r w:rsidR="00614772" w:rsidRPr="004D0BEF" w:rsidDel="009351C8">
          <w:rPr>
            <w:rFonts w:asciiTheme="majorHAnsi" w:hAnsiTheme="majorHAnsi" w:cstheme="majorHAnsi"/>
          </w:rPr>
          <w:delText> ;</w:delText>
        </w:r>
      </w:del>
      <w:ins w:id="280" w:author="Nicol, Fabrice" w:date="2017-09-19T17:26:00Z">
        <w:r w:rsidR="009351C8">
          <w:rPr>
            <w:rFonts w:asciiTheme="majorHAnsi" w:hAnsiTheme="majorHAnsi" w:cstheme="majorHAnsi"/>
          </w:rPr>
          <w:t>.</w:t>
        </w:r>
      </w:ins>
    </w:p>
    <w:p w14:paraId="3A4F224D" w14:textId="76FCCF40" w:rsidR="00614772" w:rsidRPr="004D0BEF" w:rsidRDefault="00614772" w:rsidP="004A2802">
      <w:pPr>
        <w:pStyle w:val="Paragraphedeliste"/>
        <w:numPr>
          <w:ilvl w:val="0"/>
          <w:numId w:val="69"/>
        </w:numPr>
        <w:ind w:left="851" w:hanging="284"/>
        <w:rPr>
          <w:rFonts w:asciiTheme="majorHAnsi" w:hAnsiTheme="majorHAnsi" w:cstheme="majorHAnsi"/>
        </w:rPr>
      </w:pPr>
      <w:r w:rsidRPr="004D0BEF">
        <w:rPr>
          <w:rFonts w:asciiTheme="majorHAnsi" w:hAnsiTheme="majorHAnsi" w:cstheme="majorHAnsi"/>
        </w:rPr>
        <w:t>Détecter les agents qui ne sont pas éligibles à l’IAT</w:t>
      </w:r>
      <w:del w:id="281" w:author="Nicol, Fabrice" w:date="2017-09-19T17:26:00Z">
        <w:r w:rsidRPr="004D0BEF" w:rsidDel="009351C8">
          <w:rPr>
            <w:rFonts w:asciiTheme="majorHAnsi" w:hAnsiTheme="majorHAnsi" w:cstheme="majorHAnsi"/>
          </w:rPr>
          <w:delText> ;</w:delText>
        </w:r>
      </w:del>
      <w:ins w:id="282" w:author="Nicol, Fabrice" w:date="2017-09-19T17:26:00Z">
        <w:r w:rsidR="009351C8">
          <w:rPr>
            <w:rFonts w:asciiTheme="majorHAnsi" w:hAnsiTheme="majorHAnsi" w:cstheme="majorHAnsi"/>
          </w:rPr>
          <w:t>.</w:t>
        </w:r>
      </w:ins>
    </w:p>
    <w:p w14:paraId="08E3A52A" w14:textId="3C382F19" w:rsidR="00614772" w:rsidRPr="004D0BEF" w:rsidRDefault="00614772" w:rsidP="004A2802">
      <w:pPr>
        <w:pStyle w:val="Paragraphedeliste"/>
        <w:numPr>
          <w:ilvl w:val="0"/>
          <w:numId w:val="69"/>
        </w:numPr>
        <w:ind w:left="851" w:hanging="284"/>
        <w:rPr>
          <w:rFonts w:asciiTheme="majorHAnsi" w:hAnsiTheme="majorHAnsi" w:cstheme="majorHAnsi"/>
        </w:rPr>
      </w:pPr>
      <w:r w:rsidRPr="004D0BEF">
        <w:rPr>
          <w:rFonts w:asciiTheme="majorHAnsi" w:hAnsiTheme="majorHAnsi" w:cstheme="majorHAnsi"/>
        </w:rPr>
        <w:t xml:space="preserve">Détecter les agents qui ne sont pas éligibles à l'IFTS : </w:t>
      </w:r>
      <w:ins w:id="283" w:author="Nicol, Fabrice" w:date="2017-09-19T17:43:00Z">
        <w:r w:rsidR="00CE46A8">
          <w:rPr>
            <w:rFonts w:asciiTheme="majorHAnsi" w:hAnsiTheme="majorHAnsi" w:cstheme="majorHAnsi"/>
          </w:rPr>
          <w:t xml:space="preserve">les </w:t>
        </w:r>
      </w:ins>
      <w:r w:rsidRPr="004D0BEF">
        <w:rPr>
          <w:rFonts w:asciiTheme="majorHAnsi" w:hAnsiTheme="majorHAnsi" w:cstheme="majorHAnsi"/>
        </w:rPr>
        <w:t>fonctionnaires dont l’indice brut est inférieur à 380 (INM 350) et les contractuels non prévus par un tableau d’assimilation</w:t>
      </w:r>
      <w:del w:id="284" w:author="Nicol, Fabrice" w:date="2017-09-19T17:26:00Z">
        <w:r w:rsidRPr="004D0BEF" w:rsidDel="009351C8">
          <w:rPr>
            <w:rFonts w:asciiTheme="majorHAnsi" w:hAnsiTheme="majorHAnsi" w:cstheme="majorHAnsi"/>
          </w:rPr>
          <w:delText> ;</w:delText>
        </w:r>
      </w:del>
      <w:ins w:id="285" w:author="Nicol, Fabrice" w:date="2017-09-19T17:26:00Z">
        <w:r w:rsidR="009351C8">
          <w:rPr>
            <w:rFonts w:asciiTheme="majorHAnsi" w:hAnsiTheme="majorHAnsi" w:cstheme="majorHAnsi"/>
          </w:rPr>
          <w:t>.</w:t>
        </w:r>
      </w:ins>
    </w:p>
    <w:p w14:paraId="68BE356E" w14:textId="0A90FDDE" w:rsidR="00FE3A5A" w:rsidRPr="004D0BEF" w:rsidRDefault="00614772" w:rsidP="004A2802">
      <w:pPr>
        <w:pStyle w:val="Paragraphedeliste"/>
        <w:numPr>
          <w:ilvl w:val="0"/>
          <w:numId w:val="69"/>
        </w:numPr>
        <w:ind w:left="851" w:hanging="284"/>
        <w:rPr>
          <w:rFonts w:asciiTheme="majorHAnsi" w:hAnsiTheme="majorHAnsi" w:cstheme="majorHAnsi"/>
        </w:rPr>
      </w:pPr>
      <w:r w:rsidRPr="004D0BEF">
        <w:rPr>
          <w:rFonts w:asciiTheme="majorHAnsi" w:hAnsiTheme="majorHAnsi" w:cstheme="majorHAnsi"/>
        </w:rPr>
        <w:t>Vérifier que des agents ne bénéficient pas de cumuls de primes contraires à la réglementation : IAT + IFTS et IAT ou IFTS + RIFSEEP.</w:t>
      </w:r>
    </w:p>
    <w:p w14:paraId="09258A6E" w14:textId="0991B502" w:rsidR="00B16C92" w:rsidRDefault="00B16C92" w:rsidP="00D47C92">
      <w:pPr>
        <w:spacing w:before="360"/>
      </w:pPr>
      <w:r w:rsidRPr="00120C2A">
        <w:rPr>
          <w:b/>
          <w:u w:val="single"/>
        </w:rPr>
        <w:t xml:space="preserve">Rappel de la </w:t>
      </w:r>
      <w:commentRangeStart w:id="286"/>
      <w:r w:rsidRPr="00120C2A">
        <w:rPr>
          <w:b/>
          <w:u w:val="single"/>
        </w:rPr>
        <w:t>règle</w:t>
      </w:r>
      <w:commentRangeEnd w:id="286"/>
      <w:r w:rsidR="0029107A">
        <w:rPr>
          <w:rStyle w:val="Marquedecommentaire"/>
        </w:rPr>
        <w:commentReference w:id="286"/>
      </w:r>
      <w:r>
        <w:t xml:space="preserve"> : </w:t>
      </w:r>
    </w:p>
    <w:p w14:paraId="74CFF597" w14:textId="5915DBEF" w:rsidR="005D186B" w:rsidRDefault="005D186B" w:rsidP="005D186B">
      <w:pPr>
        <w:pBdr>
          <w:top w:val="single" w:sz="4" w:space="1" w:color="auto"/>
          <w:left w:val="single" w:sz="4" w:space="4" w:color="auto"/>
          <w:bottom w:val="single" w:sz="4" w:space="1" w:color="auto"/>
          <w:right w:val="single" w:sz="4" w:space="4" w:color="auto"/>
        </w:pBdr>
      </w:pPr>
      <w:r>
        <w:t>1.</w:t>
      </w:r>
      <w:r>
        <w:tab/>
      </w:r>
      <w:ins w:id="287" w:author="Nicol, Fabrice" w:date="2017-09-19T17:26:00Z">
        <w:r w:rsidR="0029589F">
          <w:t xml:space="preserve">Le </w:t>
        </w:r>
      </w:ins>
      <w:del w:id="288" w:author="Nicol, Fabrice" w:date="2017-09-19T17:26:00Z">
        <w:r w:rsidDel="0029589F">
          <w:delText>C</w:delText>
        </w:r>
      </w:del>
      <w:ins w:id="289" w:author="Nicol, Fabrice" w:date="2017-09-19T17:26:00Z">
        <w:r w:rsidR="0029589F">
          <w:t>c</w:t>
        </w:r>
      </w:ins>
      <w:r>
        <w:t>ontrôle de l’IAT</w:t>
      </w:r>
      <w:r w:rsidR="00614772">
        <w:t> :</w:t>
      </w:r>
    </w:p>
    <w:p w14:paraId="690D8668" w14:textId="0E2E85C6" w:rsidR="005D186B" w:rsidRDefault="005D186B" w:rsidP="005D186B">
      <w:pPr>
        <w:pBdr>
          <w:top w:val="single" w:sz="4" w:space="1" w:color="auto"/>
          <w:left w:val="single" w:sz="4" w:space="4" w:color="auto"/>
          <w:bottom w:val="single" w:sz="4" w:space="1" w:color="auto"/>
          <w:right w:val="single" w:sz="4" w:space="4" w:color="auto"/>
        </w:pBdr>
      </w:pPr>
      <w:r>
        <w:t xml:space="preserve">L’IAT est versée aux fonctionnaires de catégorie C dont la rémunération est au plus égale à celle qui correspond à l'indice brut </w:t>
      </w:r>
      <w:r w:rsidR="00506ECC">
        <w:t xml:space="preserve">(IB) </w:t>
      </w:r>
      <w:r>
        <w:t>380. Elle doit être versée selon un rythme mensuel depuis le 1</w:t>
      </w:r>
      <w:r w:rsidRPr="009F47F6">
        <w:rPr>
          <w:vertAlign w:val="superscript"/>
        </w:rPr>
        <w:t>er</w:t>
      </w:r>
      <w:r>
        <w:t xml:space="preserve"> janvier 2003. </w:t>
      </w:r>
    </w:p>
    <w:p w14:paraId="46EA3AFE" w14:textId="5E43D797" w:rsidR="005D186B" w:rsidRDefault="005D186B" w:rsidP="005D186B">
      <w:pPr>
        <w:pBdr>
          <w:top w:val="single" w:sz="4" w:space="1" w:color="auto"/>
          <w:left w:val="single" w:sz="4" w:space="4" w:color="auto"/>
          <w:bottom w:val="single" w:sz="4" w:space="1" w:color="auto"/>
          <w:right w:val="single" w:sz="4" w:space="4" w:color="auto"/>
        </w:pBdr>
      </w:pPr>
      <w:r>
        <w:t xml:space="preserve">Des exceptions </w:t>
      </w:r>
      <w:del w:id="290" w:author="Nicol, Fabrice" w:date="2017-09-19T17:43:00Z">
        <w:r w:rsidDel="00CE46A8">
          <w:delText xml:space="preserve">sont </w:delText>
        </w:r>
      </w:del>
      <w:r>
        <w:t>notables doivent tout</w:t>
      </w:r>
      <w:r w:rsidR="00506ECC">
        <w:t>ef</w:t>
      </w:r>
      <w:r>
        <w:t xml:space="preserve">ois être relevées : </w:t>
      </w:r>
    </w:p>
    <w:p w14:paraId="22E5FBBD" w14:textId="018F94EA" w:rsidR="005D186B" w:rsidRDefault="005D186B" w:rsidP="005D186B">
      <w:pPr>
        <w:pBdr>
          <w:top w:val="single" w:sz="4" w:space="1" w:color="auto"/>
          <w:left w:val="single" w:sz="4" w:space="4" w:color="auto"/>
          <w:bottom w:val="single" w:sz="4" w:space="1" w:color="auto"/>
          <w:right w:val="single" w:sz="4" w:space="4" w:color="auto"/>
        </w:pBdr>
      </w:pPr>
      <w:r>
        <w:t>Certains cadres d'emplois ne peuvent pas bénéficier de l'IAT :</w:t>
      </w:r>
      <w:ins w:id="291" w:author="Nicol, Fabrice" w:date="2017-09-19T17:27:00Z">
        <w:r w:rsidR="0029589F">
          <w:t xml:space="preserve"> </w:t>
        </w:r>
      </w:ins>
      <w:r>
        <w:t>les techniciens supérieurs territoriaux jusqu'à l'indice brut 380, les contrôleurs territoriaux jusqu'à l'IB 380, les auxiliaires de puériculture territoriaux, les auxiliaires de soins territoriaux.</w:t>
      </w:r>
    </w:p>
    <w:p w14:paraId="6BF756DA" w14:textId="71C319D0" w:rsidR="005D186B" w:rsidRDefault="005D186B" w:rsidP="005D186B">
      <w:pPr>
        <w:pBdr>
          <w:top w:val="single" w:sz="4" w:space="1" w:color="auto"/>
          <w:left w:val="single" w:sz="4" w:space="4" w:color="auto"/>
          <w:bottom w:val="single" w:sz="4" w:space="1" w:color="auto"/>
          <w:right w:val="single" w:sz="4" w:space="4" w:color="auto"/>
        </w:pBdr>
      </w:pPr>
      <w:r>
        <w:t>L'IAT ne peut pas se cumuler avec l’indemnité forfaitaire pour travaux supplémentaires (IFTS) ; en revanche, elle peut se cumuler avec les indemnités horaires pour travaux supplémentaires (IHTS).</w:t>
      </w:r>
    </w:p>
    <w:p w14:paraId="0ACBD732" w14:textId="68D109BA" w:rsidR="005D186B" w:rsidRDefault="005D186B" w:rsidP="005D186B">
      <w:pPr>
        <w:pBdr>
          <w:top w:val="single" w:sz="4" w:space="1" w:color="auto"/>
          <w:left w:val="single" w:sz="4" w:space="4" w:color="auto"/>
          <w:bottom w:val="single" w:sz="4" w:space="1" w:color="auto"/>
          <w:right w:val="single" w:sz="4" w:space="4" w:color="auto"/>
        </w:pBdr>
      </w:pPr>
      <w:r>
        <w:t>L’IAT ne peut pas se cumuler avec le régime indemnitaire tenant compte des fonctions, des sujétions, de l’expertise et de l’engagement professionnel (RIFSEEP)</w:t>
      </w:r>
      <w:ins w:id="292" w:author="Nicol, Fabrice" w:date="2017-09-19T17:27:00Z">
        <w:r w:rsidR="0029589F">
          <w:t>,</w:t>
        </w:r>
      </w:ins>
      <w:r>
        <w:t xml:space="preserve"> qui est exclusif de toutes autres primes et indemnités liées aux fonctions et à la manière de servir. </w:t>
      </w:r>
    </w:p>
    <w:p w14:paraId="490B3F27" w14:textId="545DA194" w:rsidR="005D186B" w:rsidRDefault="005D186B" w:rsidP="005D186B">
      <w:pPr>
        <w:pBdr>
          <w:top w:val="single" w:sz="4" w:space="1" w:color="auto"/>
          <w:left w:val="single" w:sz="4" w:space="4" w:color="auto"/>
          <w:bottom w:val="single" w:sz="4" w:space="1" w:color="auto"/>
          <w:right w:val="single" w:sz="4" w:space="4" w:color="auto"/>
        </w:pBdr>
        <w:rPr>
          <w:ins w:id="293" w:author="Nicol, Fabrice" w:date="2017-09-19T17:28:00Z"/>
        </w:rPr>
      </w:pPr>
      <w:r>
        <w:t xml:space="preserve">Cette indemnité n’est pas </w:t>
      </w:r>
      <w:r w:rsidR="00506ECC">
        <w:t xml:space="preserve">non plus </w:t>
      </w:r>
      <w:r>
        <w:t xml:space="preserve">cumulable avec la prime technique de l’entretien, des travaux et de l’exploitation. </w:t>
      </w:r>
    </w:p>
    <w:p w14:paraId="270C80B6" w14:textId="77777777" w:rsidR="0029589F" w:rsidRDefault="0029589F" w:rsidP="005D186B">
      <w:pPr>
        <w:pBdr>
          <w:top w:val="single" w:sz="4" w:space="1" w:color="auto"/>
          <w:left w:val="single" w:sz="4" w:space="4" w:color="auto"/>
          <w:bottom w:val="single" w:sz="4" w:space="1" w:color="auto"/>
          <w:right w:val="single" w:sz="4" w:space="4" w:color="auto"/>
        </w:pBdr>
      </w:pPr>
    </w:p>
    <w:p w14:paraId="60225952" w14:textId="45777A4F" w:rsidR="005D186B" w:rsidRDefault="005D186B" w:rsidP="005D186B">
      <w:pPr>
        <w:pBdr>
          <w:top w:val="single" w:sz="4" w:space="1" w:color="auto"/>
          <w:left w:val="single" w:sz="4" w:space="4" w:color="auto"/>
          <w:bottom w:val="single" w:sz="4" w:space="1" w:color="auto"/>
          <w:right w:val="single" w:sz="4" w:space="4" w:color="auto"/>
        </w:pBdr>
      </w:pPr>
      <w:r>
        <w:t>2.</w:t>
      </w:r>
      <w:r>
        <w:tab/>
      </w:r>
      <w:ins w:id="294" w:author="Nicol, Fabrice" w:date="2017-09-19T17:27:00Z">
        <w:r w:rsidR="0029589F">
          <w:t xml:space="preserve">Le </w:t>
        </w:r>
      </w:ins>
      <w:del w:id="295" w:author="Nicol, Fabrice" w:date="2017-09-19T17:27:00Z">
        <w:r w:rsidDel="0029589F">
          <w:delText>C</w:delText>
        </w:r>
      </w:del>
      <w:ins w:id="296" w:author="Nicol, Fabrice" w:date="2017-09-19T17:27:00Z">
        <w:r w:rsidR="0029589F">
          <w:t>c</w:t>
        </w:r>
      </w:ins>
      <w:r>
        <w:t>ontrôle de l’IFTS</w:t>
      </w:r>
      <w:r w:rsidR="00614772">
        <w:t> :</w:t>
      </w:r>
    </w:p>
    <w:p w14:paraId="20C9764F" w14:textId="69D4D9BE" w:rsidR="005D186B" w:rsidRDefault="005D186B" w:rsidP="005D186B">
      <w:pPr>
        <w:pBdr>
          <w:top w:val="single" w:sz="4" w:space="1" w:color="auto"/>
          <w:left w:val="single" w:sz="4" w:space="4" w:color="auto"/>
          <w:bottom w:val="single" w:sz="4" w:space="1" w:color="auto"/>
          <w:right w:val="single" w:sz="4" w:space="4" w:color="auto"/>
        </w:pBdr>
        <w:rPr>
          <w:ins w:id="297" w:author="Nicol, Fabrice" w:date="2017-09-19T17:28:00Z"/>
        </w:rPr>
      </w:pPr>
      <w:r>
        <w:t xml:space="preserve">« Un arrêté conjoint des ministres chargés de la fonction publique, du budget et du ministre intéressé autorise, le cas échéant, et selon un tableau d’assimilation, le versement de l’indemnité prévue par le présent décret, dès lors qu’ils exercent en administration centrale, à d’autres fonctionnaires de grade équivalent et à des agents non titulaires de droit public » (article </w:t>
      </w:r>
      <w:commentRangeStart w:id="298"/>
      <w:r>
        <w:t>1</w:t>
      </w:r>
      <w:r w:rsidRPr="009F47F6">
        <w:rPr>
          <w:vertAlign w:val="superscript"/>
        </w:rPr>
        <w:t>er</w:t>
      </w:r>
      <w:commentRangeEnd w:id="298"/>
      <w:r w:rsidR="005069FE">
        <w:rPr>
          <w:rStyle w:val="Marquedecommentaire"/>
        </w:rPr>
        <w:commentReference w:id="298"/>
      </w:r>
      <w:ins w:id="299" w:author="Le Boudec  Vitalia" w:date="2017-09-16T17:28:00Z">
        <w:r w:rsidR="00963F6A" w:rsidRPr="00963F6A">
          <w:t xml:space="preserve"> </w:t>
        </w:r>
        <w:r w:rsidR="00963F6A">
          <w:t xml:space="preserve">du </w:t>
        </w:r>
      </w:ins>
      <w:commentRangeStart w:id="300"/>
      <w:ins w:id="301" w:author="Le Boudec  Vitalia" w:date="2017-09-16T17:30:00Z">
        <w:r w:rsidR="0016276D">
          <w:fldChar w:fldCharType="begin"/>
        </w:r>
        <w:r w:rsidR="0016276D">
          <w:instrText xml:space="preserve"> HYPERLINK "https://www.legifrance.gouv.fr/affichTexte.do?cidTexte=JORFTEXT000000409759" </w:instrText>
        </w:r>
        <w:r w:rsidR="0016276D">
          <w:fldChar w:fldCharType="separate"/>
        </w:r>
        <w:r w:rsidR="00963F6A" w:rsidRPr="0016276D">
          <w:rPr>
            <w:rStyle w:val="Lienhypertexte"/>
          </w:rPr>
          <w:t>décret n° 2002-62 du 14 janvier 2002</w:t>
        </w:r>
        <w:r w:rsidRPr="0016276D">
          <w:rPr>
            <w:rStyle w:val="Lienhypertexte"/>
          </w:rPr>
          <w:t>).</w:t>
        </w:r>
        <w:r w:rsidR="0016276D">
          <w:fldChar w:fldCharType="end"/>
        </w:r>
        <w:commentRangeEnd w:id="300"/>
        <w:r w:rsidR="0016276D">
          <w:rPr>
            <w:rStyle w:val="Marquedecommentaire"/>
          </w:rPr>
          <w:commentReference w:id="300"/>
        </w:r>
      </w:ins>
      <w:r>
        <w:t xml:space="preserve"> Dans le cas d’une collectivité territoriale, d’un groupement de collectivités ou d’un établissement qui leur est rattaché, il incombe à l’ordonnateur de prendre les mesures d’application correspond</w:t>
      </w:r>
      <w:r w:rsidR="00614772">
        <w:t>antes. Cf. art. 88 de la loi n° </w:t>
      </w:r>
      <w:r>
        <w:t>84-53 du 26 janvier 1984 et le décret n°</w:t>
      </w:r>
      <w:r w:rsidR="00614772">
        <w:t> </w:t>
      </w:r>
      <w:r>
        <w:t>2002-62 du 14 janvier 2002.</w:t>
      </w:r>
    </w:p>
    <w:p w14:paraId="25B235CD" w14:textId="77777777" w:rsidR="0029589F" w:rsidRDefault="0029589F" w:rsidP="005D186B">
      <w:pPr>
        <w:pBdr>
          <w:top w:val="single" w:sz="4" w:space="1" w:color="auto"/>
          <w:left w:val="single" w:sz="4" w:space="4" w:color="auto"/>
          <w:bottom w:val="single" w:sz="4" w:space="1" w:color="auto"/>
          <w:right w:val="single" w:sz="4" w:space="4" w:color="auto"/>
        </w:pBdr>
      </w:pPr>
    </w:p>
    <w:p w14:paraId="1CAB4DAD" w14:textId="0FDB7F91" w:rsidR="005D186B" w:rsidRDefault="00614772" w:rsidP="005D186B">
      <w:pPr>
        <w:pBdr>
          <w:top w:val="single" w:sz="4" w:space="1" w:color="auto"/>
          <w:left w:val="single" w:sz="4" w:space="4" w:color="auto"/>
          <w:bottom w:val="single" w:sz="4" w:space="1" w:color="auto"/>
          <w:right w:val="single" w:sz="4" w:space="4" w:color="auto"/>
        </w:pBdr>
      </w:pPr>
      <w:del w:id="302" w:author="Nicol, Fabrice" w:date="2017-09-19T17:28:00Z">
        <w:r w:rsidDel="0029589F">
          <w:lastRenderedPageBreak/>
          <w:delText>2.</w:delText>
        </w:r>
      </w:del>
      <w:r>
        <w:t>3.</w:t>
      </w:r>
      <w:r>
        <w:tab/>
      </w:r>
      <w:ins w:id="303" w:author="Nicol, Fabrice" w:date="2017-09-19T17:28:00Z">
        <w:r w:rsidR="0029589F">
          <w:t xml:space="preserve">Les </w:t>
        </w:r>
      </w:ins>
      <w:del w:id="304" w:author="Nicol, Fabrice" w:date="2017-09-19T17:28:00Z">
        <w:r w:rsidDel="0029589F">
          <w:delText>C</w:delText>
        </w:r>
      </w:del>
      <w:ins w:id="305" w:author="Nicol, Fabrice" w:date="2017-09-19T17:28:00Z">
        <w:r w:rsidR="0029589F">
          <w:t>c</w:t>
        </w:r>
      </w:ins>
      <w:r>
        <w:t>ontrôle</w:t>
      </w:r>
      <w:ins w:id="306" w:author="Nicol, Fabrice" w:date="2017-09-19T17:28:00Z">
        <w:r w:rsidR="0029589F">
          <w:t>s</w:t>
        </w:r>
      </w:ins>
      <w:r>
        <w:t xml:space="preserve"> d</w:t>
      </w:r>
      <w:del w:id="307" w:author="Nicol, Fabrice" w:date="2017-09-19T17:28:00Z">
        <w:r w:rsidDel="0029589F">
          <w:delText>u</w:delText>
        </w:r>
      </w:del>
      <w:ins w:id="308" w:author="Nicol, Fabrice" w:date="2017-09-19T17:28:00Z">
        <w:r w:rsidR="0029589F">
          <w:t>e</w:t>
        </w:r>
      </w:ins>
      <w:r>
        <w:t xml:space="preserve"> cumul :</w:t>
      </w:r>
    </w:p>
    <w:p w14:paraId="72CFA89B" w14:textId="51D5DA6A" w:rsidR="005D186B" w:rsidRDefault="00614772" w:rsidP="005D186B">
      <w:pPr>
        <w:pBdr>
          <w:top w:val="single" w:sz="4" w:space="1" w:color="auto"/>
          <w:left w:val="single" w:sz="4" w:space="4" w:color="auto"/>
          <w:bottom w:val="single" w:sz="4" w:space="1" w:color="auto"/>
          <w:right w:val="single" w:sz="4" w:space="4" w:color="auto"/>
        </w:pBdr>
      </w:pPr>
      <w:r>
        <w:t xml:space="preserve">- </w:t>
      </w:r>
      <w:r w:rsidR="005D186B">
        <w:t>L</w:t>
      </w:r>
      <w:del w:id="309" w:author="Nicol, Fabrice" w:date="2017-09-19T17:31:00Z">
        <w:r w:rsidR="005D186B" w:rsidDel="0029589F">
          <w:delText>'</w:delText>
        </w:r>
      </w:del>
      <w:ins w:id="310" w:author="Nicol, Fabrice" w:date="2017-09-19T17:31:00Z">
        <w:r w:rsidR="0029589F">
          <w:t>’</w:t>
        </w:r>
      </w:ins>
      <w:r w:rsidR="005D186B">
        <w:t>IFTS ne peut pas se cumuler avec l'IAT</w:t>
      </w:r>
      <w:del w:id="311" w:author="Nicol, Fabrice" w:date="2017-09-19T17:28:00Z">
        <w:r w:rsidR="005D186B" w:rsidDel="0029589F">
          <w:delText>, mais,</w:delText>
        </w:r>
      </w:del>
      <w:ins w:id="312" w:author="Nicol, Fabrice" w:date="2017-09-19T17:28:00Z">
        <w:r w:rsidR="0029589F">
          <w:t> ;</w:t>
        </w:r>
      </w:ins>
      <w:r w:rsidR="005D186B">
        <w:t xml:space="preserve"> en revanche, elle peut se cumuler avec les IHTS, depuis le 21 novembre 2007. </w:t>
      </w:r>
    </w:p>
    <w:p w14:paraId="23843C72" w14:textId="4E238D08" w:rsidR="005D186B" w:rsidRDefault="00614772" w:rsidP="005D186B">
      <w:pPr>
        <w:pBdr>
          <w:top w:val="single" w:sz="4" w:space="1" w:color="auto"/>
          <w:left w:val="single" w:sz="4" w:space="4" w:color="auto"/>
          <w:bottom w:val="single" w:sz="4" w:space="1" w:color="auto"/>
          <w:right w:val="single" w:sz="4" w:space="4" w:color="auto"/>
        </w:pBdr>
      </w:pPr>
      <w:r>
        <w:t xml:space="preserve">- </w:t>
      </w:r>
      <w:r w:rsidR="005D186B">
        <w:t xml:space="preserve">L’IFTS ne peut pas se cumuler avec la prime de fonctions et de résultats </w:t>
      </w:r>
      <w:r>
        <w:t xml:space="preserve">(PFR) </w:t>
      </w:r>
      <w:r w:rsidR="005D186B">
        <w:t xml:space="preserve">prévue au décret. </w:t>
      </w:r>
    </w:p>
    <w:p w14:paraId="230F97E4" w14:textId="4F03C62B" w:rsidR="005D186B" w:rsidRDefault="00614772" w:rsidP="005D186B">
      <w:pPr>
        <w:pBdr>
          <w:top w:val="single" w:sz="4" w:space="1" w:color="auto"/>
          <w:left w:val="single" w:sz="4" w:space="4" w:color="auto"/>
          <w:bottom w:val="single" w:sz="4" w:space="1" w:color="auto"/>
          <w:right w:val="single" w:sz="4" w:space="4" w:color="auto"/>
        </w:pBdr>
      </w:pPr>
      <w:r>
        <w:t xml:space="preserve">- </w:t>
      </w:r>
      <w:r w:rsidR="005D186B">
        <w:t>L’</w:t>
      </w:r>
      <w:del w:id="313" w:author="Nicol, Fabrice" w:date="2017-09-19T17:29:00Z">
        <w:r w:rsidR="005D186B" w:rsidDel="0029589F">
          <w:delText>octroi de l’</w:delText>
        </w:r>
      </w:del>
      <w:r w:rsidR="005D186B">
        <w:t>IFTS n’est pas cumulable avec le régime indemnitaire tenant compte des fonctions, des sujétions, de l’expertise et de l’engagement professionnel (RIFSEEP)</w:t>
      </w:r>
      <w:ins w:id="314" w:author="Nicol, Fabrice" w:date="2017-09-19T17:29:00Z">
        <w:r w:rsidR="0029589F">
          <w:t>,</w:t>
        </w:r>
      </w:ins>
      <w:r w:rsidR="005D186B">
        <w:t xml:space="preserve"> qui est exclusif de toutes autres primes et indemnités liées aux fonctions et à la manière de servir.</w:t>
      </w:r>
    </w:p>
    <w:p w14:paraId="35D9C7F2" w14:textId="08D4CFC0" w:rsidR="00136C4F" w:rsidRDefault="00614772" w:rsidP="009F47F6">
      <w:pPr>
        <w:pBdr>
          <w:top w:val="single" w:sz="4" w:space="1" w:color="auto"/>
          <w:left w:val="single" w:sz="4" w:space="4" w:color="auto"/>
          <w:bottom w:val="single" w:sz="4" w:space="1" w:color="auto"/>
          <w:right w:val="single" w:sz="4" w:space="4" w:color="auto"/>
        </w:pBdr>
      </w:pPr>
      <w:r>
        <w:t xml:space="preserve">- </w:t>
      </w:r>
      <w:r w:rsidR="005D186B">
        <w:t>L’IFTS n’est pas cumulable avec un logement concédé par nécessité absolue de service.</w:t>
      </w:r>
    </w:p>
    <w:p w14:paraId="4F668308" w14:textId="0251B432" w:rsidR="00867ABF" w:rsidRDefault="00867ABF" w:rsidP="00FA59C0">
      <w:pPr>
        <w:rPr>
          <w:rFonts w:asciiTheme="majorHAnsi" w:hAnsiTheme="majorHAnsi" w:cstheme="majorHAnsi"/>
        </w:rPr>
      </w:pPr>
    </w:p>
    <w:p w14:paraId="137A9797" w14:textId="681BA81B" w:rsidR="00014F29" w:rsidRPr="00120C2A" w:rsidRDefault="00CE46A8" w:rsidP="004A2802">
      <w:pPr>
        <w:pStyle w:val="Paragraphedeliste"/>
        <w:numPr>
          <w:ilvl w:val="0"/>
          <w:numId w:val="49"/>
        </w:numPr>
        <w:rPr>
          <w:rFonts w:asciiTheme="majorHAnsi" w:hAnsiTheme="majorHAnsi" w:cstheme="majorHAnsi"/>
          <w:b/>
        </w:rPr>
      </w:pPr>
      <w:ins w:id="315" w:author="Nicol, Fabrice" w:date="2017-09-19T17:44:00Z">
        <w:r>
          <w:rPr>
            <w:rFonts w:asciiTheme="majorHAnsi" w:hAnsiTheme="majorHAnsi" w:cstheme="majorHAnsi"/>
            <w:b/>
          </w:rPr>
          <w:t xml:space="preserve">Le </w:t>
        </w:r>
      </w:ins>
      <w:del w:id="316" w:author="Nicol, Fabrice" w:date="2017-09-19T17:44:00Z">
        <w:r w:rsidR="00014F29" w:rsidRPr="00120C2A" w:rsidDel="00CE46A8">
          <w:rPr>
            <w:rFonts w:asciiTheme="majorHAnsi" w:hAnsiTheme="majorHAnsi" w:cstheme="majorHAnsi"/>
            <w:b/>
          </w:rPr>
          <w:delText>C</w:delText>
        </w:r>
      </w:del>
      <w:ins w:id="317" w:author="Nicol, Fabrice" w:date="2017-09-19T17:44:00Z">
        <w:r>
          <w:rPr>
            <w:rFonts w:asciiTheme="majorHAnsi" w:hAnsiTheme="majorHAnsi" w:cstheme="majorHAnsi"/>
            <w:b/>
          </w:rPr>
          <w:t>c</w:t>
        </w:r>
      </w:ins>
      <w:r w:rsidR="00014F29" w:rsidRPr="00120C2A">
        <w:rPr>
          <w:rFonts w:asciiTheme="majorHAnsi" w:hAnsiTheme="majorHAnsi" w:cstheme="majorHAnsi"/>
          <w:b/>
        </w:rPr>
        <w:t>ontrôle de l’IAT</w:t>
      </w:r>
    </w:p>
    <w:p w14:paraId="17C85ACE" w14:textId="77777777" w:rsidR="006D6EA6" w:rsidRDefault="006D6EA6" w:rsidP="00D16915">
      <w:pPr>
        <w:suppressAutoHyphens/>
        <w:spacing w:after="0"/>
        <w:rPr>
          <w:rFonts w:asciiTheme="majorHAnsi" w:hAnsiTheme="majorHAnsi" w:cstheme="majorHAnsi"/>
          <w:b/>
        </w:rPr>
      </w:pPr>
    </w:p>
    <w:p w14:paraId="7C505FBB" w14:textId="5F5852C4" w:rsidR="006D6EA6" w:rsidRPr="009F47F6" w:rsidRDefault="005069FE" w:rsidP="00D16915">
      <w:pPr>
        <w:suppressAutoHyphens/>
        <w:spacing w:after="0"/>
        <w:rPr>
          <w:rFonts w:asciiTheme="majorHAnsi" w:hAnsiTheme="majorHAnsi" w:cstheme="majorHAnsi"/>
          <w:b/>
          <w:u w:val="single"/>
        </w:rPr>
      </w:pPr>
      <w:r>
        <w:rPr>
          <w:rFonts w:asciiTheme="majorHAnsi" w:hAnsiTheme="majorHAnsi" w:cstheme="majorHAnsi"/>
          <w:b/>
          <w:u w:val="single"/>
        </w:rPr>
        <w:t>Application au logiciel</w:t>
      </w:r>
      <w:r w:rsidRPr="005069FE">
        <w:rPr>
          <w:rFonts w:asciiTheme="majorHAnsi" w:hAnsiTheme="majorHAnsi" w:cstheme="majorHAnsi"/>
        </w:rPr>
        <w:t> :</w:t>
      </w:r>
    </w:p>
    <w:p w14:paraId="7986AF32" w14:textId="77777777" w:rsidR="006D6EA6" w:rsidRDefault="006D6EA6" w:rsidP="00D16915">
      <w:pPr>
        <w:suppressAutoHyphens/>
        <w:spacing w:after="0"/>
        <w:rPr>
          <w:rFonts w:asciiTheme="majorHAnsi" w:hAnsiTheme="majorHAnsi" w:cstheme="majorHAnsi"/>
          <w:b/>
        </w:rPr>
      </w:pPr>
    </w:p>
    <w:p w14:paraId="0877C347" w14:textId="7DE1CABA" w:rsidR="005069FE" w:rsidRDefault="005069FE" w:rsidP="00D16915">
      <w:pPr>
        <w:suppressAutoHyphens/>
        <w:spacing w:after="0"/>
        <w:rPr>
          <w:rFonts w:asciiTheme="majorHAnsi" w:hAnsiTheme="majorHAnsi" w:cstheme="majorHAnsi"/>
        </w:rPr>
      </w:pPr>
      <w:r w:rsidRPr="00D16915">
        <w:rPr>
          <w:rFonts w:asciiTheme="majorHAnsi" w:hAnsiTheme="majorHAnsi" w:cstheme="majorHAnsi"/>
        </w:rPr>
        <w:t>Un lien hypertexte est créé vers la base de données CSV</w:t>
      </w:r>
      <w:r>
        <w:rPr>
          <w:rFonts w:asciiTheme="majorHAnsi" w:hAnsiTheme="majorHAnsi" w:cstheme="majorHAnsi"/>
        </w:rPr>
        <w:t xml:space="preserve"> « </w:t>
      </w:r>
      <w:r w:rsidRPr="00133DBA">
        <w:rPr>
          <w:rFonts w:asciiTheme="majorHAnsi" w:hAnsiTheme="majorHAnsi" w:cstheme="majorHAnsi"/>
        </w:rPr>
        <w:t>Cumul IAT et IFTS</w:t>
      </w:r>
      <w:r>
        <w:rPr>
          <w:rFonts w:asciiTheme="majorHAnsi" w:hAnsiTheme="majorHAnsi" w:cstheme="majorHAnsi"/>
        </w:rPr>
        <w:t> ». Le test</w:t>
      </w:r>
      <w:ins w:id="318" w:author="Nicol, Fabrice" w:date="2017-09-19T17:29:00Z">
        <w:r w:rsidR="0029589F">
          <w:rPr>
            <w:rFonts w:asciiTheme="majorHAnsi" w:hAnsiTheme="majorHAnsi" w:cstheme="majorHAnsi"/>
          </w:rPr>
          <w:t>,</w:t>
        </w:r>
      </w:ins>
      <w:r>
        <w:rPr>
          <w:rFonts w:asciiTheme="majorHAnsi" w:hAnsiTheme="majorHAnsi" w:cstheme="majorHAnsi"/>
        </w:rPr>
        <w:t xml:space="preserve"> </w:t>
      </w:r>
      <w:r w:rsidR="00133DBA" w:rsidRPr="00B460F6">
        <w:t>entièrement automatisé</w:t>
      </w:r>
      <w:ins w:id="319" w:author="Nicol, Fabrice" w:date="2017-09-19T17:29:00Z">
        <w:r w:rsidR="0029589F">
          <w:t>,</w:t>
        </w:r>
      </w:ins>
      <w:r w:rsidR="00133DBA">
        <w:t xml:space="preserve"> </w:t>
      </w:r>
      <w:r>
        <w:rPr>
          <w:rFonts w:asciiTheme="majorHAnsi" w:hAnsiTheme="majorHAnsi" w:cstheme="majorHAnsi"/>
        </w:rPr>
        <w:t xml:space="preserve">correspond au cumul de l’IAT et de l’IFTS. </w:t>
      </w:r>
    </w:p>
    <w:p w14:paraId="19F00403" w14:textId="6FEEF9EE" w:rsidR="00317D12" w:rsidRDefault="00317D12" w:rsidP="00D16915">
      <w:pPr>
        <w:suppressAutoHyphens/>
        <w:spacing w:after="0"/>
        <w:rPr>
          <w:rFonts w:asciiTheme="majorHAnsi" w:hAnsiTheme="majorHAnsi" w:cstheme="majorHAnsi"/>
        </w:rPr>
      </w:pPr>
      <w:r w:rsidRPr="00D16915">
        <w:rPr>
          <w:rFonts w:asciiTheme="majorHAnsi" w:hAnsiTheme="majorHAnsi" w:cstheme="majorHAnsi"/>
        </w:rPr>
        <w:t xml:space="preserve">Les cas d’IAT attribuée à des agents </w:t>
      </w:r>
      <w:r w:rsidRPr="00F10013">
        <w:rPr>
          <w:rFonts w:asciiTheme="majorHAnsi" w:hAnsiTheme="majorHAnsi" w:cstheme="majorHAnsi"/>
        </w:rPr>
        <w:t>« </w:t>
      </w:r>
      <w:ins w:id="320" w:author="Nicol, Fabrice" w:date="2017-09-19T17:44:00Z">
        <w:r w:rsidR="00CE46A8">
          <w:rPr>
            <w:rFonts w:asciiTheme="majorHAnsi" w:hAnsiTheme="majorHAnsi" w:cstheme="majorHAnsi"/>
          </w:rPr>
          <w:t>n</w:t>
        </w:r>
      </w:ins>
      <w:del w:id="321" w:author="Nicol, Fabrice" w:date="2017-09-19T17:44:00Z">
        <w:r w:rsidR="00907905" w:rsidRPr="00F10013" w:rsidDel="00CE46A8">
          <w:rPr>
            <w:rFonts w:asciiTheme="majorHAnsi" w:hAnsiTheme="majorHAnsi" w:cstheme="majorHAnsi"/>
          </w:rPr>
          <w:delText>N</w:delText>
        </w:r>
      </w:del>
      <w:r w:rsidRPr="00F10013">
        <w:rPr>
          <w:rFonts w:asciiTheme="majorHAnsi" w:hAnsiTheme="majorHAnsi" w:cstheme="majorHAnsi"/>
        </w:rPr>
        <w:t>on éligibles</w:t>
      </w:r>
      <w:r w:rsidRPr="00FC4A7B">
        <w:rPr>
          <w:rFonts w:asciiTheme="majorHAnsi" w:hAnsiTheme="majorHAnsi" w:cstheme="majorHAnsi"/>
        </w:rPr>
        <w:t> »,</w:t>
      </w:r>
      <w:r w:rsidRPr="00D16915">
        <w:rPr>
          <w:rFonts w:asciiTheme="majorHAnsi" w:hAnsiTheme="majorHAnsi" w:cstheme="majorHAnsi"/>
        </w:rPr>
        <w:t xml:space="preserve"> de catégorie B mais percevant un indice net majoré supérieur à 350 ou de catégorie A, sont automatiquement repérés. Un tableau accessible en lien </w:t>
      </w:r>
      <w:r w:rsidR="00F56260">
        <w:rPr>
          <w:rFonts w:asciiTheme="majorHAnsi" w:hAnsiTheme="majorHAnsi" w:cstheme="majorHAnsi"/>
        </w:rPr>
        <w:t xml:space="preserve">avec le rapport </w:t>
      </w:r>
      <w:r w:rsidRPr="00D16915">
        <w:rPr>
          <w:rFonts w:asciiTheme="majorHAnsi" w:hAnsiTheme="majorHAnsi" w:cstheme="majorHAnsi"/>
        </w:rPr>
        <w:t>recense les éventuels écarts à la réglementation.</w:t>
      </w:r>
    </w:p>
    <w:p w14:paraId="5C0F7D15" w14:textId="328F5AFD" w:rsidR="00317D12" w:rsidRPr="00126F22" w:rsidRDefault="00014F29" w:rsidP="005069FE">
      <w:pPr>
        <w:pStyle w:val="Titretableau"/>
      </w:pPr>
      <w:r>
        <w:t> </w:t>
      </w:r>
      <w:r w:rsidR="00234445">
        <w:t xml:space="preserve"> Liste des agents cumulant l’IAT et l’IFTS</w:t>
      </w:r>
    </w:p>
    <w:tbl>
      <w:tblPr>
        <w:tblW w:w="17363" w:type="dxa"/>
        <w:tblInd w:w="-8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30" w:type="dxa"/>
          <w:right w:w="30" w:type="dxa"/>
        </w:tblCellMar>
        <w:tblLook w:val="04A0" w:firstRow="1" w:lastRow="0" w:firstColumn="1" w:lastColumn="0" w:noHBand="0" w:noVBand="1"/>
      </w:tblPr>
      <w:tblGrid>
        <w:gridCol w:w="741"/>
        <w:gridCol w:w="734"/>
        <w:gridCol w:w="684"/>
        <w:gridCol w:w="562"/>
        <w:gridCol w:w="568"/>
        <w:gridCol w:w="568"/>
        <w:gridCol w:w="676"/>
        <w:gridCol w:w="684"/>
        <w:gridCol w:w="396"/>
        <w:gridCol w:w="1757"/>
        <w:gridCol w:w="1302"/>
        <w:gridCol w:w="922"/>
        <w:gridCol w:w="1165"/>
        <w:gridCol w:w="6604"/>
      </w:tblGrid>
      <w:tr w:rsidR="00D16915" w:rsidRPr="00FA59C0" w14:paraId="2ABD4926" w14:textId="77777777" w:rsidTr="00436E55">
        <w:trPr>
          <w:trHeight w:val="256"/>
        </w:trPr>
        <w:tc>
          <w:tcPr>
            <w:tcW w:w="741" w:type="dxa"/>
            <w:shd w:val="clear" w:color="auto" w:fill="auto"/>
            <w:vAlign w:val="bottom"/>
          </w:tcPr>
          <w:p w14:paraId="2735C6CB" w14:textId="77777777" w:rsidR="00D16915" w:rsidRPr="00126F22" w:rsidRDefault="00D16915" w:rsidP="00FA59C0">
            <w:pPr>
              <w:rPr>
                <w:rFonts w:asciiTheme="majorHAnsi" w:hAnsiTheme="majorHAnsi" w:cstheme="majorHAnsi"/>
                <w:sz w:val="14"/>
                <w:szCs w:val="14"/>
              </w:rPr>
            </w:pPr>
            <w:r w:rsidRPr="00126F22">
              <w:rPr>
                <w:rFonts w:asciiTheme="majorHAnsi" w:hAnsiTheme="majorHAnsi" w:cstheme="majorHAnsi"/>
                <w:sz w:val="14"/>
                <w:szCs w:val="14"/>
              </w:rPr>
              <w:t>Nom</w:t>
            </w:r>
          </w:p>
        </w:tc>
        <w:tc>
          <w:tcPr>
            <w:tcW w:w="734" w:type="dxa"/>
            <w:shd w:val="clear" w:color="auto" w:fill="auto"/>
            <w:vAlign w:val="bottom"/>
          </w:tcPr>
          <w:p w14:paraId="55182A71"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Matricule</w:t>
            </w:r>
          </w:p>
        </w:tc>
        <w:tc>
          <w:tcPr>
            <w:tcW w:w="684" w:type="dxa"/>
            <w:shd w:val="clear" w:color="auto" w:fill="auto"/>
            <w:vAlign w:val="bottom"/>
          </w:tcPr>
          <w:p w14:paraId="1B2122F2"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Année</w:t>
            </w:r>
          </w:p>
        </w:tc>
        <w:tc>
          <w:tcPr>
            <w:tcW w:w="562" w:type="dxa"/>
            <w:shd w:val="clear" w:color="auto" w:fill="auto"/>
            <w:vAlign w:val="bottom"/>
          </w:tcPr>
          <w:p w14:paraId="614654FC"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Mois</w:t>
            </w:r>
          </w:p>
        </w:tc>
        <w:tc>
          <w:tcPr>
            <w:tcW w:w="568" w:type="dxa"/>
          </w:tcPr>
          <w:p w14:paraId="60D8EA11" w14:textId="77777777" w:rsidR="00D16915" w:rsidRPr="00126F22" w:rsidRDefault="00D16915">
            <w:pPr>
              <w:rPr>
                <w:rFonts w:asciiTheme="majorHAnsi" w:hAnsiTheme="majorHAnsi" w:cstheme="majorHAnsi"/>
                <w:sz w:val="14"/>
                <w:szCs w:val="14"/>
              </w:rPr>
            </w:pPr>
          </w:p>
        </w:tc>
        <w:tc>
          <w:tcPr>
            <w:tcW w:w="568" w:type="dxa"/>
            <w:shd w:val="clear" w:color="auto" w:fill="auto"/>
            <w:vAlign w:val="bottom"/>
          </w:tcPr>
          <w:p w14:paraId="623734CA" w14:textId="7CE7BA09"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Code</w:t>
            </w:r>
          </w:p>
        </w:tc>
        <w:tc>
          <w:tcPr>
            <w:tcW w:w="676" w:type="dxa"/>
            <w:shd w:val="clear" w:color="auto" w:fill="auto"/>
            <w:vAlign w:val="bottom"/>
          </w:tcPr>
          <w:p w14:paraId="7AF12323"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Libellé</w:t>
            </w:r>
          </w:p>
        </w:tc>
        <w:tc>
          <w:tcPr>
            <w:tcW w:w="684" w:type="dxa"/>
            <w:shd w:val="clear" w:color="auto" w:fill="auto"/>
            <w:vAlign w:val="bottom"/>
          </w:tcPr>
          <w:p w14:paraId="0FDDFC4A"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Montant</w:t>
            </w:r>
          </w:p>
        </w:tc>
        <w:tc>
          <w:tcPr>
            <w:tcW w:w="396" w:type="dxa"/>
            <w:shd w:val="clear" w:color="auto" w:fill="auto"/>
            <w:vAlign w:val="bottom"/>
          </w:tcPr>
          <w:p w14:paraId="52245F0D"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Type</w:t>
            </w:r>
          </w:p>
        </w:tc>
        <w:tc>
          <w:tcPr>
            <w:tcW w:w="1757" w:type="dxa"/>
            <w:shd w:val="clear" w:color="auto" w:fill="auto"/>
            <w:vAlign w:val="bottom"/>
          </w:tcPr>
          <w:p w14:paraId="585F4A17"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Emploi</w:t>
            </w:r>
          </w:p>
        </w:tc>
        <w:tc>
          <w:tcPr>
            <w:tcW w:w="1302" w:type="dxa"/>
            <w:shd w:val="clear" w:color="auto" w:fill="auto"/>
            <w:vAlign w:val="bottom"/>
          </w:tcPr>
          <w:p w14:paraId="5AAA426C"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Grade</w:t>
            </w:r>
          </w:p>
        </w:tc>
        <w:tc>
          <w:tcPr>
            <w:tcW w:w="922" w:type="dxa"/>
            <w:shd w:val="clear" w:color="auto" w:fill="auto"/>
            <w:vAlign w:val="bottom"/>
          </w:tcPr>
          <w:p w14:paraId="50C322EB"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Indice</w:t>
            </w:r>
          </w:p>
        </w:tc>
        <w:tc>
          <w:tcPr>
            <w:tcW w:w="1165" w:type="dxa"/>
            <w:shd w:val="clear" w:color="auto" w:fill="auto"/>
            <w:vAlign w:val="bottom"/>
          </w:tcPr>
          <w:p w14:paraId="691F6A9C"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Statut</w:t>
            </w:r>
          </w:p>
        </w:tc>
        <w:tc>
          <w:tcPr>
            <w:tcW w:w="6604" w:type="dxa"/>
            <w:shd w:val="clear" w:color="auto" w:fill="auto"/>
            <w:vAlign w:val="bottom"/>
          </w:tcPr>
          <w:p w14:paraId="7549C952"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Catégorie</w:t>
            </w:r>
          </w:p>
        </w:tc>
      </w:tr>
      <w:tr w:rsidR="00D16915" w:rsidRPr="00FA59C0" w14:paraId="063338A5" w14:textId="77777777" w:rsidTr="00436E55">
        <w:trPr>
          <w:trHeight w:val="256"/>
        </w:trPr>
        <w:tc>
          <w:tcPr>
            <w:tcW w:w="741" w:type="dxa"/>
            <w:shd w:val="clear" w:color="auto" w:fill="auto"/>
            <w:vAlign w:val="bottom"/>
          </w:tcPr>
          <w:p w14:paraId="3AAC021C" w14:textId="77777777" w:rsidR="00D16915" w:rsidRPr="00126F22" w:rsidRDefault="00D16915" w:rsidP="00FA59C0">
            <w:pPr>
              <w:rPr>
                <w:rFonts w:asciiTheme="majorHAnsi" w:hAnsiTheme="majorHAnsi" w:cstheme="majorHAnsi"/>
                <w:sz w:val="16"/>
              </w:rPr>
            </w:pPr>
            <w:r w:rsidRPr="00126F22">
              <w:rPr>
                <w:rFonts w:asciiTheme="majorHAnsi" w:hAnsiTheme="majorHAnsi" w:cstheme="majorHAnsi"/>
                <w:sz w:val="16"/>
              </w:rPr>
              <w:t>…</w:t>
            </w:r>
          </w:p>
        </w:tc>
        <w:tc>
          <w:tcPr>
            <w:tcW w:w="734" w:type="dxa"/>
            <w:shd w:val="clear" w:color="auto" w:fill="auto"/>
            <w:vAlign w:val="bottom"/>
          </w:tcPr>
          <w:p w14:paraId="73D9B4B3" w14:textId="77777777" w:rsidR="00D16915" w:rsidRPr="00126F22" w:rsidRDefault="00D16915">
            <w:pPr>
              <w:rPr>
                <w:rFonts w:asciiTheme="majorHAnsi" w:hAnsiTheme="majorHAnsi" w:cstheme="majorHAnsi"/>
                <w:sz w:val="16"/>
              </w:rPr>
            </w:pPr>
            <w:r w:rsidRPr="00126F22">
              <w:rPr>
                <w:rFonts w:asciiTheme="majorHAnsi" w:hAnsiTheme="majorHAnsi" w:cstheme="majorHAnsi"/>
                <w:sz w:val="16"/>
              </w:rPr>
              <w:t>...</w:t>
            </w:r>
          </w:p>
        </w:tc>
        <w:tc>
          <w:tcPr>
            <w:tcW w:w="684" w:type="dxa"/>
            <w:shd w:val="clear" w:color="auto" w:fill="auto"/>
            <w:vAlign w:val="bottom"/>
          </w:tcPr>
          <w:p w14:paraId="01F630A4" w14:textId="77777777" w:rsidR="00D16915" w:rsidRPr="00126F22" w:rsidRDefault="00D16915">
            <w:pPr>
              <w:rPr>
                <w:rFonts w:asciiTheme="majorHAnsi" w:hAnsiTheme="majorHAnsi" w:cstheme="majorHAnsi"/>
                <w:sz w:val="16"/>
              </w:rPr>
            </w:pPr>
            <w:r w:rsidRPr="00126F22">
              <w:rPr>
                <w:rFonts w:asciiTheme="majorHAnsi" w:hAnsiTheme="majorHAnsi" w:cstheme="majorHAnsi"/>
                <w:sz w:val="16"/>
              </w:rPr>
              <w:t>2009</w:t>
            </w:r>
          </w:p>
        </w:tc>
        <w:tc>
          <w:tcPr>
            <w:tcW w:w="562" w:type="dxa"/>
            <w:shd w:val="clear" w:color="auto" w:fill="auto"/>
            <w:vAlign w:val="bottom"/>
          </w:tcPr>
          <w:p w14:paraId="5CB4AF8F" w14:textId="77777777" w:rsidR="00D16915" w:rsidRPr="00126F22" w:rsidRDefault="00D16915">
            <w:pPr>
              <w:rPr>
                <w:rFonts w:asciiTheme="majorHAnsi" w:hAnsiTheme="majorHAnsi" w:cstheme="majorHAnsi"/>
                <w:sz w:val="16"/>
              </w:rPr>
            </w:pPr>
            <w:r w:rsidRPr="00126F22">
              <w:rPr>
                <w:rFonts w:asciiTheme="majorHAnsi" w:hAnsiTheme="majorHAnsi" w:cstheme="majorHAnsi"/>
                <w:sz w:val="16"/>
              </w:rPr>
              <w:t>12</w:t>
            </w:r>
          </w:p>
        </w:tc>
        <w:tc>
          <w:tcPr>
            <w:tcW w:w="568" w:type="dxa"/>
          </w:tcPr>
          <w:p w14:paraId="7E9EAA54" w14:textId="77777777" w:rsidR="00D16915" w:rsidRPr="00126F22" w:rsidRDefault="00D16915">
            <w:pPr>
              <w:rPr>
                <w:rFonts w:asciiTheme="majorHAnsi" w:hAnsiTheme="majorHAnsi" w:cstheme="majorHAnsi"/>
                <w:sz w:val="16"/>
              </w:rPr>
            </w:pPr>
          </w:p>
        </w:tc>
        <w:tc>
          <w:tcPr>
            <w:tcW w:w="568" w:type="dxa"/>
            <w:shd w:val="clear" w:color="auto" w:fill="auto"/>
            <w:vAlign w:val="bottom"/>
          </w:tcPr>
          <w:p w14:paraId="1ABFF2B2" w14:textId="7C986D1B" w:rsidR="00D16915" w:rsidRPr="00126F22" w:rsidRDefault="00D16915">
            <w:pPr>
              <w:rPr>
                <w:rFonts w:asciiTheme="majorHAnsi" w:hAnsiTheme="majorHAnsi" w:cstheme="majorHAnsi"/>
                <w:sz w:val="16"/>
              </w:rPr>
            </w:pPr>
            <w:r w:rsidRPr="00126F22">
              <w:rPr>
                <w:rFonts w:asciiTheme="majorHAnsi" w:hAnsiTheme="majorHAnsi" w:cstheme="majorHAnsi"/>
                <w:sz w:val="16"/>
              </w:rPr>
              <w:t>502N</w:t>
            </w:r>
          </w:p>
        </w:tc>
        <w:tc>
          <w:tcPr>
            <w:tcW w:w="676" w:type="dxa"/>
            <w:shd w:val="clear" w:color="auto" w:fill="auto"/>
            <w:vAlign w:val="bottom"/>
          </w:tcPr>
          <w:p w14:paraId="50CE56CD"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I.F.T.S.</w:t>
            </w:r>
          </w:p>
        </w:tc>
        <w:tc>
          <w:tcPr>
            <w:tcW w:w="684" w:type="dxa"/>
            <w:shd w:val="clear" w:color="auto" w:fill="auto"/>
            <w:vAlign w:val="bottom"/>
          </w:tcPr>
          <w:p w14:paraId="16E4E2E6"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96,4</w:t>
            </w:r>
          </w:p>
        </w:tc>
        <w:tc>
          <w:tcPr>
            <w:tcW w:w="396" w:type="dxa"/>
            <w:shd w:val="clear" w:color="auto" w:fill="auto"/>
            <w:vAlign w:val="bottom"/>
          </w:tcPr>
          <w:p w14:paraId="65E13EA9"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I</w:t>
            </w:r>
          </w:p>
        </w:tc>
        <w:tc>
          <w:tcPr>
            <w:tcW w:w="1757" w:type="dxa"/>
            <w:shd w:val="clear" w:color="auto" w:fill="auto"/>
            <w:vAlign w:val="bottom"/>
          </w:tcPr>
          <w:p w14:paraId="0D2DC093"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CHARGE DU BUDGET</w:t>
            </w:r>
          </w:p>
        </w:tc>
        <w:tc>
          <w:tcPr>
            <w:tcW w:w="1302" w:type="dxa"/>
            <w:shd w:val="clear" w:color="auto" w:fill="auto"/>
            <w:vAlign w:val="bottom"/>
          </w:tcPr>
          <w:p w14:paraId="2F417F73"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REDACTEUR TERRITORIAL</w:t>
            </w:r>
          </w:p>
        </w:tc>
        <w:tc>
          <w:tcPr>
            <w:tcW w:w="922" w:type="dxa"/>
            <w:shd w:val="clear" w:color="auto" w:fill="auto"/>
            <w:vAlign w:val="bottom"/>
          </w:tcPr>
          <w:p w14:paraId="7EC33385"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352</w:t>
            </w:r>
          </w:p>
        </w:tc>
        <w:tc>
          <w:tcPr>
            <w:tcW w:w="1165" w:type="dxa"/>
            <w:shd w:val="clear" w:color="auto" w:fill="auto"/>
            <w:vAlign w:val="bottom"/>
          </w:tcPr>
          <w:p w14:paraId="219C5FDE"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TITULAIRE</w:t>
            </w:r>
          </w:p>
        </w:tc>
        <w:tc>
          <w:tcPr>
            <w:tcW w:w="6604" w:type="dxa"/>
            <w:shd w:val="clear" w:color="auto" w:fill="auto"/>
            <w:vAlign w:val="bottom"/>
          </w:tcPr>
          <w:p w14:paraId="07168684"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B</w:t>
            </w:r>
          </w:p>
        </w:tc>
      </w:tr>
      <w:tr w:rsidR="00D16915" w:rsidRPr="00FA59C0" w14:paraId="5AC2D4B2" w14:textId="77777777" w:rsidTr="00436E55">
        <w:trPr>
          <w:trHeight w:val="256"/>
        </w:trPr>
        <w:tc>
          <w:tcPr>
            <w:tcW w:w="741" w:type="dxa"/>
            <w:shd w:val="clear" w:color="auto" w:fill="auto"/>
            <w:vAlign w:val="bottom"/>
          </w:tcPr>
          <w:p w14:paraId="7610B860" w14:textId="77777777" w:rsidR="00D16915" w:rsidRPr="00126F22" w:rsidRDefault="00D16915" w:rsidP="00FA59C0">
            <w:pPr>
              <w:rPr>
                <w:rFonts w:asciiTheme="majorHAnsi" w:hAnsiTheme="majorHAnsi" w:cstheme="majorHAnsi"/>
                <w:sz w:val="16"/>
              </w:rPr>
            </w:pPr>
          </w:p>
        </w:tc>
        <w:tc>
          <w:tcPr>
            <w:tcW w:w="734" w:type="dxa"/>
            <w:shd w:val="clear" w:color="auto" w:fill="auto"/>
            <w:vAlign w:val="bottom"/>
          </w:tcPr>
          <w:p w14:paraId="7A7E420B" w14:textId="77777777" w:rsidR="00D16915" w:rsidRPr="00126F22" w:rsidRDefault="00D16915">
            <w:pPr>
              <w:rPr>
                <w:rFonts w:asciiTheme="majorHAnsi" w:hAnsiTheme="majorHAnsi" w:cstheme="majorHAnsi"/>
                <w:sz w:val="16"/>
              </w:rPr>
            </w:pPr>
          </w:p>
        </w:tc>
        <w:tc>
          <w:tcPr>
            <w:tcW w:w="684" w:type="dxa"/>
            <w:shd w:val="clear" w:color="auto" w:fill="auto"/>
            <w:vAlign w:val="bottom"/>
          </w:tcPr>
          <w:p w14:paraId="58B893E9" w14:textId="77777777" w:rsidR="00D16915" w:rsidRPr="00126F22" w:rsidRDefault="00D16915">
            <w:pPr>
              <w:rPr>
                <w:rFonts w:asciiTheme="majorHAnsi" w:hAnsiTheme="majorHAnsi" w:cstheme="majorHAnsi"/>
                <w:sz w:val="16"/>
              </w:rPr>
            </w:pPr>
            <w:r w:rsidRPr="00126F22">
              <w:rPr>
                <w:rFonts w:asciiTheme="majorHAnsi" w:hAnsiTheme="majorHAnsi" w:cstheme="majorHAnsi"/>
                <w:sz w:val="16"/>
              </w:rPr>
              <w:t>2009</w:t>
            </w:r>
          </w:p>
        </w:tc>
        <w:tc>
          <w:tcPr>
            <w:tcW w:w="562" w:type="dxa"/>
            <w:shd w:val="clear" w:color="auto" w:fill="auto"/>
            <w:vAlign w:val="bottom"/>
          </w:tcPr>
          <w:p w14:paraId="3C0F2B7C" w14:textId="77777777" w:rsidR="00D16915" w:rsidRPr="00126F22" w:rsidRDefault="00D16915">
            <w:pPr>
              <w:rPr>
                <w:rFonts w:asciiTheme="majorHAnsi" w:hAnsiTheme="majorHAnsi" w:cstheme="majorHAnsi"/>
                <w:sz w:val="16"/>
              </w:rPr>
            </w:pPr>
            <w:r w:rsidRPr="00126F22">
              <w:rPr>
                <w:rFonts w:asciiTheme="majorHAnsi" w:hAnsiTheme="majorHAnsi" w:cstheme="majorHAnsi"/>
                <w:sz w:val="16"/>
              </w:rPr>
              <w:t>12</w:t>
            </w:r>
          </w:p>
        </w:tc>
        <w:tc>
          <w:tcPr>
            <w:tcW w:w="568" w:type="dxa"/>
          </w:tcPr>
          <w:p w14:paraId="22017149" w14:textId="77777777" w:rsidR="00D16915" w:rsidRPr="00126F22" w:rsidRDefault="00D16915">
            <w:pPr>
              <w:rPr>
                <w:rFonts w:asciiTheme="majorHAnsi" w:hAnsiTheme="majorHAnsi" w:cstheme="majorHAnsi"/>
                <w:sz w:val="16"/>
              </w:rPr>
            </w:pPr>
          </w:p>
        </w:tc>
        <w:tc>
          <w:tcPr>
            <w:tcW w:w="568" w:type="dxa"/>
            <w:shd w:val="clear" w:color="auto" w:fill="auto"/>
            <w:vAlign w:val="bottom"/>
          </w:tcPr>
          <w:p w14:paraId="2D0405B8" w14:textId="27F94CBB" w:rsidR="00D16915" w:rsidRPr="00126F22" w:rsidRDefault="00D16915">
            <w:pPr>
              <w:rPr>
                <w:rFonts w:asciiTheme="majorHAnsi" w:hAnsiTheme="majorHAnsi" w:cstheme="majorHAnsi"/>
                <w:sz w:val="16"/>
              </w:rPr>
            </w:pPr>
            <w:r w:rsidRPr="00126F22">
              <w:rPr>
                <w:rFonts w:asciiTheme="majorHAnsi" w:hAnsiTheme="majorHAnsi" w:cstheme="majorHAnsi"/>
                <w:sz w:val="16"/>
              </w:rPr>
              <w:t>503N</w:t>
            </w:r>
          </w:p>
        </w:tc>
        <w:tc>
          <w:tcPr>
            <w:tcW w:w="676" w:type="dxa"/>
            <w:shd w:val="clear" w:color="auto" w:fill="auto"/>
            <w:vAlign w:val="bottom"/>
          </w:tcPr>
          <w:p w14:paraId="0E5C3D3D"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I.A.T.</w:t>
            </w:r>
          </w:p>
        </w:tc>
        <w:tc>
          <w:tcPr>
            <w:tcW w:w="684" w:type="dxa"/>
            <w:shd w:val="clear" w:color="auto" w:fill="auto"/>
            <w:vAlign w:val="bottom"/>
          </w:tcPr>
          <w:p w14:paraId="03A5F507"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32,77</w:t>
            </w:r>
          </w:p>
        </w:tc>
        <w:tc>
          <w:tcPr>
            <w:tcW w:w="396" w:type="dxa"/>
            <w:shd w:val="clear" w:color="auto" w:fill="auto"/>
            <w:vAlign w:val="bottom"/>
          </w:tcPr>
          <w:p w14:paraId="10B5B2EF"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I</w:t>
            </w:r>
          </w:p>
        </w:tc>
        <w:tc>
          <w:tcPr>
            <w:tcW w:w="1757" w:type="dxa"/>
            <w:shd w:val="clear" w:color="auto" w:fill="auto"/>
            <w:vAlign w:val="bottom"/>
          </w:tcPr>
          <w:p w14:paraId="259E46CE"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CHARGE DU BUDGET</w:t>
            </w:r>
          </w:p>
        </w:tc>
        <w:tc>
          <w:tcPr>
            <w:tcW w:w="1302" w:type="dxa"/>
            <w:shd w:val="clear" w:color="auto" w:fill="auto"/>
            <w:vAlign w:val="bottom"/>
          </w:tcPr>
          <w:p w14:paraId="440F075B"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REDACTEUR TERRITORIAL</w:t>
            </w:r>
          </w:p>
        </w:tc>
        <w:tc>
          <w:tcPr>
            <w:tcW w:w="922" w:type="dxa"/>
            <w:shd w:val="clear" w:color="auto" w:fill="auto"/>
            <w:vAlign w:val="bottom"/>
          </w:tcPr>
          <w:p w14:paraId="0F9A0295"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352</w:t>
            </w:r>
          </w:p>
        </w:tc>
        <w:tc>
          <w:tcPr>
            <w:tcW w:w="1165" w:type="dxa"/>
            <w:shd w:val="clear" w:color="auto" w:fill="auto"/>
            <w:vAlign w:val="bottom"/>
          </w:tcPr>
          <w:p w14:paraId="2261BD69"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TITULAIRE</w:t>
            </w:r>
          </w:p>
        </w:tc>
        <w:tc>
          <w:tcPr>
            <w:tcW w:w="6604" w:type="dxa"/>
            <w:shd w:val="clear" w:color="auto" w:fill="auto"/>
            <w:vAlign w:val="bottom"/>
          </w:tcPr>
          <w:p w14:paraId="1AAC303A"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B</w:t>
            </w:r>
          </w:p>
        </w:tc>
      </w:tr>
      <w:tr w:rsidR="00D16915" w:rsidRPr="00FA59C0" w14:paraId="43B0BE11" w14:textId="77777777" w:rsidTr="00436E55">
        <w:trPr>
          <w:trHeight w:val="256"/>
        </w:trPr>
        <w:tc>
          <w:tcPr>
            <w:tcW w:w="741" w:type="dxa"/>
            <w:shd w:val="clear" w:color="auto" w:fill="auto"/>
            <w:vAlign w:val="bottom"/>
          </w:tcPr>
          <w:p w14:paraId="7F669045" w14:textId="77777777" w:rsidR="00D16915" w:rsidRPr="00126F22" w:rsidRDefault="00D16915" w:rsidP="00FA59C0">
            <w:pPr>
              <w:rPr>
                <w:rFonts w:asciiTheme="majorHAnsi" w:hAnsiTheme="majorHAnsi" w:cstheme="majorHAnsi"/>
                <w:sz w:val="16"/>
              </w:rPr>
            </w:pPr>
          </w:p>
        </w:tc>
        <w:tc>
          <w:tcPr>
            <w:tcW w:w="734" w:type="dxa"/>
            <w:shd w:val="clear" w:color="auto" w:fill="auto"/>
            <w:vAlign w:val="bottom"/>
          </w:tcPr>
          <w:p w14:paraId="1CB99E94" w14:textId="77777777" w:rsidR="00D16915" w:rsidRPr="00126F22" w:rsidRDefault="00D16915">
            <w:pPr>
              <w:rPr>
                <w:rFonts w:asciiTheme="majorHAnsi" w:hAnsiTheme="majorHAnsi" w:cstheme="majorHAnsi"/>
                <w:sz w:val="16"/>
              </w:rPr>
            </w:pPr>
          </w:p>
        </w:tc>
        <w:tc>
          <w:tcPr>
            <w:tcW w:w="684" w:type="dxa"/>
            <w:shd w:val="clear" w:color="auto" w:fill="auto"/>
            <w:vAlign w:val="bottom"/>
          </w:tcPr>
          <w:p w14:paraId="180562D1" w14:textId="77777777" w:rsidR="00D16915" w:rsidRPr="00126F22" w:rsidRDefault="00D16915">
            <w:pPr>
              <w:rPr>
                <w:rFonts w:asciiTheme="majorHAnsi" w:hAnsiTheme="majorHAnsi" w:cstheme="majorHAnsi"/>
                <w:sz w:val="16"/>
              </w:rPr>
            </w:pPr>
            <w:r w:rsidRPr="00126F22">
              <w:rPr>
                <w:rFonts w:asciiTheme="majorHAnsi" w:hAnsiTheme="majorHAnsi" w:cstheme="majorHAnsi"/>
                <w:sz w:val="16"/>
              </w:rPr>
              <w:t>2010</w:t>
            </w:r>
          </w:p>
        </w:tc>
        <w:tc>
          <w:tcPr>
            <w:tcW w:w="562" w:type="dxa"/>
            <w:shd w:val="clear" w:color="auto" w:fill="auto"/>
            <w:vAlign w:val="bottom"/>
          </w:tcPr>
          <w:p w14:paraId="21ACB79B" w14:textId="77777777" w:rsidR="00D16915" w:rsidRPr="00126F22" w:rsidRDefault="00D16915">
            <w:pPr>
              <w:rPr>
                <w:rFonts w:asciiTheme="majorHAnsi" w:hAnsiTheme="majorHAnsi" w:cstheme="majorHAnsi"/>
                <w:sz w:val="16"/>
              </w:rPr>
            </w:pPr>
            <w:r w:rsidRPr="00126F22">
              <w:rPr>
                <w:rFonts w:asciiTheme="majorHAnsi" w:hAnsiTheme="majorHAnsi" w:cstheme="majorHAnsi"/>
                <w:sz w:val="16"/>
              </w:rPr>
              <w:t>7</w:t>
            </w:r>
          </w:p>
        </w:tc>
        <w:tc>
          <w:tcPr>
            <w:tcW w:w="568" w:type="dxa"/>
          </w:tcPr>
          <w:p w14:paraId="099800A5" w14:textId="77777777" w:rsidR="00D16915" w:rsidRPr="00126F22" w:rsidRDefault="00D16915">
            <w:pPr>
              <w:rPr>
                <w:rFonts w:asciiTheme="majorHAnsi" w:hAnsiTheme="majorHAnsi" w:cstheme="majorHAnsi"/>
                <w:sz w:val="16"/>
              </w:rPr>
            </w:pPr>
          </w:p>
        </w:tc>
        <w:tc>
          <w:tcPr>
            <w:tcW w:w="568" w:type="dxa"/>
            <w:shd w:val="clear" w:color="auto" w:fill="auto"/>
            <w:vAlign w:val="bottom"/>
          </w:tcPr>
          <w:p w14:paraId="7A0C7A50" w14:textId="2C63BEB5" w:rsidR="00D16915" w:rsidRPr="00126F22" w:rsidRDefault="00D16915">
            <w:pPr>
              <w:rPr>
                <w:rFonts w:asciiTheme="majorHAnsi" w:hAnsiTheme="majorHAnsi" w:cstheme="majorHAnsi"/>
                <w:sz w:val="16"/>
              </w:rPr>
            </w:pPr>
            <w:r w:rsidRPr="00126F22">
              <w:rPr>
                <w:rFonts w:asciiTheme="majorHAnsi" w:hAnsiTheme="majorHAnsi" w:cstheme="majorHAnsi"/>
                <w:sz w:val="16"/>
              </w:rPr>
              <w:t>502N</w:t>
            </w:r>
          </w:p>
        </w:tc>
        <w:tc>
          <w:tcPr>
            <w:tcW w:w="676" w:type="dxa"/>
            <w:shd w:val="clear" w:color="auto" w:fill="auto"/>
            <w:vAlign w:val="bottom"/>
          </w:tcPr>
          <w:p w14:paraId="4BBD5A6E"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I.F.T.S.</w:t>
            </w:r>
          </w:p>
        </w:tc>
        <w:tc>
          <w:tcPr>
            <w:tcW w:w="684" w:type="dxa"/>
            <w:shd w:val="clear" w:color="auto" w:fill="auto"/>
            <w:vAlign w:val="bottom"/>
          </w:tcPr>
          <w:p w14:paraId="3A43021B"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116,26</w:t>
            </w:r>
          </w:p>
        </w:tc>
        <w:tc>
          <w:tcPr>
            <w:tcW w:w="396" w:type="dxa"/>
            <w:shd w:val="clear" w:color="auto" w:fill="auto"/>
            <w:vAlign w:val="bottom"/>
          </w:tcPr>
          <w:p w14:paraId="37B49EF9"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I</w:t>
            </w:r>
          </w:p>
        </w:tc>
        <w:tc>
          <w:tcPr>
            <w:tcW w:w="1757" w:type="dxa"/>
            <w:shd w:val="clear" w:color="auto" w:fill="auto"/>
            <w:vAlign w:val="bottom"/>
          </w:tcPr>
          <w:p w14:paraId="27439624"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ASSISTANTE REDACTION INTERNET</w:t>
            </w:r>
          </w:p>
        </w:tc>
        <w:tc>
          <w:tcPr>
            <w:tcW w:w="1302" w:type="dxa"/>
            <w:shd w:val="clear" w:color="auto" w:fill="auto"/>
            <w:vAlign w:val="bottom"/>
          </w:tcPr>
          <w:p w14:paraId="66E3BB31"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REDACTEUR TERRITORIAL</w:t>
            </w:r>
          </w:p>
        </w:tc>
        <w:tc>
          <w:tcPr>
            <w:tcW w:w="922" w:type="dxa"/>
            <w:shd w:val="clear" w:color="auto" w:fill="auto"/>
            <w:vAlign w:val="bottom"/>
          </w:tcPr>
          <w:p w14:paraId="49913804"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362</w:t>
            </w:r>
          </w:p>
        </w:tc>
        <w:tc>
          <w:tcPr>
            <w:tcW w:w="1165" w:type="dxa"/>
            <w:shd w:val="clear" w:color="auto" w:fill="auto"/>
            <w:vAlign w:val="bottom"/>
          </w:tcPr>
          <w:p w14:paraId="631EDCE6"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TITULAIRE</w:t>
            </w:r>
          </w:p>
        </w:tc>
        <w:tc>
          <w:tcPr>
            <w:tcW w:w="6604" w:type="dxa"/>
            <w:shd w:val="clear" w:color="auto" w:fill="auto"/>
            <w:vAlign w:val="bottom"/>
          </w:tcPr>
          <w:p w14:paraId="320D4F87"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B</w:t>
            </w:r>
          </w:p>
        </w:tc>
      </w:tr>
      <w:tr w:rsidR="00D16915" w:rsidRPr="00FA59C0" w14:paraId="62B4684C" w14:textId="77777777" w:rsidTr="00436E55">
        <w:trPr>
          <w:trHeight w:val="256"/>
        </w:trPr>
        <w:tc>
          <w:tcPr>
            <w:tcW w:w="741" w:type="dxa"/>
            <w:shd w:val="clear" w:color="auto" w:fill="auto"/>
            <w:vAlign w:val="bottom"/>
          </w:tcPr>
          <w:p w14:paraId="6E786BB6" w14:textId="77777777" w:rsidR="00D16915" w:rsidRPr="00126F22" w:rsidRDefault="00D16915" w:rsidP="00FA59C0">
            <w:pPr>
              <w:rPr>
                <w:rFonts w:asciiTheme="majorHAnsi" w:hAnsiTheme="majorHAnsi" w:cstheme="majorHAnsi"/>
                <w:sz w:val="16"/>
              </w:rPr>
            </w:pPr>
          </w:p>
        </w:tc>
        <w:tc>
          <w:tcPr>
            <w:tcW w:w="734" w:type="dxa"/>
            <w:shd w:val="clear" w:color="auto" w:fill="auto"/>
            <w:vAlign w:val="bottom"/>
          </w:tcPr>
          <w:p w14:paraId="1CC927A5" w14:textId="77777777" w:rsidR="00D16915" w:rsidRPr="00126F22" w:rsidRDefault="00D16915">
            <w:pPr>
              <w:rPr>
                <w:rFonts w:asciiTheme="majorHAnsi" w:hAnsiTheme="majorHAnsi" w:cstheme="majorHAnsi"/>
                <w:sz w:val="16"/>
              </w:rPr>
            </w:pPr>
          </w:p>
        </w:tc>
        <w:tc>
          <w:tcPr>
            <w:tcW w:w="684" w:type="dxa"/>
            <w:shd w:val="clear" w:color="auto" w:fill="auto"/>
            <w:vAlign w:val="bottom"/>
          </w:tcPr>
          <w:p w14:paraId="6C02A899" w14:textId="77777777" w:rsidR="00D16915" w:rsidRPr="00126F22" w:rsidRDefault="00D16915">
            <w:pPr>
              <w:rPr>
                <w:rFonts w:asciiTheme="majorHAnsi" w:hAnsiTheme="majorHAnsi" w:cstheme="majorHAnsi"/>
                <w:sz w:val="16"/>
              </w:rPr>
            </w:pPr>
            <w:r w:rsidRPr="00126F22">
              <w:rPr>
                <w:rFonts w:asciiTheme="majorHAnsi" w:hAnsiTheme="majorHAnsi" w:cstheme="majorHAnsi"/>
                <w:sz w:val="16"/>
              </w:rPr>
              <w:t>2010</w:t>
            </w:r>
          </w:p>
        </w:tc>
        <w:tc>
          <w:tcPr>
            <w:tcW w:w="562" w:type="dxa"/>
            <w:shd w:val="clear" w:color="auto" w:fill="auto"/>
            <w:vAlign w:val="bottom"/>
          </w:tcPr>
          <w:p w14:paraId="3D0AF69C" w14:textId="77777777" w:rsidR="00D16915" w:rsidRPr="00126F22" w:rsidRDefault="00D16915">
            <w:pPr>
              <w:rPr>
                <w:rFonts w:asciiTheme="majorHAnsi" w:hAnsiTheme="majorHAnsi" w:cstheme="majorHAnsi"/>
                <w:sz w:val="16"/>
              </w:rPr>
            </w:pPr>
            <w:r w:rsidRPr="00126F22">
              <w:rPr>
                <w:rFonts w:asciiTheme="majorHAnsi" w:hAnsiTheme="majorHAnsi" w:cstheme="majorHAnsi"/>
                <w:sz w:val="16"/>
              </w:rPr>
              <w:t>7</w:t>
            </w:r>
          </w:p>
        </w:tc>
        <w:tc>
          <w:tcPr>
            <w:tcW w:w="568" w:type="dxa"/>
          </w:tcPr>
          <w:p w14:paraId="48213DB0" w14:textId="77777777" w:rsidR="00D16915" w:rsidRPr="00126F22" w:rsidRDefault="00D16915">
            <w:pPr>
              <w:rPr>
                <w:rFonts w:asciiTheme="majorHAnsi" w:hAnsiTheme="majorHAnsi" w:cstheme="majorHAnsi"/>
                <w:sz w:val="16"/>
              </w:rPr>
            </w:pPr>
          </w:p>
        </w:tc>
        <w:tc>
          <w:tcPr>
            <w:tcW w:w="568" w:type="dxa"/>
            <w:shd w:val="clear" w:color="auto" w:fill="auto"/>
            <w:vAlign w:val="bottom"/>
          </w:tcPr>
          <w:p w14:paraId="68A3906B" w14:textId="275D7A15" w:rsidR="00D16915" w:rsidRPr="00126F22" w:rsidRDefault="00D16915">
            <w:pPr>
              <w:rPr>
                <w:rFonts w:asciiTheme="majorHAnsi" w:hAnsiTheme="majorHAnsi" w:cstheme="majorHAnsi"/>
                <w:sz w:val="16"/>
              </w:rPr>
            </w:pPr>
            <w:r w:rsidRPr="00126F22">
              <w:rPr>
                <w:rFonts w:asciiTheme="majorHAnsi" w:hAnsiTheme="majorHAnsi" w:cstheme="majorHAnsi"/>
                <w:sz w:val="16"/>
              </w:rPr>
              <w:t>503N</w:t>
            </w:r>
          </w:p>
        </w:tc>
        <w:tc>
          <w:tcPr>
            <w:tcW w:w="676" w:type="dxa"/>
            <w:shd w:val="clear" w:color="auto" w:fill="auto"/>
            <w:vAlign w:val="bottom"/>
          </w:tcPr>
          <w:p w14:paraId="65E8393A"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I.A.T.</w:t>
            </w:r>
          </w:p>
        </w:tc>
        <w:tc>
          <w:tcPr>
            <w:tcW w:w="684" w:type="dxa"/>
            <w:shd w:val="clear" w:color="auto" w:fill="auto"/>
            <w:vAlign w:val="bottom"/>
          </w:tcPr>
          <w:p w14:paraId="18E8568A"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5,64</w:t>
            </w:r>
          </w:p>
        </w:tc>
        <w:tc>
          <w:tcPr>
            <w:tcW w:w="396" w:type="dxa"/>
            <w:shd w:val="clear" w:color="auto" w:fill="auto"/>
            <w:vAlign w:val="bottom"/>
          </w:tcPr>
          <w:p w14:paraId="244CB843"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I</w:t>
            </w:r>
          </w:p>
        </w:tc>
        <w:tc>
          <w:tcPr>
            <w:tcW w:w="1757" w:type="dxa"/>
            <w:shd w:val="clear" w:color="auto" w:fill="auto"/>
            <w:vAlign w:val="bottom"/>
          </w:tcPr>
          <w:p w14:paraId="2E45AACC"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ASSISTANTE REDACTION INTERNET</w:t>
            </w:r>
          </w:p>
        </w:tc>
        <w:tc>
          <w:tcPr>
            <w:tcW w:w="1302" w:type="dxa"/>
            <w:shd w:val="clear" w:color="auto" w:fill="auto"/>
            <w:vAlign w:val="bottom"/>
          </w:tcPr>
          <w:p w14:paraId="41B62063"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REDACTEUR TERRITORIAL</w:t>
            </w:r>
          </w:p>
        </w:tc>
        <w:tc>
          <w:tcPr>
            <w:tcW w:w="922" w:type="dxa"/>
            <w:shd w:val="clear" w:color="auto" w:fill="auto"/>
            <w:vAlign w:val="bottom"/>
          </w:tcPr>
          <w:p w14:paraId="03054C5C"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362</w:t>
            </w:r>
          </w:p>
        </w:tc>
        <w:tc>
          <w:tcPr>
            <w:tcW w:w="1165" w:type="dxa"/>
            <w:shd w:val="clear" w:color="auto" w:fill="auto"/>
            <w:vAlign w:val="bottom"/>
          </w:tcPr>
          <w:p w14:paraId="7D4F2974"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TITULAIRE</w:t>
            </w:r>
          </w:p>
        </w:tc>
        <w:tc>
          <w:tcPr>
            <w:tcW w:w="6604" w:type="dxa"/>
            <w:shd w:val="clear" w:color="auto" w:fill="auto"/>
            <w:vAlign w:val="bottom"/>
          </w:tcPr>
          <w:p w14:paraId="60F644A5"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B</w:t>
            </w:r>
          </w:p>
        </w:tc>
      </w:tr>
      <w:tr w:rsidR="00D16915" w:rsidRPr="00FA59C0" w14:paraId="47F365D3" w14:textId="77777777" w:rsidTr="00436E55">
        <w:trPr>
          <w:trHeight w:val="256"/>
        </w:trPr>
        <w:tc>
          <w:tcPr>
            <w:tcW w:w="741" w:type="dxa"/>
            <w:shd w:val="clear" w:color="auto" w:fill="auto"/>
            <w:vAlign w:val="bottom"/>
          </w:tcPr>
          <w:p w14:paraId="3E121D33" w14:textId="77777777" w:rsidR="00D16915" w:rsidRPr="00126F22" w:rsidRDefault="00D16915" w:rsidP="00FA59C0">
            <w:pPr>
              <w:rPr>
                <w:rFonts w:asciiTheme="majorHAnsi" w:hAnsiTheme="majorHAnsi" w:cstheme="majorHAnsi"/>
                <w:sz w:val="16"/>
              </w:rPr>
            </w:pPr>
          </w:p>
        </w:tc>
        <w:tc>
          <w:tcPr>
            <w:tcW w:w="734" w:type="dxa"/>
            <w:shd w:val="clear" w:color="auto" w:fill="auto"/>
            <w:vAlign w:val="bottom"/>
          </w:tcPr>
          <w:p w14:paraId="57F71574" w14:textId="77777777" w:rsidR="00D16915" w:rsidRPr="00126F22" w:rsidRDefault="00D16915">
            <w:pPr>
              <w:rPr>
                <w:rFonts w:asciiTheme="majorHAnsi" w:hAnsiTheme="majorHAnsi" w:cstheme="majorHAnsi"/>
                <w:sz w:val="16"/>
              </w:rPr>
            </w:pPr>
          </w:p>
        </w:tc>
        <w:tc>
          <w:tcPr>
            <w:tcW w:w="684" w:type="dxa"/>
            <w:shd w:val="clear" w:color="auto" w:fill="auto"/>
            <w:vAlign w:val="bottom"/>
          </w:tcPr>
          <w:p w14:paraId="3CFEDA82" w14:textId="77777777" w:rsidR="00D16915" w:rsidRPr="00126F22" w:rsidRDefault="00D16915">
            <w:pPr>
              <w:rPr>
                <w:rFonts w:asciiTheme="majorHAnsi" w:hAnsiTheme="majorHAnsi" w:cstheme="majorHAnsi"/>
                <w:sz w:val="16"/>
              </w:rPr>
            </w:pPr>
            <w:r w:rsidRPr="00126F22">
              <w:rPr>
                <w:rFonts w:asciiTheme="majorHAnsi" w:hAnsiTheme="majorHAnsi" w:cstheme="majorHAnsi"/>
                <w:sz w:val="16"/>
              </w:rPr>
              <w:t>2010</w:t>
            </w:r>
          </w:p>
        </w:tc>
        <w:tc>
          <w:tcPr>
            <w:tcW w:w="562" w:type="dxa"/>
            <w:shd w:val="clear" w:color="auto" w:fill="auto"/>
            <w:vAlign w:val="bottom"/>
          </w:tcPr>
          <w:p w14:paraId="18117F20" w14:textId="77777777" w:rsidR="00D16915" w:rsidRPr="00126F22" w:rsidRDefault="00D16915">
            <w:pPr>
              <w:rPr>
                <w:rFonts w:asciiTheme="majorHAnsi" w:hAnsiTheme="majorHAnsi" w:cstheme="majorHAnsi"/>
                <w:sz w:val="16"/>
              </w:rPr>
            </w:pPr>
            <w:r w:rsidRPr="00126F22">
              <w:rPr>
                <w:rFonts w:asciiTheme="majorHAnsi" w:hAnsiTheme="majorHAnsi" w:cstheme="majorHAnsi"/>
                <w:sz w:val="16"/>
              </w:rPr>
              <w:t>12</w:t>
            </w:r>
          </w:p>
        </w:tc>
        <w:tc>
          <w:tcPr>
            <w:tcW w:w="568" w:type="dxa"/>
          </w:tcPr>
          <w:p w14:paraId="790DE8F4" w14:textId="77777777" w:rsidR="00D16915" w:rsidRPr="00126F22" w:rsidRDefault="00D16915">
            <w:pPr>
              <w:rPr>
                <w:rFonts w:asciiTheme="majorHAnsi" w:hAnsiTheme="majorHAnsi" w:cstheme="majorHAnsi"/>
                <w:sz w:val="16"/>
              </w:rPr>
            </w:pPr>
          </w:p>
        </w:tc>
        <w:tc>
          <w:tcPr>
            <w:tcW w:w="568" w:type="dxa"/>
            <w:shd w:val="clear" w:color="auto" w:fill="auto"/>
            <w:vAlign w:val="bottom"/>
          </w:tcPr>
          <w:p w14:paraId="7246B68E" w14:textId="3E485C68" w:rsidR="00D16915" w:rsidRPr="00126F22" w:rsidRDefault="00D16915">
            <w:pPr>
              <w:rPr>
                <w:rFonts w:asciiTheme="majorHAnsi" w:hAnsiTheme="majorHAnsi" w:cstheme="majorHAnsi"/>
                <w:sz w:val="16"/>
              </w:rPr>
            </w:pPr>
            <w:r w:rsidRPr="00126F22">
              <w:rPr>
                <w:rFonts w:asciiTheme="majorHAnsi" w:hAnsiTheme="majorHAnsi" w:cstheme="majorHAnsi"/>
                <w:sz w:val="16"/>
              </w:rPr>
              <w:t>502N</w:t>
            </w:r>
          </w:p>
        </w:tc>
        <w:tc>
          <w:tcPr>
            <w:tcW w:w="676" w:type="dxa"/>
            <w:shd w:val="clear" w:color="auto" w:fill="auto"/>
            <w:vAlign w:val="bottom"/>
          </w:tcPr>
          <w:p w14:paraId="1DD64DD0"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I.F.T.S.</w:t>
            </w:r>
          </w:p>
        </w:tc>
        <w:tc>
          <w:tcPr>
            <w:tcW w:w="684" w:type="dxa"/>
            <w:shd w:val="clear" w:color="auto" w:fill="auto"/>
            <w:vAlign w:val="bottom"/>
          </w:tcPr>
          <w:p w14:paraId="4173F184"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53,98</w:t>
            </w:r>
          </w:p>
        </w:tc>
        <w:tc>
          <w:tcPr>
            <w:tcW w:w="396" w:type="dxa"/>
            <w:shd w:val="clear" w:color="auto" w:fill="auto"/>
            <w:vAlign w:val="bottom"/>
          </w:tcPr>
          <w:p w14:paraId="18051D56"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I</w:t>
            </w:r>
          </w:p>
        </w:tc>
        <w:tc>
          <w:tcPr>
            <w:tcW w:w="1757" w:type="dxa"/>
            <w:shd w:val="clear" w:color="auto" w:fill="auto"/>
            <w:vAlign w:val="bottom"/>
          </w:tcPr>
          <w:p w14:paraId="1743318E"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CHARGE ECONOMIE SOCIALE SOLIDA</w:t>
            </w:r>
          </w:p>
        </w:tc>
        <w:tc>
          <w:tcPr>
            <w:tcW w:w="1302" w:type="dxa"/>
            <w:shd w:val="clear" w:color="auto" w:fill="auto"/>
            <w:vAlign w:val="bottom"/>
          </w:tcPr>
          <w:p w14:paraId="07D0C8BD"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REDACTEUR TERRITORIAL</w:t>
            </w:r>
          </w:p>
        </w:tc>
        <w:tc>
          <w:tcPr>
            <w:tcW w:w="922" w:type="dxa"/>
            <w:shd w:val="clear" w:color="auto" w:fill="auto"/>
            <w:vAlign w:val="bottom"/>
          </w:tcPr>
          <w:p w14:paraId="6FB1BE51"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352</w:t>
            </w:r>
          </w:p>
        </w:tc>
        <w:tc>
          <w:tcPr>
            <w:tcW w:w="1165" w:type="dxa"/>
            <w:shd w:val="clear" w:color="auto" w:fill="auto"/>
            <w:vAlign w:val="bottom"/>
          </w:tcPr>
          <w:p w14:paraId="10DF2A75"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TITULAIRE</w:t>
            </w:r>
          </w:p>
        </w:tc>
        <w:tc>
          <w:tcPr>
            <w:tcW w:w="6604" w:type="dxa"/>
            <w:shd w:val="clear" w:color="auto" w:fill="auto"/>
            <w:vAlign w:val="bottom"/>
          </w:tcPr>
          <w:p w14:paraId="5C6C75E3"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B</w:t>
            </w:r>
          </w:p>
        </w:tc>
      </w:tr>
      <w:tr w:rsidR="00D16915" w:rsidRPr="00FA59C0" w14:paraId="560AAC0E" w14:textId="77777777" w:rsidTr="00436E55">
        <w:trPr>
          <w:trHeight w:val="256"/>
        </w:trPr>
        <w:tc>
          <w:tcPr>
            <w:tcW w:w="741" w:type="dxa"/>
            <w:shd w:val="clear" w:color="auto" w:fill="auto"/>
            <w:vAlign w:val="bottom"/>
          </w:tcPr>
          <w:p w14:paraId="5F9619C1" w14:textId="77777777" w:rsidR="00D16915" w:rsidRPr="00126F22" w:rsidRDefault="00D16915" w:rsidP="00FA59C0">
            <w:pPr>
              <w:rPr>
                <w:rFonts w:asciiTheme="majorHAnsi" w:hAnsiTheme="majorHAnsi" w:cstheme="majorHAnsi"/>
                <w:sz w:val="16"/>
              </w:rPr>
            </w:pPr>
          </w:p>
        </w:tc>
        <w:tc>
          <w:tcPr>
            <w:tcW w:w="734" w:type="dxa"/>
            <w:shd w:val="clear" w:color="auto" w:fill="auto"/>
            <w:vAlign w:val="bottom"/>
          </w:tcPr>
          <w:p w14:paraId="1C66F39B" w14:textId="77777777" w:rsidR="00D16915" w:rsidRPr="00126F22" w:rsidRDefault="00D16915">
            <w:pPr>
              <w:rPr>
                <w:rFonts w:asciiTheme="majorHAnsi" w:hAnsiTheme="majorHAnsi" w:cstheme="majorHAnsi"/>
                <w:sz w:val="16"/>
              </w:rPr>
            </w:pPr>
          </w:p>
        </w:tc>
        <w:tc>
          <w:tcPr>
            <w:tcW w:w="684" w:type="dxa"/>
            <w:shd w:val="clear" w:color="auto" w:fill="auto"/>
            <w:vAlign w:val="bottom"/>
          </w:tcPr>
          <w:p w14:paraId="349C49C4" w14:textId="77777777" w:rsidR="00D16915" w:rsidRPr="00126F22" w:rsidRDefault="00D16915">
            <w:pPr>
              <w:rPr>
                <w:rFonts w:asciiTheme="majorHAnsi" w:hAnsiTheme="majorHAnsi" w:cstheme="majorHAnsi"/>
                <w:sz w:val="16"/>
              </w:rPr>
            </w:pPr>
            <w:r w:rsidRPr="00126F22">
              <w:rPr>
                <w:rFonts w:asciiTheme="majorHAnsi" w:hAnsiTheme="majorHAnsi" w:cstheme="majorHAnsi"/>
                <w:sz w:val="16"/>
              </w:rPr>
              <w:t>2010</w:t>
            </w:r>
          </w:p>
        </w:tc>
        <w:tc>
          <w:tcPr>
            <w:tcW w:w="562" w:type="dxa"/>
            <w:shd w:val="clear" w:color="auto" w:fill="auto"/>
            <w:vAlign w:val="bottom"/>
          </w:tcPr>
          <w:p w14:paraId="6AC6B07A" w14:textId="77777777" w:rsidR="00D16915" w:rsidRPr="00126F22" w:rsidRDefault="00D16915">
            <w:pPr>
              <w:rPr>
                <w:rFonts w:asciiTheme="majorHAnsi" w:hAnsiTheme="majorHAnsi" w:cstheme="majorHAnsi"/>
                <w:sz w:val="16"/>
              </w:rPr>
            </w:pPr>
            <w:r w:rsidRPr="00126F22">
              <w:rPr>
                <w:rFonts w:asciiTheme="majorHAnsi" w:hAnsiTheme="majorHAnsi" w:cstheme="majorHAnsi"/>
                <w:sz w:val="16"/>
              </w:rPr>
              <w:t>12</w:t>
            </w:r>
          </w:p>
        </w:tc>
        <w:tc>
          <w:tcPr>
            <w:tcW w:w="568" w:type="dxa"/>
          </w:tcPr>
          <w:p w14:paraId="40710041" w14:textId="77777777" w:rsidR="00D16915" w:rsidRPr="00126F22" w:rsidRDefault="00D16915">
            <w:pPr>
              <w:rPr>
                <w:rFonts w:asciiTheme="majorHAnsi" w:hAnsiTheme="majorHAnsi" w:cstheme="majorHAnsi"/>
                <w:sz w:val="16"/>
              </w:rPr>
            </w:pPr>
          </w:p>
        </w:tc>
        <w:tc>
          <w:tcPr>
            <w:tcW w:w="568" w:type="dxa"/>
            <w:shd w:val="clear" w:color="auto" w:fill="auto"/>
            <w:vAlign w:val="bottom"/>
          </w:tcPr>
          <w:p w14:paraId="636D3513" w14:textId="25AEDD6A" w:rsidR="00D16915" w:rsidRPr="00126F22" w:rsidRDefault="00D16915">
            <w:pPr>
              <w:rPr>
                <w:rFonts w:asciiTheme="majorHAnsi" w:hAnsiTheme="majorHAnsi" w:cstheme="majorHAnsi"/>
                <w:sz w:val="16"/>
              </w:rPr>
            </w:pPr>
            <w:r w:rsidRPr="00126F22">
              <w:rPr>
                <w:rFonts w:asciiTheme="majorHAnsi" w:hAnsiTheme="majorHAnsi" w:cstheme="majorHAnsi"/>
                <w:sz w:val="16"/>
              </w:rPr>
              <w:t>503N</w:t>
            </w:r>
          </w:p>
        </w:tc>
        <w:tc>
          <w:tcPr>
            <w:tcW w:w="676" w:type="dxa"/>
            <w:shd w:val="clear" w:color="auto" w:fill="auto"/>
            <w:vAlign w:val="bottom"/>
          </w:tcPr>
          <w:p w14:paraId="6F9A045F"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I.A.T.</w:t>
            </w:r>
          </w:p>
        </w:tc>
        <w:tc>
          <w:tcPr>
            <w:tcW w:w="684" w:type="dxa"/>
            <w:shd w:val="clear" w:color="auto" w:fill="auto"/>
            <w:vAlign w:val="bottom"/>
          </w:tcPr>
          <w:p w14:paraId="02A6B4FD"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81,55</w:t>
            </w:r>
          </w:p>
        </w:tc>
        <w:tc>
          <w:tcPr>
            <w:tcW w:w="396" w:type="dxa"/>
            <w:shd w:val="clear" w:color="auto" w:fill="auto"/>
            <w:vAlign w:val="bottom"/>
          </w:tcPr>
          <w:p w14:paraId="507A06C8"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I</w:t>
            </w:r>
          </w:p>
        </w:tc>
        <w:tc>
          <w:tcPr>
            <w:tcW w:w="1757" w:type="dxa"/>
            <w:shd w:val="clear" w:color="auto" w:fill="auto"/>
            <w:vAlign w:val="bottom"/>
          </w:tcPr>
          <w:p w14:paraId="7462FB53"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CHARGE ECONOMIE SOCIALE SOLIDA</w:t>
            </w:r>
          </w:p>
        </w:tc>
        <w:tc>
          <w:tcPr>
            <w:tcW w:w="1302" w:type="dxa"/>
            <w:shd w:val="clear" w:color="auto" w:fill="auto"/>
            <w:vAlign w:val="bottom"/>
          </w:tcPr>
          <w:p w14:paraId="145099BD"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REDACTEUR TERRITORIAL</w:t>
            </w:r>
          </w:p>
        </w:tc>
        <w:tc>
          <w:tcPr>
            <w:tcW w:w="922" w:type="dxa"/>
            <w:shd w:val="clear" w:color="auto" w:fill="auto"/>
            <w:vAlign w:val="bottom"/>
          </w:tcPr>
          <w:p w14:paraId="7326A16D"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352</w:t>
            </w:r>
          </w:p>
        </w:tc>
        <w:tc>
          <w:tcPr>
            <w:tcW w:w="1165" w:type="dxa"/>
            <w:shd w:val="clear" w:color="auto" w:fill="auto"/>
            <w:vAlign w:val="bottom"/>
          </w:tcPr>
          <w:p w14:paraId="2C0BD486"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TITULAIRE</w:t>
            </w:r>
          </w:p>
        </w:tc>
        <w:tc>
          <w:tcPr>
            <w:tcW w:w="6604" w:type="dxa"/>
            <w:shd w:val="clear" w:color="auto" w:fill="auto"/>
            <w:vAlign w:val="bottom"/>
          </w:tcPr>
          <w:p w14:paraId="5CE4F152"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B</w:t>
            </w:r>
          </w:p>
        </w:tc>
      </w:tr>
      <w:tr w:rsidR="00D16915" w:rsidRPr="00FA59C0" w14:paraId="669FE49D" w14:textId="77777777" w:rsidTr="00436E55">
        <w:trPr>
          <w:trHeight w:val="256"/>
        </w:trPr>
        <w:tc>
          <w:tcPr>
            <w:tcW w:w="741" w:type="dxa"/>
            <w:shd w:val="clear" w:color="auto" w:fill="auto"/>
            <w:vAlign w:val="bottom"/>
          </w:tcPr>
          <w:p w14:paraId="72778A0C" w14:textId="77777777" w:rsidR="00D16915" w:rsidRPr="00126F22" w:rsidRDefault="00D16915" w:rsidP="00FA59C0">
            <w:pPr>
              <w:rPr>
                <w:rFonts w:asciiTheme="majorHAnsi" w:hAnsiTheme="majorHAnsi" w:cstheme="majorHAnsi"/>
                <w:sz w:val="16"/>
              </w:rPr>
            </w:pPr>
          </w:p>
        </w:tc>
        <w:tc>
          <w:tcPr>
            <w:tcW w:w="734" w:type="dxa"/>
            <w:shd w:val="clear" w:color="auto" w:fill="auto"/>
            <w:vAlign w:val="bottom"/>
          </w:tcPr>
          <w:p w14:paraId="6EF7DCF3" w14:textId="77777777" w:rsidR="00D16915" w:rsidRPr="00126F22" w:rsidRDefault="00D16915">
            <w:pPr>
              <w:rPr>
                <w:rFonts w:asciiTheme="majorHAnsi" w:hAnsiTheme="majorHAnsi" w:cstheme="majorHAnsi"/>
                <w:sz w:val="16"/>
              </w:rPr>
            </w:pPr>
          </w:p>
        </w:tc>
        <w:tc>
          <w:tcPr>
            <w:tcW w:w="684" w:type="dxa"/>
            <w:shd w:val="clear" w:color="auto" w:fill="auto"/>
            <w:vAlign w:val="bottom"/>
          </w:tcPr>
          <w:p w14:paraId="35E45A60" w14:textId="77777777" w:rsidR="00D16915" w:rsidRPr="00126F22" w:rsidRDefault="00D16915">
            <w:pPr>
              <w:rPr>
                <w:rFonts w:asciiTheme="majorHAnsi" w:hAnsiTheme="majorHAnsi" w:cstheme="majorHAnsi"/>
                <w:sz w:val="16"/>
              </w:rPr>
            </w:pPr>
            <w:r w:rsidRPr="00126F22">
              <w:rPr>
                <w:rFonts w:asciiTheme="majorHAnsi" w:hAnsiTheme="majorHAnsi" w:cstheme="majorHAnsi"/>
                <w:sz w:val="16"/>
              </w:rPr>
              <w:t>2010</w:t>
            </w:r>
          </w:p>
        </w:tc>
        <w:tc>
          <w:tcPr>
            <w:tcW w:w="562" w:type="dxa"/>
            <w:shd w:val="clear" w:color="auto" w:fill="auto"/>
            <w:vAlign w:val="bottom"/>
          </w:tcPr>
          <w:p w14:paraId="146BF7B5" w14:textId="77777777" w:rsidR="00D16915" w:rsidRPr="00126F22" w:rsidRDefault="00D16915">
            <w:pPr>
              <w:rPr>
                <w:rFonts w:asciiTheme="majorHAnsi" w:hAnsiTheme="majorHAnsi" w:cstheme="majorHAnsi"/>
                <w:sz w:val="16"/>
              </w:rPr>
            </w:pPr>
            <w:r w:rsidRPr="00126F22">
              <w:rPr>
                <w:rFonts w:asciiTheme="majorHAnsi" w:hAnsiTheme="majorHAnsi" w:cstheme="majorHAnsi"/>
                <w:sz w:val="16"/>
              </w:rPr>
              <w:t>12</w:t>
            </w:r>
          </w:p>
        </w:tc>
        <w:tc>
          <w:tcPr>
            <w:tcW w:w="568" w:type="dxa"/>
          </w:tcPr>
          <w:p w14:paraId="4F375430" w14:textId="77777777" w:rsidR="00D16915" w:rsidRPr="00126F22" w:rsidRDefault="00D16915">
            <w:pPr>
              <w:rPr>
                <w:rFonts w:asciiTheme="majorHAnsi" w:hAnsiTheme="majorHAnsi" w:cstheme="majorHAnsi"/>
                <w:sz w:val="16"/>
              </w:rPr>
            </w:pPr>
          </w:p>
        </w:tc>
        <w:tc>
          <w:tcPr>
            <w:tcW w:w="568" w:type="dxa"/>
            <w:shd w:val="clear" w:color="auto" w:fill="auto"/>
            <w:vAlign w:val="bottom"/>
          </w:tcPr>
          <w:p w14:paraId="0D0AA4A3" w14:textId="4A2381CC" w:rsidR="00D16915" w:rsidRPr="00126F22" w:rsidRDefault="00D16915">
            <w:pPr>
              <w:rPr>
                <w:rFonts w:asciiTheme="majorHAnsi" w:hAnsiTheme="majorHAnsi" w:cstheme="majorHAnsi"/>
                <w:sz w:val="16"/>
              </w:rPr>
            </w:pPr>
            <w:r w:rsidRPr="00126F22">
              <w:rPr>
                <w:rFonts w:asciiTheme="majorHAnsi" w:hAnsiTheme="majorHAnsi" w:cstheme="majorHAnsi"/>
                <w:sz w:val="16"/>
              </w:rPr>
              <w:t>502N</w:t>
            </w:r>
          </w:p>
        </w:tc>
        <w:tc>
          <w:tcPr>
            <w:tcW w:w="676" w:type="dxa"/>
            <w:shd w:val="clear" w:color="auto" w:fill="auto"/>
            <w:vAlign w:val="bottom"/>
          </w:tcPr>
          <w:p w14:paraId="6C5AB86F"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I.F.T.S.</w:t>
            </w:r>
          </w:p>
        </w:tc>
        <w:tc>
          <w:tcPr>
            <w:tcW w:w="684" w:type="dxa"/>
            <w:shd w:val="clear" w:color="auto" w:fill="auto"/>
            <w:vAlign w:val="bottom"/>
          </w:tcPr>
          <w:p w14:paraId="6F627581"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130,8</w:t>
            </w:r>
          </w:p>
        </w:tc>
        <w:tc>
          <w:tcPr>
            <w:tcW w:w="396" w:type="dxa"/>
            <w:shd w:val="clear" w:color="auto" w:fill="auto"/>
            <w:vAlign w:val="bottom"/>
          </w:tcPr>
          <w:p w14:paraId="2F42C762"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I</w:t>
            </w:r>
          </w:p>
        </w:tc>
        <w:tc>
          <w:tcPr>
            <w:tcW w:w="1757" w:type="dxa"/>
            <w:shd w:val="clear" w:color="auto" w:fill="auto"/>
            <w:vAlign w:val="bottom"/>
          </w:tcPr>
          <w:p w14:paraId="2FE7B546"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ASSISTANT GESTION SOCIALE</w:t>
            </w:r>
          </w:p>
        </w:tc>
        <w:tc>
          <w:tcPr>
            <w:tcW w:w="1302" w:type="dxa"/>
            <w:shd w:val="clear" w:color="auto" w:fill="auto"/>
            <w:vAlign w:val="bottom"/>
          </w:tcPr>
          <w:p w14:paraId="6721FA85"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REDACTEUR TERRITORIAL</w:t>
            </w:r>
          </w:p>
        </w:tc>
        <w:tc>
          <w:tcPr>
            <w:tcW w:w="922" w:type="dxa"/>
            <w:shd w:val="clear" w:color="auto" w:fill="auto"/>
            <w:vAlign w:val="bottom"/>
          </w:tcPr>
          <w:p w14:paraId="1D94B415"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352</w:t>
            </w:r>
          </w:p>
        </w:tc>
        <w:tc>
          <w:tcPr>
            <w:tcW w:w="1165" w:type="dxa"/>
            <w:shd w:val="clear" w:color="auto" w:fill="auto"/>
            <w:vAlign w:val="bottom"/>
          </w:tcPr>
          <w:p w14:paraId="6CCD5574"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TITULAIRE</w:t>
            </w:r>
          </w:p>
        </w:tc>
        <w:tc>
          <w:tcPr>
            <w:tcW w:w="6604" w:type="dxa"/>
            <w:shd w:val="clear" w:color="auto" w:fill="auto"/>
            <w:vAlign w:val="bottom"/>
          </w:tcPr>
          <w:p w14:paraId="1C543C74"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B</w:t>
            </w:r>
          </w:p>
        </w:tc>
      </w:tr>
      <w:tr w:rsidR="00D16915" w:rsidRPr="00FA59C0" w14:paraId="62CAF049" w14:textId="77777777" w:rsidTr="00436E55">
        <w:trPr>
          <w:trHeight w:val="256"/>
        </w:trPr>
        <w:tc>
          <w:tcPr>
            <w:tcW w:w="741" w:type="dxa"/>
            <w:shd w:val="clear" w:color="auto" w:fill="auto"/>
            <w:vAlign w:val="bottom"/>
          </w:tcPr>
          <w:p w14:paraId="1F1236E6" w14:textId="77777777" w:rsidR="00D16915" w:rsidRPr="00126F22" w:rsidRDefault="00D16915" w:rsidP="00FA59C0">
            <w:pPr>
              <w:rPr>
                <w:rFonts w:asciiTheme="majorHAnsi" w:hAnsiTheme="majorHAnsi" w:cstheme="majorHAnsi"/>
                <w:sz w:val="16"/>
              </w:rPr>
            </w:pPr>
          </w:p>
        </w:tc>
        <w:tc>
          <w:tcPr>
            <w:tcW w:w="734" w:type="dxa"/>
            <w:shd w:val="clear" w:color="auto" w:fill="auto"/>
            <w:vAlign w:val="bottom"/>
          </w:tcPr>
          <w:p w14:paraId="18D0E38F" w14:textId="77777777" w:rsidR="00D16915" w:rsidRPr="00126F22" w:rsidRDefault="00D16915">
            <w:pPr>
              <w:rPr>
                <w:rFonts w:asciiTheme="majorHAnsi" w:hAnsiTheme="majorHAnsi" w:cstheme="majorHAnsi"/>
                <w:sz w:val="16"/>
              </w:rPr>
            </w:pPr>
          </w:p>
        </w:tc>
        <w:tc>
          <w:tcPr>
            <w:tcW w:w="684" w:type="dxa"/>
            <w:shd w:val="clear" w:color="auto" w:fill="auto"/>
            <w:vAlign w:val="bottom"/>
          </w:tcPr>
          <w:p w14:paraId="20B69BCD" w14:textId="77777777" w:rsidR="00D16915" w:rsidRPr="00126F22" w:rsidRDefault="00D16915">
            <w:pPr>
              <w:rPr>
                <w:rFonts w:asciiTheme="majorHAnsi" w:hAnsiTheme="majorHAnsi" w:cstheme="majorHAnsi"/>
                <w:sz w:val="16"/>
              </w:rPr>
            </w:pPr>
            <w:r w:rsidRPr="00126F22">
              <w:rPr>
                <w:rFonts w:asciiTheme="majorHAnsi" w:hAnsiTheme="majorHAnsi" w:cstheme="majorHAnsi"/>
                <w:sz w:val="16"/>
              </w:rPr>
              <w:t>2010</w:t>
            </w:r>
          </w:p>
        </w:tc>
        <w:tc>
          <w:tcPr>
            <w:tcW w:w="562" w:type="dxa"/>
            <w:shd w:val="clear" w:color="auto" w:fill="auto"/>
            <w:vAlign w:val="bottom"/>
          </w:tcPr>
          <w:p w14:paraId="1883B974" w14:textId="77777777" w:rsidR="00D16915" w:rsidRPr="00126F22" w:rsidRDefault="00D16915">
            <w:pPr>
              <w:rPr>
                <w:rFonts w:asciiTheme="majorHAnsi" w:hAnsiTheme="majorHAnsi" w:cstheme="majorHAnsi"/>
                <w:sz w:val="16"/>
              </w:rPr>
            </w:pPr>
            <w:r w:rsidRPr="00126F22">
              <w:rPr>
                <w:rFonts w:asciiTheme="majorHAnsi" w:hAnsiTheme="majorHAnsi" w:cstheme="majorHAnsi"/>
                <w:sz w:val="16"/>
              </w:rPr>
              <w:t>12</w:t>
            </w:r>
          </w:p>
        </w:tc>
        <w:tc>
          <w:tcPr>
            <w:tcW w:w="568" w:type="dxa"/>
          </w:tcPr>
          <w:p w14:paraId="22A74645" w14:textId="77777777" w:rsidR="00D16915" w:rsidRPr="00126F22" w:rsidRDefault="00D16915">
            <w:pPr>
              <w:rPr>
                <w:rFonts w:asciiTheme="majorHAnsi" w:hAnsiTheme="majorHAnsi" w:cstheme="majorHAnsi"/>
                <w:sz w:val="16"/>
              </w:rPr>
            </w:pPr>
          </w:p>
        </w:tc>
        <w:tc>
          <w:tcPr>
            <w:tcW w:w="568" w:type="dxa"/>
            <w:shd w:val="clear" w:color="auto" w:fill="auto"/>
            <w:vAlign w:val="bottom"/>
          </w:tcPr>
          <w:p w14:paraId="106E508A" w14:textId="18A5908E" w:rsidR="00D16915" w:rsidRPr="00126F22" w:rsidRDefault="00D16915">
            <w:pPr>
              <w:rPr>
                <w:rFonts w:asciiTheme="majorHAnsi" w:hAnsiTheme="majorHAnsi" w:cstheme="majorHAnsi"/>
                <w:sz w:val="16"/>
              </w:rPr>
            </w:pPr>
            <w:r w:rsidRPr="00126F22">
              <w:rPr>
                <w:rFonts w:asciiTheme="majorHAnsi" w:hAnsiTheme="majorHAnsi" w:cstheme="majorHAnsi"/>
                <w:sz w:val="16"/>
              </w:rPr>
              <w:t>503N</w:t>
            </w:r>
          </w:p>
        </w:tc>
        <w:tc>
          <w:tcPr>
            <w:tcW w:w="676" w:type="dxa"/>
            <w:shd w:val="clear" w:color="auto" w:fill="auto"/>
            <w:vAlign w:val="bottom"/>
          </w:tcPr>
          <w:p w14:paraId="731476DA"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I.A.T.</w:t>
            </w:r>
          </w:p>
        </w:tc>
        <w:tc>
          <w:tcPr>
            <w:tcW w:w="684" w:type="dxa"/>
            <w:shd w:val="clear" w:color="auto" w:fill="auto"/>
            <w:vAlign w:val="bottom"/>
          </w:tcPr>
          <w:p w14:paraId="7320764A"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9,89</w:t>
            </w:r>
          </w:p>
        </w:tc>
        <w:tc>
          <w:tcPr>
            <w:tcW w:w="396" w:type="dxa"/>
            <w:shd w:val="clear" w:color="auto" w:fill="auto"/>
            <w:vAlign w:val="bottom"/>
          </w:tcPr>
          <w:p w14:paraId="3F66E0B4"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I</w:t>
            </w:r>
          </w:p>
        </w:tc>
        <w:tc>
          <w:tcPr>
            <w:tcW w:w="1757" w:type="dxa"/>
            <w:shd w:val="clear" w:color="auto" w:fill="auto"/>
            <w:vAlign w:val="bottom"/>
          </w:tcPr>
          <w:p w14:paraId="68C741EA"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ASSISTANT GESTION SOCIALE</w:t>
            </w:r>
          </w:p>
        </w:tc>
        <w:tc>
          <w:tcPr>
            <w:tcW w:w="1302" w:type="dxa"/>
            <w:shd w:val="clear" w:color="auto" w:fill="auto"/>
            <w:vAlign w:val="bottom"/>
          </w:tcPr>
          <w:p w14:paraId="3F3896C2"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REDACTEUR TERRITORIAL</w:t>
            </w:r>
          </w:p>
        </w:tc>
        <w:tc>
          <w:tcPr>
            <w:tcW w:w="922" w:type="dxa"/>
            <w:shd w:val="clear" w:color="auto" w:fill="auto"/>
            <w:vAlign w:val="bottom"/>
          </w:tcPr>
          <w:p w14:paraId="78FC67C4"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352</w:t>
            </w:r>
          </w:p>
        </w:tc>
        <w:tc>
          <w:tcPr>
            <w:tcW w:w="1165" w:type="dxa"/>
            <w:shd w:val="clear" w:color="auto" w:fill="auto"/>
            <w:vAlign w:val="bottom"/>
          </w:tcPr>
          <w:p w14:paraId="0625BB80"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TITULAIRE</w:t>
            </w:r>
          </w:p>
        </w:tc>
        <w:tc>
          <w:tcPr>
            <w:tcW w:w="6604" w:type="dxa"/>
            <w:shd w:val="clear" w:color="auto" w:fill="auto"/>
            <w:vAlign w:val="bottom"/>
          </w:tcPr>
          <w:p w14:paraId="7096C330"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B</w:t>
            </w:r>
          </w:p>
        </w:tc>
      </w:tr>
      <w:tr w:rsidR="00D16915" w:rsidRPr="00FA59C0" w14:paraId="7C6C46A0" w14:textId="77777777" w:rsidTr="00436E55">
        <w:trPr>
          <w:trHeight w:val="256"/>
        </w:trPr>
        <w:tc>
          <w:tcPr>
            <w:tcW w:w="741" w:type="dxa"/>
            <w:shd w:val="clear" w:color="auto" w:fill="auto"/>
            <w:vAlign w:val="bottom"/>
          </w:tcPr>
          <w:p w14:paraId="1E71176F" w14:textId="77777777" w:rsidR="00D16915" w:rsidRPr="00126F22" w:rsidRDefault="00D16915" w:rsidP="00FA59C0">
            <w:pPr>
              <w:rPr>
                <w:rFonts w:asciiTheme="majorHAnsi" w:hAnsiTheme="majorHAnsi" w:cstheme="majorHAnsi"/>
                <w:sz w:val="16"/>
              </w:rPr>
            </w:pPr>
          </w:p>
        </w:tc>
        <w:tc>
          <w:tcPr>
            <w:tcW w:w="734" w:type="dxa"/>
            <w:shd w:val="clear" w:color="auto" w:fill="auto"/>
            <w:vAlign w:val="bottom"/>
          </w:tcPr>
          <w:p w14:paraId="739CBAEA" w14:textId="77777777" w:rsidR="00D16915" w:rsidRPr="00126F22" w:rsidRDefault="00D16915">
            <w:pPr>
              <w:rPr>
                <w:rFonts w:asciiTheme="majorHAnsi" w:hAnsiTheme="majorHAnsi" w:cstheme="majorHAnsi"/>
                <w:sz w:val="16"/>
              </w:rPr>
            </w:pPr>
          </w:p>
        </w:tc>
        <w:tc>
          <w:tcPr>
            <w:tcW w:w="684" w:type="dxa"/>
            <w:shd w:val="clear" w:color="auto" w:fill="auto"/>
            <w:vAlign w:val="bottom"/>
          </w:tcPr>
          <w:p w14:paraId="5EBB88AF" w14:textId="77777777" w:rsidR="00D16915" w:rsidRPr="00126F22" w:rsidRDefault="00D16915">
            <w:pPr>
              <w:rPr>
                <w:rFonts w:asciiTheme="majorHAnsi" w:hAnsiTheme="majorHAnsi" w:cstheme="majorHAnsi"/>
                <w:sz w:val="16"/>
              </w:rPr>
            </w:pPr>
            <w:r w:rsidRPr="00126F22">
              <w:rPr>
                <w:rFonts w:asciiTheme="majorHAnsi" w:hAnsiTheme="majorHAnsi" w:cstheme="majorHAnsi"/>
                <w:sz w:val="16"/>
              </w:rPr>
              <w:t>2012</w:t>
            </w:r>
          </w:p>
        </w:tc>
        <w:tc>
          <w:tcPr>
            <w:tcW w:w="562" w:type="dxa"/>
            <w:shd w:val="clear" w:color="auto" w:fill="auto"/>
            <w:vAlign w:val="bottom"/>
          </w:tcPr>
          <w:p w14:paraId="5B778E25" w14:textId="77777777" w:rsidR="00D16915" w:rsidRPr="00126F22" w:rsidRDefault="00D16915">
            <w:pPr>
              <w:rPr>
                <w:rFonts w:asciiTheme="majorHAnsi" w:hAnsiTheme="majorHAnsi" w:cstheme="majorHAnsi"/>
                <w:sz w:val="16"/>
              </w:rPr>
            </w:pPr>
            <w:r w:rsidRPr="00126F22">
              <w:rPr>
                <w:rFonts w:asciiTheme="majorHAnsi" w:hAnsiTheme="majorHAnsi" w:cstheme="majorHAnsi"/>
                <w:sz w:val="16"/>
              </w:rPr>
              <w:t>3</w:t>
            </w:r>
          </w:p>
        </w:tc>
        <w:tc>
          <w:tcPr>
            <w:tcW w:w="568" w:type="dxa"/>
          </w:tcPr>
          <w:p w14:paraId="4CEED36F" w14:textId="77777777" w:rsidR="00D16915" w:rsidRPr="00126F22" w:rsidRDefault="00D16915">
            <w:pPr>
              <w:rPr>
                <w:rFonts w:asciiTheme="majorHAnsi" w:hAnsiTheme="majorHAnsi" w:cstheme="majorHAnsi"/>
                <w:sz w:val="16"/>
              </w:rPr>
            </w:pPr>
          </w:p>
        </w:tc>
        <w:tc>
          <w:tcPr>
            <w:tcW w:w="568" w:type="dxa"/>
            <w:shd w:val="clear" w:color="auto" w:fill="auto"/>
            <w:vAlign w:val="bottom"/>
          </w:tcPr>
          <w:p w14:paraId="149502DA" w14:textId="063F7EC4" w:rsidR="00D16915" w:rsidRPr="00126F22" w:rsidRDefault="00D16915">
            <w:pPr>
              <w:rPr>
                <w:rFonts w:asciiTheme="majorHAnsi" w:hAnsiTheme="majorHAnsi" w:cstheme="majorHAnsi"/>
                <w:sz w:val="16"/>
              </w:rPr>
            </w:pPr>
            <w:r w:rsidRPr="00126F22">
              <w:rPr>
                <w:rFonts w:asciiTheme="majorHAnsi" w:hAnsiTheme="majorHAnsi" w:cstheme="majorHAnsi"/>
                <w:sz w:val="16"/>
              </w:rPr>
              <w:t>502N</w:t>
            </w:r>
          </w:p>
        </w:tc>
        <w:tc>
          <w:tcPr>
            <w:tcW w:w="676" w:type="dxa"/>
            <w:shd w:val="clear" w:color="auto" w:fill="auto"/>
            <w:vAlign w:val="bottom"/>
          </w:tcPr>
          <w:p w14:paraId="339B1DC4"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I.F.T.S.</w:t>
            </w:r>
          </w:p>
        </w:tc>
        <w:tc>
          <w:tcPr>
            <w:tcW w:w="684" w:type="dxa"/>
            <w:shd w:val="clear" w:color="auto" w:fill="auto"/>
            <w:vAlign w:val="bottom"/>
          </w:tcPr>
          <w:p w14:paraId="60D1C75C"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125,95</w:t>
            </w:r>
          </w:p>
        </w:tc>
        <w:tc>
          <w:tcPr>
            <w:tcW w:w="396" w:type="dxa"/>
            <w:shd w:val="clear" w:color="auto" w:fill="auto"/>
            <w:vAlign w:val="bottom"/>
          </w:tcPr>
          <w:p w14:paraId="6ADA087C"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I</w:t>
            </w:r>
          </w:p>
        </w:tc>
        <w:tc>
          <w:tcPr>
            <w:tcW w:w="1757" w:type="dxa"/>
            <w:shd w:val="clear" w:color="auto" w:fill="auto"/>
            <w:vAlign w:val="bottom"/>
          </w:tcPr>
          <w:p w14:paraId="498464BF"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ASSISTANT ADM ET FINANCIER</w:t>
            </w:r>
          </w:p>
        </w:tc>
        <w:tc>
          <w:tcPr>
            <w:tcW w:w="1302" w:type="dxa"/>
            <w:shd w:val="clear" w:color="auto" w:fill="auto"/>
            <w:vAlign w:val="bottom"/>
          </w:tcPr>
          <w:p w14:paraId="7719DC35"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REDACTEUR TERRITORIAL</w:t>
            </w:r>
          </w:p>
        </w:tc>
        <w:tc>
          <w:tcPr>
            <w:tcW w:w="922" w:type="dxa"/>
            <w:shd w:val="clear" w:color="auto" w:fill="auto"/>
            <w:vAlign w:val="bottom"/>
          </w:tcPr>
          <w:p w14:paraId="3621E1E1"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352</w:t>
            </w:r>
          </w:p>
        </w:tc>
        <w:tc>
          <w:tcPr>
            <w:tcW w:w="1165" w:type="dxa"/>
            <w:shd w:val="clear" w:color="auto" w:fill="auto"/>
            <w:vAlign w:val="bottom"/>
          </w:tcPr>
          <w:p w14:paraId="4CE33BB2"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TITULAIRE</w:t>
            </w:r>
          </w:p>
        </w:tc>
        <w:tc>
          <w:tcPr>
            <w:tcW w:w="6604" w:type="dxa"/>
            <w:shd w:val="clear" w:color="auto" w:fill="auto"/>
            <w:vAlign w:val="bottom"/>
          </w:tcPr>
          <w:p w14:paraId="4475F607"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B</w:t>
            </w:r>
          </w:p>
        </w:tc>
      </w:tr>
      <w:tr w:rsidR="00D16915" w:rsidRPr="00FA59C0" w14:paraId="6426DEF5" w14:textId="77777777" w:rsidTr="00436E55">
        <w:trPr>
          <w:trHeight w:val="256"/>
        </w:trPr>
        <w:tc>
          <w:tcPr>
            <w:tcW w:w="741" w:type="dxa"/>
            <w:shd w:val="clear" w:color="auto" w:fill="auto"/>
            <w:vAlign w:val="bottom"/>
          </w:tcPr>
          <w:p w14:paraId="60DE7164" w14:textId="77777777" w:rsidR="00D16915" w:rsidRPr="00126F22" w:rsidRDefault="00D16915" w:rsidP="00FA59C0">
            <w:pPr>
              <w:rPr>
                <w:rFonts w:asciiTheme="majorHAnsi" w:hAnsiTheme="majorHAnsi" w:cstheme="majorHAnsi"/>
                <w:sz w:val="16"/>
              </w:rPr>
            </w:pPr>
          </w:p>
        </w:tc>
        <w:tc>
          <w:tcPr>
            <w:tcW w:w="734" w:type="dxa"/>
            <w:shd w:val="clear" w:color="auto" w:fill="auto"/>
            <w:vAlign w:val="bottom"/>
          </w:tcPr>
          <w:p w14:paraId="50B1008A" w14:textId="77777777" w:rsidR="00D16915" w:rsidRPr="00126F22" w:rsidRDefault="00D16915">
            <w:pPr>
              <w:rPr>
                <w:rFonts w:asciiTheme="majorHAnsi" w:hAnsiTheme="majorHAnsi" w:cstheme="majorHAnsi"/>
                <w:sz w:val="16"/>
              </w:rPr>
            </w:pPr>
          </w:p>
        </w:tc>
        <w:tc>
          <w:tcPr>
            <w:tcW w:w="684" w:type="dxa"/>
            <w:shd w:val="clear" w:color="auto" w:fill="auto"/>
            <w:vAlign w:val="bottom"/>
          </w:tcPr>
          <w:p w14:paraId="316E8799" w14:textId="77777777" w:rsidR="00D16915" w:rsidRPr="00126F22" w:rsidRDefault="00D16915">
            <w:pPr>
              <w:rPr>
                <w:rFonts w:asciiTheme="majorHAnsi" w:hAnsiTheme="majorHAnsi" w:cstheme="majorHAnsi"/>
                <w:sz w:val="16"/>
              </w:rPr>
            </w:pPr>
            <w:r w:rsidRPr="00126F22">
              <w:rPr>
                <w:rFonts w:asciiTheme="majorHAnsi" w:hAnsiTheme="majorHAnsi" w:cstheme="majorHAnsi"/>
                <w:sz w:val="16"/>
              </w:rPr>
              <w:t>2012</w:t>
            </w:r>
          </w:p>
        </w:tc>
        <w:tc>
          <w:tcPr>
            <w:tcW w:w="562" w:type="dxa"/>
            <w:shd w:val="clear" w:color="auto" w:fill="auto"/>
            <w:vAlign w:val="bottom"/>
          </w:tcPr>
          <w:p w14:paraId="7854CDC6" w14:textId="77777777" w:rsidR="00D16915" w:rsidRPr="00126F22" w:rsidRDefault="00D16915">
            <w:pPr>
              <w:rPr>
                <w:rFonts w:asciiTheme="majorHAnsi" w:hAnsiTheme="majorHAnsi" w:cstheme="majorHAnsi"/>
                <w:sz w:val="16"/>
              </w:rPr>
            </w:pPr>
            <w:r w:rsidRPr="00126F22">
              <w:rPr>
                <w:rFonts w:asciiTheme="majorHAnsi" w:hAnsiTheme="majorHAnsi" w:cstheme="majorHAnsi"/>
                <w:sz w:val="16"/>
              </w:rPr>
              <w:t>3</w:t>
            </w:r>
          </w:p>
        </w:tc>
        <w:tc>
          <w:tcPr>
            <w:tcW w:w="568" w:type="dxa"/>
          </w:tcPr>
          <w:p w14:paraId="7BE62F24" w14:textId="77777777" w:rsidR="00D16915" w:rsidRPr="00126F22" w:rsidRDefault="00D16915">
            <w:pPr>
              <w:rPr>
                <w:rFonts w:asciiTheme="majorHAnsi" w:hAnsiTheme="majorHAnsi" w:cstheme="majorHAnsi"/>
                <w:sz w:val="16"/>
              </w:rPr>
            </w:pPr>
          </w:p>
        </w:tc>
        <w:tc>
          <w:tcPr>
            <w:tcW w:w="568" w:type="dxa"/>
            <w:shd w:val="clear" w:color="auto" w:fill="auto"/>
            <w:vAlign w:val="bottom"/>
          </w:tcPr>
          <w:p w14:paraId="686712EC" w14:textId="013225F1" w:rsidR="00D16915" w:rsidRPr="00126F22" w:rsidRDefault="00D16915">
            <w:pPr>
              <w:rPr>
                <w:rFonts w:asciiTheme="majorHAnsi" w:hAnsiTheme="majorHAnsi" w:cstheme="majorHAnsi"/>
                <w:sz w:val="16"/>
              </w:rPr>
            </w:pPr>
            <w:r w:rsidRPr="00126F22">
              <w:rPr>
                <w:rFonts w:asciiTheme="majorHAnsi" w:hAnsiTheme="majorHAnsi" w:cstheme="majorHAnsi"/>
                <w:sz w:val="16"/>
              </w:rPr>
              <w:t>503N</w:t>
            </w:r>
          </w:p>
        </w:tc>
        <w:tc>
          <w:tcPr>
            <w:tcW w:w="676" w:type="dxa"/>
            <w:shd w:val="clear" w:color="auto" w:fill="auto"/>
            <w:vAlign w:val="bottom"/>
          </w:tcPr>
          <w:p w14:paraId="554DDA73"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I.A.T.</w:t>
            </w:r>
          </w:p>
        </w:tc>
        <w:tc>
          <w:tcPr>
            <w:tcW w:w="684" w:type="dxa"/>
            <w:shd w:val="clear" w:color="auto" w:fill="auto"/>
            <w:vAlign w:val="bottom"/>
          </w:tcPr>
          <w:p w14:paraId="26C24B24"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13,17</w:t>
            </w:r>
          </w:p>
        </w:tc>
        <w:tc>
          <w:tcPr>
            <w:tcW w:w="396" w:type="dxa"/>
            <w:shd w:val="clear" w:color="auto" w:fill="auto"/>
            <w:vAlign w:val="bottom"/>
          </w:tcPr>
          <w:p w14:paraId="06C963FF"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I</w:t>
            </w:r>
          </w:p>
        </w:tc>
        <w:tc>
          <w:tcPr>
            <w:tcW w:w="1757" w:type="dxa"/>
            <w:shd w:val="clear" w:color="auto" w:fill="auto"/>
            <w:vAlign w:val="bottom"/>
          </w:tcPr>
          <w:p w14:paraId="770DDEC9"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ASSISTANT ADM ET FINANCIER</w:t>
            </w:r>
          </w:p>
        </w:tc>
        <w:tc>
          <w:tcPr>
            <w:tcW w:w="1302" w:type="dxa"/>
            <w:shd w:val="clear" w:color="auto" w:fill="auto"/>
            <w:vAlign w:val="bottom"/>
          </w:tcPr>
          <w:p w14:paraId="6A28CB37"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REDACTEUR TERRITORIAL</w:t>
            </w:r>
          </w:p>
        </w:tc>
        <w:tc>
          <w:tcPr>
            <w:tcW w:w="922" w:type="dxa"/>
            <w:shd w:val="clear" w:color="auto" w:fill="auto"/>
            <w:vAlign w:val="bottom"/>
          </w:tcPr>
          <w:p w14:paraId="3A08E31C"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352</w:t>
            </w:r>
          </w:p>
        </w:tc>
        <w:tc>
          <w:tcPr>
            <w:tcW w:w="1165" w:type="dxa"/>
            <w:shd w:val="clear" w:color="auto" w:fill="auto"/>
            <w:vAlign w:val="bottom"/>
          </w:tcPr>
          <w:p w14:paraId="01FD72C1"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TITULAIRE</w:t>
            </w:r>
          </w:p>
        </w:tc>
        <w:tc>
          <w:tcPr>
            <w:tcW w:w="6604" w:type="dxa"/>
            <w:shd w:val="clear" w:color="auto" w:fill="auto"/>
            <w:vAlign w:val="bottom"/>
          </w:tcPr>
          <w:p w14:paraId="732817D3"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B</w:t>
            </w:r>
          </w:p>
        </w:tc>
      </w:tr>
      <w:tr w:rsidR="00D16915" w:rsidRPr="00FA59C0" w14:paraId="175A5B2F" w14:textId="77777777" w:rsidTr="00436E55">
        <w:trPr>
          <w:trHeight w:val="256"/>
        </w:trPr>
        <w:tc>
          <w:tcPr>
            <w:tcW w:w="741" w:type="dxa"/>
            <w:shd w:val="clear" w:color="auto" w:fill="auto"/>
            <w:vAlign w:val="bottom"/>
          </w:tcPr>
          <w:p w14:paraId="42443DBD" w14:textId="77777777" w:rsidR="00D16915" w:rsidRPr="00126F22" w:rsidRDefault="00D16915" w:rsidP="00FA59C0">
            <w:pPr>
              <w:rPr>
                <w:rFonts w:asciiTheme="majorHAnsi" w:hAnsiTheme="majorHAnsi" w:cstheme="majorHAnsi"/>
                <w:sz w:val="16"/>
              </w:rPr>
            </w:pPr>
            <w:r w:rsidRPr="00126F22">
              <w:rPr>
                <w:rFonts w:asciiTheme="majorHAnsi" w:hAnsiTheme="majorHAnsi" w:cstheme="majorHAnsi"/>
                <w:sz w:val="16"/>
              </w:rPr>
              <w:t>...</w:t>
            </w:r>
          </w:p>
        </w:tc>
        <w:tc>
          <w:tcPr>
            <w:tcW w:w="734" w:type="dxa"/>
            <w:shd w:val="clear" w:color="auto" w:fill="auto"/>
            <w:vAlign w:val="bottom"/>
          </w:tcPr>
          <w:p w14:paraId="4F01423E" w14:textId="77777777" w:rsidR="00D16915" w:rsidRPr="00126F22" w:rsidRDefault="00D16915">
            <w:pPr>
              <w:rPr>
                <w:rFonts w:asciiTheme="majorHAnsi" w:hAnsiTheme="majorHAnsi" w:cstheme="majorHAnsi"/>
                <w:sz w:val="16"/>
              </w:rPr>
            </w:pPr>
            <w:r w:rsidRPr="00126F22">
              <w:rPr>
                <w:rFonts w:asciiTheme="majorHAnsi" w:hAnsiTheme="majorHAnsi" w:cstheme="majorHAnsi"/>
                <w:sz w:val="16"/>
              </w:rPr>
              <w:t>...</w:t>
            </w:r>
          </w:p>
        </w:tc>
        <w:tc>
          <w:tcPr>
            <w:tcW w:w="684" w:type="dxa"/>
            <w:shd w:val="clear" w:color="auto" w:fill="auto"/>
            <w:vAlign w:val="bottom"/>
          </w:tcPr>
          <w:p w14:paraId="7E572268" w14:textId="77777777" w:rsidR="00D16915" w:rsidRPr="00126F22" w:rsidRDefault="00D16915">
            <w:pPr>
              <w:rPr>
                <w:rFonts w:asciiTheme="majorHAnsi" w:hAnsiTheme="majorHAnsi" w:cstheme="majorHAnsi"/>
                <w:sz w:val="16"/>
              </w:rPr>
            </w:pPr>
            <w:r w:rsidRPr="00126F22">
              <w:rPr>
                <w:rFonts w:asciiTheme="majorHAnsi" w:hAnsiTheme="majorHAnsi" w:cstheme="majorHAnsi"/>
                <w:sz w:val="16"/>
              </w:rPr>
              <w:t>2012</w:t>
            </w:r>
          </w:p>
        </w:tc>
        <w:tc>
          <w:tcPr>
            <w:tcW w:w="562" w:type="dxa"/>
            <w:shd w:val="clear" w:color="auto" w:fill="auto"/>
            <w:vAlign w:val="bottom"/>
          </w:tcPr>
          <w:p w14:paraId="6FCFE079" w14:textId="77777777" w:rsidR="00D16915" w:rsidRPr="00126F22" w:rsidRDefault="00D16915">
            <w:pPr>
              <w:rPr>
                <w:rFonts w:asciiTheme="majorHAnsi" w:hAnsiTheme="majorHAnsi" w:cstheme="majorHAnsi"/>
                <w:sz w:val="16"/>
              </w:rPr>
            </w:pPr>
            <w:r w:rsidRPr="00126F22">
              <w:rPr>
                <w:rFonts w:asciiTheme="majorHAnsi" w:hAnsiTheme="majorHAnsi" w:cstheme="majorHAnsi"/>
                <w:sz w:val="16"/>
              </w:rPr>
              <w:t>5</w:t>
            </w:r>
          </w:p>
        </w:tc>
        <w:tc>
          <w:tcPr>
            <w:tcW w:w="568" w:type="dxa"/>
          </w:tcPr>
          <w:p w14:paraId="75465E75" w14:textId="77777777" w:rsidR="00D16915" w:rsidRPr="00126F22" w:rsidRDefault="00D16915">
            <w:pPr>
              <w:rPr>
                <w:rFonts w:asciiTheme="majorHAnsi" w:hAnsiTheme="majorHAnsi" w:cstheme="majorHAnsi"/>
                <w:sz w:val="16"/>
              </w:rPr>
            </w:pPr>
          </w:p>
        </w:tc>
        <w:tc>
          <w:tcPr>
            <w:tcW w:w="568" w:type="dxa"/>
            <w:shd w:val="clear" w:color="auto" w:fill="auto"/>
            <w:vAlign w:val="bottom"/>
          </w:tcPr>
          <w:p w14:paraId="14E362FE" w14:textId="48AB78CE" w:rsidR="00D16915" w:rsidRPr="00126F22" w:rsidRDefault="00D16915">
            <w:pPr>
              <w:rPr>
                <w:rFonts w:asciiTheme="majorHAnsi" w:hAnsiTheme="majorHAnsi" w:cstheme="majorHAnsi"/>
                <w:sz w:val="16"/>
              </w:rPr>
            </w:pPr>
            <w:r w:rsidRPr="00126F22">
              <w:rPr>
                <w:rFonts w:asciiTheme="majorHAnsi" w:hAnsiTheme="majorHAnsi" w:cstheme="majorHAnsi"/>
                <w:sz w:val="16"/>
              </w:rPr>
              <w:t>202N</w:t>
            </w:r>
          </w:p>
        </w:tc>
        <w:tc>
          <w:tcPr>
            <w:tcW w:w="676" w:type="dxa"/>
            <w:shd w:val="clear" w:color="auto" w:fill="auto"/>
            <w:vAlign w:val="bottom"/>
          </w:tcPr>
          <w:p w14:paraId="72596670"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I.F.T.S.</w:t>
            </w:r>
          </w:p>
        </w:tc>
        <w:tc>
          <w:tcPr>
            <w:tcW w:w="684" w:type="dxa"/>
            <w:shd w:val="clear" w:color="auto" w:fill="auto"/>
            <w:vAlign w:val="bottom"/>
          </w:tcPr>
          <w:p w14:paraId="6ABBD16B"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217,64</w:t>
            </w:r>
          </w:p>
        </w:tc>
        <w:tc>
          <w:tcPr>
            <w:tcW w:w="396" w:type="dxa"/>
            <w:shd w:val="clear" w:color="auto" w:fill="auto"/>
            <w:vAlign w:val="bottom"/>
          </w:tcPr>
          <w:p w14:paraId="425DE417"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I</w:t>
            </w:r>
          </w:p>
        </w:tc>
        <w:tc>
          <w:tcPr>
            <w:tcW w:w="1757" w:type="dxa"/>
            <w:shd w:val="clear" w:color="auto" w:fill="auto"/>
            <w:vAlign w:val="bottom"/>
          </w:tcPr>
          <w:p w14:paraId="2704279D"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MAITRE NAGEUR SAUVETEUR</w:t>
            </w:r>
          </w:p>
        </w:tc>
        <w:tc>
          <w:tcPr>
            <w:tcW w:w="1302" w:type="dxa"/>
            <w:shd w:val="clear" w:color="auto" w:fill="auto"/>
            <w:vAlign w:val="bottom"/>
          </w:tcPr>
          <w:p w14:paraId="65708308"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EDUCATEUR DES APS</w:t>
            </w:r>
          </w:p>
        </w:tc>
        <w:tc>
          <w:tcPr>
            <w:tcW w:w="922" w:type="dxa"/>
            <w:shd w:val="clear" w:color="auto" w:fill="auto"/>
            <w:vAlign w:val="bottom"/>
          </w:tcPr>
          <w:p w14:paraId="285FB14F"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466</w:t>
            </w:r>
          </w:p>
        </w:tc>
        <w:tc>
          <w:tcPr>
            <w:tcW w:w="1165" w:type="dxa"/>
            <w:shd w:val="clear" w:color="auto" w:fill="auto"/>
            <w:vAlign w:val="bottom"/>
          </w:tcPr>
          <w:p w14:paraId="7A21F0A6"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NON_TITULAIRE</w:t>
            </w:r>
          </w:p>
        </w:tc>
        <w:tc>
          <w:tcPr>
            <w:tcW w:w="6604" w:type="dxa"/>
            <w:shd w:val="clear" w:color="auto" w:fill="auto"/>
            <w:vAlign w:val="bottom"/>
          </w:tcPr>
          <w:p w14:paraId="0319FF0E"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B</w:t>
            </w:r>
          </w:p>
        </w:tc>
      </w:tr>
      <w:tr w:rsidR="00D16915" w:rsidRPr="00FA59C0" w14:paraId="3D65DD1F" w14:textId="77777777" w:rsidTr="00436E55">
        <w:trPr>
          <w:trHeight w:val="256"/>
        </w:trPr>
        <w:tc>
          <w:tcPr>
            <w:tcW w:w="741" w:type="dxa"/>
            <w:shd w:val="clear" w:color="auto" w:fill="auto"/>
            <w:vAlign w:val="bottom"/>
          </w:tcPr>
          <w:p w14:paraId="0068DC2B" w14:textId="77777777" w:rsidR="00D16915" w:rsidRPr="00126F22" w:rsidRDefault="00D16915" w:rsidP="00FA59C0">
            <w:pPr>
              <w:rPr>
                <w:rFonts w:asciiTheme="majorHAnsi" w:hAnsiTheme="majorHAnsi" w:cstheme="majorHAnsi"/>
                <w:sz w:val="16"/>
              </w:rPr>
            </w:pPr>
          </w:p>
        </w:tc>
        <w:tc>
          <w:tcPr>
            <w:tcW w:w="734" w:type="dxa"/>
            <w:shd w:val="clear" w:color="auto" w:fill="auto"/>
            <w:vAlign w:val="bottom"/>
          </w:tcPr>
          <w:p w14:paraId="51D309AE" w14:textId="77777777" w:rsidR="00D16915" w:rsidRPr="00126F22" w:rsidRDefault="00D16915">
            <w:pPr>
              <w:rPr>
                <w:rFonts w:asciiTheme="majorHAnsi" w:hAnsiTheme="majorHAnsi" w:cstheme="majorHAnsi"/>
                <w:sz w:val="16"/>
              </w:rPr>
            </w:pPr>
          </w:p>
        </w:tc>
        <w:tc>
          <w:tcPr>
            <w:tcW w:w="684" w:type="dxa"/>
            <w:shd w:val="clear" w:color="auto" w:fill="auto"/>
            <w:vAlign w:val="bottom"/>
          </w:tcPr>
          <w:p w14:paraId="28272A8F" w14:textId="77777777" w:rsidR="00D16915" w:rsidRPr="00126F22" w:rsidRDefault="00D16915">
            <w:pPr>
              <w:rPr>
                <w:rFonts w:asciiTheme="majorHAnsi" w:hAnsiTheme="majorHAnsi" w:cstheme="majorHAnsi"/>
                <w:sz w:val="16"/>
              </w:rPr>
            </w:pPr>
            <w:r w:rsidRPr="00126F22">
              <w:rPr>
                <w:rFonts w:asciiTheme="majorHAnsi" w:hAnsiTheme="majorHAnsi" w:cstheme="majorHAnsi"/>
                <w:sz w:val="16"/>
              </w:rPr>
              <w:t>2012</w:t>
            </w:r>
          </w:p>
        </w:tc>
        <w:tc>
          <w:tcPr>
            <w:tcW w:w="562" w:type="dxa"/>
            <w:shd w:val="clear" w:color="auto" w:fill="auto"/>
            <w:vAlign w:val="bottom"/>
          </w:tcPr>
          <w:p w14:paraId="019889B8" w14:textId="77777777" w:rsidR="00D16915" w:rsidRPr="00126F22" w:rsidRDefault="00D16915">
            <w:pPr>
              <w:rPr>
                <w:rFonts w:asciiTheme="majorHAnsi" w:hAnsiTheme="majorHAnsi" w:cstheme="majorHAnsi"/>
                <w:sz w:val="16"/>
              </w:rPr>
            </w:pPr>
            <w:r w:rsidRPr="00126F22">
              <w:rPr>
                <w:rFonts w:asciiTheme="majorHAnsi" w:hAnsiTheme="majorHAnsi" w:cstheme="majorHAnsi"/>
                <w:sz w:val="16"/>
              </w:rPr>
              <w:t>5</w:t>
            </w:r>
          </w:p>
        </w:tc>
        <w:tc>
          <w:tcPr>
            <w:tcW w:w="568" w:type="dxa"/>
          </w:tcPr>
          <w:p w14:paraId="2848B9BD" w14:textId="77777777" w:rsidR="00D16915" w:rsidRPr="00126F22" w:rsidRDefault="00D16915">
            <w:pPr>
              <w:rPr>
                <w:rFonts w:asciiTheme="majorHAnsi" w:hAnsiTheme="majorHAnsi" w:cstheme="majorHAnsi"/>
                <w:sz w:val="16"/>
              </w:rPr>
            </w:pPr>
          </w:p>
        </w:tc>
        <w:tc>
          <w:tcPr>
            <w:tcW w:w="568" w:type="dxa"/>
            <w:shd w:val="clear" w:color="auto" w:fill="auto"/>
            <w:vAlign w:val="bottom"/>
          </w:tcPr>
          <w:p w14:paraId="53E7FC2F" w14:textId="27A2B6BA" w:rsidR="00D16915" w:rsidRPr="00126F22" w:rsidRDefault="00D16915">
            <w:pPr>
              <w:rPr>
                <w:rFonts w:asciiTheme="majorHAnsi" w:hAnsiTheme="majorHAnsi" w:cstheme="majorHAnsi"/>
                <w:sz w:val="16"/>
              </w:rPr>
            </w:pPr>
            <w:r w:rsidRPr="00126F22">
              <w:rPr>
                <w:rFonts w:asciiTheme="majorHAnsi" w:hAnsiTheme="majorHAnsi" w:cstheme="majorHAnsi"/>
                <w:sz w:val="16"/>
              </w:rPr>
              <w:t>203N</w:t>
            </w:r>
          </w:p>
        </w:tc>
        <w:tc>
          <w:tcPr>
            <w:tcW w:w="676" w:type="dxa"/>
            <w:shd w:val="clear" w:color="auto" w:fill="auto"/>
            <w:vAlign w:val="bottom"/>
          </w:tcPr>
          <w:p w14:paraId="05C27497"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I.A.T.</w:t>
            </w:r>
          </w:p>
        </w:tc>
        <w:tc>
          <w:tcPr>
            <w:tcW w:w="684" w:type="dxa"/>
            <w:shd w:val="clear" w:color="auto" w:fill="auto"/>
            <w:vAlign w:val="bottom"/>
          </w:tcPr>
          <w:p w14:paraId="0FFF77CF"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12,03</w:t>
            </w:r>
          </w:p>
        </w:tc>
        <w:tc>
          <w:tcPr>
            <w:tcW w:w="396" w:type="dxa"/>
            <w:shd w:val="clear" w:color="auto" w:fill="auto"/>
            <w:vAlign w:val="bottom"/>
          </w:tcPr>
          <w:p w14:paraId="56A40774"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I</w:t>
            </w:r>
          </w:p>
        </w:tc>
        <w:tc>
          <w:tcPr>
            <w:tcW w:w="1757" w:type="dxa"/>
            <w:shd w:val="clear" w:color="auto" w:fill="auto"/>
            <w:vAlign w:val="bottom"/>
          </w:tcPr>
          <w:p w14:paraId="6DBEE360"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MAITRE NAGEUR SAUVETEUR</w:t>
            </w:r>
          </w:p>
        </w:tc>
        <w:tc>
          <w:tcPr>
            <w:tcW w:w="1302" w:type="dxa"/>
            <w:shd w:val="clear" w:color="auto" w:fill="auto"/>
            <w:vAlign w:val="bottom"/>
          </w:tcPr>
          <w:p w14:paraId="4F25CBD7"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EDUCATEUR DES APS</w:t>
            </w:r>
          </w:p>
        </w:tc>
        <w:tc>
          <w:tcPr>
            <w:tcW w:w="922" w:type="dxa"/>
            <w:shd w:val="clear" w:color="auto" w:fill="auto"/>
            <w:vAlign w:val="bottom"/>
          </w:tcPr>
          <w:p w14:paraId="7809DB95"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466</w:t>
            </w:r>
          </w:p>
        </w:tc>
        <w:tc>
          <w:tcPr>
            <w:tcW w:w="1165" w:type="dxa"/>
            <w:shd w:val="clear" w:color="auto" w:fill="auto"/>
            <w:vAlign w:val="bottom"/>
          </w:tcPr>
          <w:p w14:paraId="2D39D339"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NON_TITULAIRE</w:t>
            </w:r>
          </w:p>
        </w:tc>
        <w:tc>
          <w:tcPr>
            <w:tcW w:w="6604" w:type="dxa"/>
            <w:shd w:val="clear" w:color="auto" w:fill="auto"/>
            <w:vAlign w:val="bottom"/>
          </w:tcPr>
          <w:p w14:paraId="1E69015C"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B</w:t>
            </w:r>
          </w:p>
        </w:tc>
      </w:tr>
      <w:tr w:rsidR="00D16915" w:rsidRPr="00FA59C0" w14:paraId="7AC32617" w14:textId="77777777" w:rsidTr="00436E55">
        <w:trPr>
          <w:trHeight w:val="256"/>
        </w:trPr>
        <w:tc>
          <w:tcPr>
            <w:tcW w:w="741" w:type="dxa"/>
            <w:shd w:val="clear" w:color="auto" w:fill="auto"/>
            <w:vAlign w:val="bottom"/>
          </w:tcPr>
          <w:p w14:paraId="07E0B8AB" w14:textId="77777777" w:rsidR="00D16915" w:rsidRPr="00126F22" w:rsidRDefault="00D16915" w:rsidP="00FA59C0">
            <w:pPr>
              <w:rPr>
                <w:rFonts w:asciiTheme="majorHAnsi" w:hAnsiTheme="majorHAnsi" w:cstheme="majorHAnsi"/>
                <w:sz w:val="16"/>
              </w:rPr>
            </w:pPr>
          </w:p>
        </w:tc>
        <w:tc>
          <w:tcPr>
            <w:tcW w:w="734" w:type="dxa"/>
            <w:shd w:val="clear" w:color="auto" w:fill="auto"/>
            <w:vAlign w:val="bottom"/>
          </w:tcPr>
          <w:p w14:paraId="531939C2" w14:textId="77777777" w:rsidR="00D16915" w:rsidRPr="00126F22" w:rsidRDefault="00D16915">
            <w:pPr>
              <w:rPr>
                <w:rFonts w:asciiTheme="majorHAnsi" w:hAnsiTheme="majorHAnsi" w:cstheme="majorHAnsi"/>
                <w:sz w:val="16"/>
              </w:rPr>
            </w:pPr>
          </w:p>
        </w:tc>
        <w:tc>
          <w:tcPr>
            <w:tcW w:w="684" w:type="dxa"/>
            <w:shd w:val="clear" w:color="auto" w:fill="auto"/>
            <w:vAlign w:val="bottom"/>
          </w:tcPr>
          <w:p w14:paraId="09C9A5D1" w14:textId="77777777" w:rsidR="00D16915" w:rsidRPr="00126F22" w:rsidRDefault="00D16915">
            <w:pPr>
              <w:rPr>
                <w:rFonts w:asciiTheme="majorHAnsi" w:hAnsiTheme="majorHAnsi" w:cstheme="majorHAnsi"/>
                <w:sz w:val="16"/>
              </w:rPr>
            </w:pPr>
            <w:r w:rsidRPr="00126F22">
              <w:rPr>
                <w:rFonts w:asciiTheme="majorHAnsi" w:hAnsiTheme="majorHAnsi" w:cstheme="majorHAnsi"/>
                <w:sz w:val="16"/>
              </w:rPr>
              <w:t>2012</w:t>
            </w:r>
          </w:p>
        </w:tc>
        <w:tc>
          <w:tcPr>
            <w:tcW w:w="562" w:type="dxa"/>
            <w:shd w:val="clear" w:color="auto" w:fill="auto"/>
            <w:vAlign w:val="bottom"/>
          </w:tcPr>
          <w:p w14:paraId="17EAEA57" w14:textId="77777777" w:rsidR="00D16915" w:rsidRPr="00126F22" w:rsidRDefault="00D16915">
            <w:pPr>
              <w:rPr>
                <w:rFonts w:asciiTheme="majorHAnsi" w:hAnsiTheme="majorHAnsi" w:cstheme="majorHAnsi"/>
                <w:sz w:val="16"/>
              </w:rPr>
            </w:pPr>
            <w:r w:rsidRPr="00126F22">
              <w:rPr>
                <w:rFonts w:asciiTheme="majorHAnsi" w:hAnsiTheme="majorHAnsi" w:cstheme="majorHAnsi"/>
                <w:sz w:val="16"/>
              </w:rPr>
              <w:t>5</w:t>
            </w:r>
          </w:p>
        </w:tc>
        <w:tc>
          <w:tcPr>
            <w:tcW w:w="568" w:type="dxa"/>
          </w:tcPr>
          <w:p w14:paraId="6D79669C" w14:textId="77777777" w:rsidR="00D16915" w:rsidRPr="00126F22" w:rsidRDefault="00D16915">
            <w:pPr>
              <w:rPr>
                <w:rFonts w:asciiTheme="majorHAnsi" w:hAnsiTheme="majorHAnsi" w:cstheme="majorHAnsi"/>
                <w:sz w:val="16"/>
              </w:rPr>
            </w:pPr>
          </w:p>
        </w:tc>
        <w:tc>
          <w:tcPr>
            <w:tcW w:w="568" w:type="dxa"/>
            <w:shd w:val="clear" w:color="auto" w:fill="auto"/>
            <w:vAlign w:val="bottom"/>
          </w:tcPr>
          <w:p w14:paraId="2A2CD3EA" w14:textId="090A5C08" w:rsidR="00D16915" w:rsidRPr="00126F22" w:rsidRDefault="00D16915">
            <w:pPr>
              <w:rPr>
                <w:rFonts w:asciiTheme="majorHAnsi" w:hAnsiTheme="majorHAnsi" w:cstheme="majorHAnsi"/>
                <w:sz w:val="16"/>
              </w:rPr>
            </w:pPr>
            <w:r w:rsidRPr="00126F22">
              <w:rPr>
                <w:rFonts w:asciiTheme="majorHAnsi" w:hAnsiTheme="majorHAnsi" w:cstheme="majorHAnsi"/>
                <w:sz w:val="16"/>
              </w:rPr>
              <w:t>202N</w:t>
            </w:r>
          </w:p>
        </w:tc>
        <w:tc>
          <w:tcPr>
            <w:tcW w:w="676" w:type="dxa"/>
            <w:shd w:val="clear" w:color="auto" w:fill="auto"/>
            <w:vAlign w:val="bottom"/>
          </w:tcPr>
          <w:p w14:paraId="14CA765A"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I.F.T.S.</w:t>
            </w:r>
          </w:p>
        </w:tc>
        <w:tc>
          <w:tcPr>
            <w:tcW w:w="684" w:type="dxa"/>
            <w:shd w:val="clear" w:color="auto" w:fill="auto"/>
            <w:vAlign w:val="bottom"/>
          </w:tcPr>
          <w:p w14:paraId="362B12F8"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169,37</w:t>
            </w:r>
          </w:p>
        </w:tc>
        <w:tc>
          <w:tcPr>
            <w:tcW w:w="396" w:type="dxa"/>
            <w:shd w:val="clear" w:color="auto" w:fill="auto"/>
            <w:vAlign w:val="bottom"/>
          </w:tcPr>
          <w:p w14:paraId="2D837761"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I</w:t>
            </w:r>
          </w:p>
        </w:tc>
        <w:tc>
          <w:tcPr>
            <w:tcW w:w="1757" w:type="dxa"/>
            <w:shd w:val="clear" w:color="auto" w:fill="auto"/>
            <w:vAlign w:val="bottom"/>
          </w:tcPr>
          <w:p w14:paraId="2787A26D"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MAITRE NAGEUR SAUVETEUR</w:t>
            </w:r>
          </w:p>
        </w:tc>
        <w:tc>
          <w:tcPr>
            <w:tcW w:w="1302" w:type="dxa"/>
            <w:shd w:val="clear" w:color="auto" w:fill="auto"/>
            <w:vAlign w:val="bottom"/>
          </w:tcPr>
          <w:p w14:paraId="196EEF70"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EDUCATEUR DES APS</w:t>
            </w:r>
          </w:p>
        </w:tc>
        <w:tc>
          <w:tcPr>
            <w:tcW w:w="922" w:type="dxa"/>
            <w:shd w:val="clear" w:color="auto" w:fill="auto"/>
            <w:vAlign w:val="bottom"/>
          </w:tcPr>
          <w:p w14:paraId="4FE46C3C"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443</w:t>
            </w:r>
          </w:p>
        </w:tc>
        <w:tc>
          <w:tcPr>
            <w:tcW w:w="1165" w:type="dxa"/>
            <w:shd w:val="clear" w:color="auto" w:fill="auto"/>
            <w:vAlign w:val="bottom"/>
          </w:tcPr>
          <w:p w14:paraId="09191DC1"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NON_TITULAIRE</w:t>
            </w:r>
          </w:p>
        </w:tc>
        <w:tc>
          <w:tcPr>
            <w:tcW w:w="6604" w:type="dxa"/>
            <w:shd w:val="clear" w:color="auto" w:fill="auto"/>
            <w:vAlign w:val="bottom"/>
          </w:tcPr>
          <w:p w14:paraId="2397346E"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B</w:t>
            </w:r>
          </w:p>
        </w:tc>
      </w:tr>
      <w:tr w:rsidR="00D16915" w:rsidRPr="00FA59C0" w14:paraId="2EB140AC" w14:textId="77777777" w:rsidTr="00436E55">
        <w:trPr>
          <w:trHeight w:val="256"/>
        </w:trPr>
        <w:tc>
          <w:tcPr>
            <w:tcW w:w="741" w:type="dxa"/>
            <w:shd w:val="clear" w:color="auto" w:fill="auto"/>
            <w:vAlign w:val="bottom"/>
          </w:tcPr>
          <w:p w14:paraId="2B994129" w14:textId="77777777" w:rsidR="00D16915" w:rsidRPr="00126F22" w:rsidRDefault="00D16915" w:rsidP="00FA59C0">
            <w:pPr>
              <w:rPr>
                <w:rFonts w:asciiTheme="majorHAnsi" w:hAnsiTheme="majorHAnsi" w:cstheme="majorHAnsi"/>
                <w:sz w:val="16"/>
              </w:rPr>
            </w:pPr>
          </w:p>
        </w:tc>
        <w:tc>
          <w:tcPr>
            <w:tcW w:w="734" w:type="dxa"/>
            <w:shd w:val="clear" w:color="auto" w:fill="auto"/>
            <w:vAlign w:val="bottom"/>
          </w:tcPr>
          <w:p w14:paraId="31657EAA" w14:textId="77777777" w:rsidR="00D16915" w:rsidRPr="00126F22" w:rsidRDefault="00D16915">
            <w:pPr>
              <w:rPr>
                <w:rFonts w:asciiTheme="majorHAnsi" w:hAnsiTheme="majorHAnsi" w:cstheme="majorHAnsi"/>
                <w:sz w:val="16"/>
              </w:rPr>
            </w:pPr>
          </w:p>
        </w:tc>
        <w:tc>
          <w:tcPr>
            <w:tcW w:w="684" w:type="dxa"/>
            <w:shd w:val="clear" w:color="auto" w:fill="auto"/>
            <w:vAlign w:val="bottom"/>
          </w:tcPr>
          <w:p w14:paraId="1DB8FF26" w14:textId="77777777" w:rsidR="00D16915" w:rsidRPr="00126F22" w:rsidRDefault="00D16915">
            <w:pPr>
              <w:rPr>
                <w:rFonts w:asciiTheme="majorHAnsi" w:hAnsiTheme="majorHAnsi" w:cstheme="majorHAnsi"/>
                <w:sz w:val="16"/>
              </w:rPr>
            </w:pPr>
            <w:r w:rsidRPr="00126F22">
              <w:rPr>
                <w:rFonts w:asciiTheme="majorHAnsi" w:hAnsiTheme="majorHAnsi" w:cstheme="majorHAnsi"/>
                <w:sz w:val="16"/>
              </w:rPr>
              <w:t>2012</w:t>
            </w:r>
          </w:p>
        </w:tc>
        <w:tc>
          <w:tcPr>
            <w:tcW w:w="562" w:type="dxa"/>
            <w:shd w:val="clear" w:color="auto" w:fill="auto"/>
            <w:vAlign w:val="bottom"/>
          </w:tcPr>
          <w:p w14:paraId="5D2121E8" w14:textId="77777777" w:rsidR="00D16915" w:rsidRPr="00126F22" w:rsidRDefault="00D16915">
            <w:pPr>
              <w:rPr>
                <w:rFonts w:asciiTheme="majorHAnsi" w:hAnsiTheme="majorHAnsi" w:cstheme="majorHAnsi"/>
                <w:sz w:val="16"/>
              </w:rPr>
            </w:pPr>
            <w:r w:rsidRPr="00126F22">
              <w:rPr>
                <w:rFonts w:asciiTheme="majorHAnsi" w:hAnsiTheme="majorHAnsi" w:cstheme="majorHAnsi"/>
                <w:sz w:val="16"/>
              </w:rPr>
              <w:t>5</w:t>
            </w:r>
          </w:p>
        </w:tc>
        <w:tc>
          <w:tcPr>
            <w:tcW w:w="568" w:type="dxa"/>
          </w:tcPr>
          <w:p w14:paraId="0B4A444D" w14:textId="77777777" w:rsidR="00D16915" w:rsidRPr="00126F22" w:rsidRDefault="00D16915">
            <w:pPr>
              <w:rPr>
                <w:rFonts w:asciiTheme="majorHAnsi" w:hAnsiTheme="majorHAnsi" w:cstheme="majorHAnsi"/>
                <w:sz w:val="16"/>
              </w:rPr>
            </w:pPr>
          </w:p>
        </w:tc>
        <w:tc>
          <w:tcPr>
            <w:tcW w:w="568" w:type="dxa"/>
            <w:shd w:val="clear" w:color="auto" w:fill="auto"/>
            <w:vAlign w:val="bottom"/>
          </w:tcPr>
          <w:p w14:paraId="5B1E9799" w14:textId="6562685A" w:rsidR="00D16915" w:rsidRPr="00126F22" w:rsidRDefault="00D16915">
            <w:pPr>
              <w:rPr>
                <w:rFonts w:asciiTheme="majorHAnsi" w:hAnsiTheme="majorHAnsi" w:cstheme="majorHAnsi"/>
                <w:sz w:val="16"/>
              </w:rPr>
            </w:pPr>
            <w:r w:rsidRPr="00126F22">
              <w:rPr>
                <w:rFonts w:asciiTheme="majorHAnsi" w:hAnsiTheme="majorHAnsi" w:cstheme="majorHAnsi"/>
                <w:sz w:val="16"/>
              </w:rPr>
              <w:t>203N</w:t>
            </w:r>
          </w:p>
        </w:tc>
        <w:tc>
          <w:tcPr>
            <w:tcW w:w="676" w:type="dxa"/>
            <w:shd w:val="clear" w:color="auto" w:fill="auto"/>
            <w:vAlign w:val="bottom"/>
          </w:tcPr>
          <w:p w14:paraId="3FAAAC03"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I.A.T.</w:t>
            </w:r>
          </w:p>
        </w:tc>
        <w:tc>
          <w:tcPr>
            <w:tcW w:w="684" w:type="dxa"/>
            <w:shd w:val="clear" w:color="auto" w:fill="auto"/>
            <w:vAlign w:val="bottom"/>
          </w:tcPr>
          <w:p w14:paraId="1195CA5B"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22,06</w:t>
            </w:r>
          </w:p>
        </w:tc>
        <w:tc>
          <w:tcPr>
            <w:tcW w:w="396" w:type="dxa"/>
            <w:shd w:val="clear" w:color="auto" w:fill="auto"/>
            <w:vAlign w:val="bottom"/>
          </w:tcPr>
          <w:p w14:paraId="3A80C1AD"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I</w:t>
            </w:r>
          </w:p>
        </w:tc>
        <w:tc>
          <w:tcPr>
            <w:tcW w:w="1757" w:type="dxa"/>
            <w:shd w:val="clear" w:color="auto" w:fill="auto"/>
            <w:vAlign w:val="bottom"/>
          </w:tcPr>
          <w:p w14:paraId="7892E1A9"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MAITRE NAGEUR SAUVETEUR</w:t>
            </w:r>
          </w:p>
        </w:tc>
        <w:tc>
          <w:tcPr>
            <w:tcW w:w="1302" w:type="dxa"/>
            <w:shd w:val="clear" w:color="auto" w:fill="auto"/>
            <w:vAlign w:val="bottom"/>
          </w:tcPr>
          <w:p w14:paraId="35E80C1A"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EDUCATEUR DES APS</w:t>
            </w:r>
          </w:p>
        </w:tc>
        <w:tc>
          <w:tcPr>
            <w:tcW w:w="922" w:type="dxa"/>
            <w:shd w:val="clear" w:color="auto" w:fill="auto"/>
            <w:vAlign w:val="bottom"/>
          </w:tcPr>
          <w:p w14:paraId="22251717"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443</w:t>
            </w:r>
          </w:p>
        </w:tc>
        <w:tc>
          <w:tcPr>
            <w:tcW w:w="1165" w:type="dxa"/>
            <w:shd w:val="clear" w:color="auto" w:fill="auto"/>
            <w:vAlign w:val="bottom"/>
          </w:tcPr>
          <w:p w14:paraId="03F39870"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NON_TITULAIRE</w:t>
            </w:r>
          </w:p>
        </w:tc>
        <w:tc>
          <w:tcPr>
            <w:tcW w:w="6604" w:type="dxa"/>
            <w:shd w:val="clear" w:color="auto" w:fill="auto"/>
            <w:vAlign w:val="bottom"/>
          </w:tcPr>
          <w:p w14:paraId="332BB450"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B</w:t>
            </w:r>
          </w:p>
        </w:tc>
      </w:tr>
      <w:tr w:rsidR="00D16915" w:rsidRPr="00FA59C0" w14:paraId="5B821FBE" w14:textId="77777777" w:rsidTr="00436E55">
        <w:trPr>
          <w:trHeight w:val="256"/>
        </w:trPr>
        <w:tc>
          <w:tcPr>
            <w:tcW w:w="741" w:type="dxa"/>
            <w:shd w:val="clear" w:color="auto" w:fill="auto"/>
            <w:vAlign w:val="bottom"/>
          </w:tcPr>
          <w:p w14:paraId="610AD7A1" w14:textId="77777777" w:rsidR="00D16915" w:rsidRPr="00126F22" w:rsidRDefault="00D16915" w:rsidP="00FA59C0">
            <w:pPr>
              <w:rPr>
                <w:rFonts w:asciiTheme="majorHAnsi" w:hAnsiTheme="majorHAnsi" w:cstheme="majorHAnsi"/>
                <w:sz w:val="16"/>
              </w:rPr>
            </w:pPr>
          </w:p>
        </w:tc>
        <w:tc>
          <w:tcPr>
            <w:tcW w:w="734" w:type="dxa"/>
            <w:shd w:val="clear" w:color="auto" w:fill="auto"/>
            <w:vAlign w:val="bottom"/>
          </w:tcPr>
          <w:p w14:paraId="77FF30D3" w14:textId="77777777" w:rsidR="00D16915" w:rsidRPr="00126F22" w:rsidRDefault="00D16915">
            <w:pPr>
              <w:rPr>
                <w:rFonts w:asciiTheme="majorHAnsi" w:hAnsiTheme="majorHAnsi" w:cstheme="majorHAnsi"/>
                <w:sz w:val="16"/>
              </w:rPr>
            </w:pPr>
          </w:p>
        </w:tc>
        <w:tc>
          <w:tcPr>
            <w:tcW w:w="684" w:type="dxa"/>
            <w:shd w:val="clear" w:color="auto" w:fill="auto"/>
            <w:vAlign w:val="bottom"/>
          </w:tcPr>
          <w:p w14:paraId="1400F9BA" w14:textId="77777777" w:rsidR="00D16915" w:rsidRPr="00126F22" w:rsidRDefault="00D16915">
            <w:pPr>
              <w:rPr>
                <w:rFonts w:asciiTheme="majorHAnsi" w:hAnsiTheme="majorHAnsi" w:cstheme="majorHAnsi"/>
                <w:sz w:val="16"/>
              </w:rPr>
            </w:pPr>
            <w:r w:rsidRPr="00126F22">
              <w:rPr>
                <w:rFonts w:asciiTheme="majorHAnsi" w:hAnsiTheme="majorHAnsi" w:cstheme="majorHAnsi"/>
                <w:sz w:val="16"/>
              </w:rPr>
              <w:t>2012</w:t>
            </w:r>
          </w:p>
        </w:tc>
        <w:tc>
          <w:tcPr>
            <w:tcW w:w="562" w:type="dxa"/>
            <w:shd w:val="clear" w:color="auto" w:fill="auto"/>
            <w:vAlign w:val="bottom"/>
          </w:tcPr>
          <w:p w14:paraId="04791DC7" w14:textId="77777777" w:rsidR="00D16915" w:rsidRPr="00126F22" w:rsidRDefault="00D16915">
            <w:pPr>
              <w:rPr>
                <w:rFonts w:asciiTheme="majorHAnsi" w:hAnsiTheme="majorHAnsi" w:cstheme="majorHAnsi"/>
                <w:sz w:val="16"/>
              </w:rPr>
            </w:pPr>
            <w:r w:rsidRPr="00126F22">
              <w:rPr>
                <w:rFonts w:asciiTheme="majorHAnsi" w:hAnsiTheme="majorHAnsi" w:cstheme="majorHAnsi"/>
                <w:sz w:val="16"/>
              </w:rPr>
              <w:t>6</w:t>
            </w:r>
          </w:p>
        </w:tc>
        <w:tc>
          <w:tcPr>
            <w:tcW w:w="568" w:type="dxa"/>
          </w:tcPr>
          <w:p w14:paraId="7B692455" w14:textId="77777777" w:rsidR="00D16915" w:rsidRPr="00126F22" w:rsidRDefault="00D16915">
            <w:pPr>
              <w:rPr>
                <w:rFonts w:asciiTheme="majorHAnsi" w:hAnsiTheme="majorHAnsi" w:cstheme="majorHAnsi"/>
                <w:sz w:val="16"/>
              </w:rPr>
            </w:pPr>
          </w:p>
        </w:tc>
        <w:tc>
          <w:tcPr>
            <w:tcW w:w="568" w:type="dxa"/>
            <w:shd w:val="clear" w:color="auto" w:fill="auto"/>
            <w:vAlign w:val="bottom"/>
          </w:tcPr>
          <w:p w14:paraId="35782087" w14:textId="3B2AFE43" w:rsidR="00D16915" w:rsidRPr="00126F22" w:rsidRDefault="00D16915">
            <w:pPr>
              <w:rPr>
                <w:rFonts w:asciiTheme="majorHAnsi" w:hAnsiTheme="majorHAnsi" w:cstheme="majorHAnsi"/>
                <w:sz w:val="16"/>
              </w:rPr>
            </w:pPr>
            <w:r w:rsidRPr="00126F22">
              <w:rPr>
                <w:rFonts w:asciiTheme="majorHAnsi" w:hAnsiTheme="majorHAnsi" w:cstheme="majorHAnsi"/>
                <w:sz w:val="16"/>
              </w:rPr>
              <w:t>502N</w:t>
            </w:r>
          </w:p>
        </w:tc>
        <w:tc>
          <w:tcPr>
            <w:tcW w:w="676" w:type="dxa"/>
            <w:shd w:val="clear" w:color="auto" w:fill="auto"/>
            <w:vAlign w:val="bottom"/>
          </w:tcPr>
          <w:p w14:paraId="5C84AE96"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I.F.T.S.</w:t>
            </w:r>
          </w:p>
        </w:tc>
        <w:tc>
          <w:tcPr>
            <w:tcW w:w="684" w:type="dxa"/>
            <w:shd w:val="clear" w:color="auto" w:fill="auto"/>
            <w:vAlign w:val="bottom"/>
          </w:tcPr>
          <w:p w14:paraId="692A9EA2"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33,22</w:t>
            </w:r>
          </w:p>
        </w:tc>
        <w:tc>
          <w:tcPr>
            <w:tcW w:w="396" w:type="dxa"/>
            <w:shd w:val="clear" w:color="auto" w:fill="auto"/>
            <w:vAlign w:val="bottom"/>
          </w:tcPr>
          <w:p w14:paraId="2314AD81"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I</w:t>
            </w:r>
          </w:p>
        </w:tc>
        <w:tc>
          <w:tcPr>
            <w:tcW w:w="1757" w:type="dxa"/>
            <w:shd w:val="clear" w:color="auto" w:fill="auto"/>
            <w:vAlign w:val="bottom"/>
          </w:tcPr>
          <w:p w14:paraId="6B5102FB"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CHARGE BUDGET ET EFFECTIFS</w:t>
            </w:r>
          </w:p>
        </w:tc>
        <w:tc>
          <w:tcPr>
            <w:tcW w:w="1302" w:type="dxa"/>
            <w:shd w:val="clear" w:color="auto" w:fill="auto"/>
            <w:vAlign w:val="bottom"/>
          </w:tcPr>
          <w:p w14:paraId="1DEC3E36"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REDACTEUR TERRITORIAL</w:t>
            </w:r>
          </w:p>
        </w:tc>
        <w:tc>
          <w:tcPr>
            <w:tcW w:w="922" w:type="dxa"/>
            <w:shd w:val="clear" w:color="auto" w:fill="auto"/>
            <w:vAlign w:val="bottom"/>
          </w:tcPr>
          <w:p w14:paraId="0B1B6E2B"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384</w:t>
            </w:r>
          </w:p>
        </w:tc>
        <w:tc>
          <w:tcPr>
            <w:tcW w:w="1165" w:type="dxa"/>
            <w:shd w:val="clear" w:color="auto" w:fill="auto"/>
            <w:vAlign w:val="bottom"/>
          </w:tcPr>
          <w:p w14:paraId="365E2537"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TITULAIRE</w:t>
            </w:r>
          </w:p>
        </w:tc>
        <w:tc>
          <w:tcPr>
            <w:tcW w:w="6604" w:type="dxa"/>
            <w:shd w:val="clear" w:color="auto" w:fill="auto"/>
            <w:vAlign w:val="bottom"/>
          </w:tcPr>
          <w:p w14:paraId="54C66E4B"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B</w:t>
            </w:r>
          </w:p>
        </w:tc>
      </w:tr>
      <w:tr w:rsidR="00D16915" w:rsidRPr="00FA59C0" w14:paraId="524D4E25" w14:textId="77777777" w:rsidTr="00436E55">
        <w:trPr>
          <w:trHeight w:val="256"/>
        </w:trPr>
        <w:tc>
          <w:tcPr>
            <w:tcW w:w="741" w:type="dxa"/>
            <w:shd w:val="clear" w:color="auto" w:fill="auto"/>
            <w:vAlign w:val="bottom"/>
          </w:tcPr>
          <w:p w14:paraId="2A089677" w14:textId="77777777" w:rsidR="00D16915" w:rsidRPr="00126F22" w:rsidRDefault="00D16915" w:rsidP="00FA59C0">
            <w:pPr>
              <w:rPr>
                <w:rFonts w:asciiTheme="majorHAnsi" w:hAnsiTheme="majorHAnsi" w:cstheme="majorHAnsi"/>
                <w:sz w:val="16"/>
              </w:rPr>
            </w:pPr>
          </w:p>
        </w:tc>
        <w:tc>
          <w:tcPr>
            <w:tcW w:w="734" w:type="dxa"/>
            <w:shd w:val="clear" w:color="auto" w:fill="auto"/>
            <w:vAlign w:val="bottom"/>
          </w:tcPr>
          <w:p w14:paraId="26810FED" w14:textId="77777777" w:rsidR="00D16915" w:rsidRPr="00126F22" w:rsidRDefault="00D16915">
            <w:pPr>
              <w:rPr>
                <w:rFonts w:asciiTheme="majorHAnsi" w:hAnsiTheme="majorHAnsi" w:cstheme="majorHAnsi"/>
                <w:sz w:val="16"/>
              </w:rPr>
            </w:pPr>
          </w:p>
        </w:tc>
        <w:tc>
          <w:tcPr>
            <w:tcW w:w="684" w:type="dxa"/>
            <w:shd w:val="clear" w:color="auto" w:fill="auto"/>
            <w:vAlign w:val="bottom"/>
          </w:tcPr>
          <w:p w14:paraId="404CAF85" w14:textId="77777777" w:rsidR="00D16915" w:rsidRPr="00126F22" w:rsidRDefault="00D16915">
            <w:pPr>
              <w:rPr>
                <w:rFonts w:asciiTheme="majorHAnsi" w:hAnsiTheme="majorHAnsi" w:cstheme="majorHAnsi"/>
                <w:sz w:val="16"/>
              </w:rPr>
            </w:pPr>
            <w:r w:rsidRPr="00126F22">
              <w:rPr>
                <w:rFonts w:asciiTheme="majorHAnsi" w:hAnsiTheme="majorHAnsi" w:cstheme="majorHAnsi"/>
                <w:sz w:val="16"/>
              </w:rPr>
              <w:t>2012</w:t>
            </w:r>
          </w:p>
        </w:tc>
        <w:tc>
          <w:tcPr>
            <w:tcW w:w="562" w:type="dxa"/>
            <w:shd w:val="clear" w:color="auto" w:fill="auto"/>
            <w:vAlign w:val="bottom"/>
          </w:tcPr>
          <w:p w14:paraId="58F6528A" w14:textId="77777777" w:rsidR="00D16915" w:rsidRPr="00126F22" w:rsidRDefault="00D16915">
            <w:pPr>
              <w:rPr>
                <w:rFonts w:asciiTheme="majorHAnsi" w:hAnsiTheme="majorHAnsi" w:cstheme="majorHAnsi"/>
                <w:sz w:val="16"/>
              </w:rPr>
            </w:pPr>
            <w:r w:rsidRPr="00126F22">
              <w:rPr>
                <w:rFonts w:asciiTheme="majorHAnsi" w:hAnsiTheme="majorHAnsi" w:cstheme="majorHAnsi"/>
                <w:sz w:val="16"/>
              </w:rPr>
              <w:t>6</w:t>
            </w:r>
          </w:p>
        </w:tc>
        <w:tc>
          <w:tcPr>
            <w:tcW w:w="568" w:type="dxa"/>
          </w:tcPr>
          <w:p w14:paraId="24685D85" w14:textId="77777777" w:rsidR="00D16915" w:rsidRPr="00126F22" w:rsidRDefault="00D16915">
            <w:pPr>
              <w:rPr>
                <w:rFonts w:asciiTheme="majorHAnsi" w:hAnsiTheme="majorHAnsi" w:cstheme="majorHAnsi"/>
                <w:sz w:val="16"/>
              </w:rPr>
            </w:pPr>
          </w:p>
        </w:tc>
        <w:tc>
          <w:tcPr>
            <w:tcW w:w="568" w:type="dxa"/>
            <w:shd w:val="clear" w:color="auto" w:fill="auto"/>
            <w:vAlign w:val="bottom"/>
          </w:tcPr>
          <w:p w14:paraId="7CC94E12" w14:textId="0BA3C279" w:rsidR="00D16915" w:rsidRPr="00126F22" w:rsidRDefault="00D16915">
            <w:pPr>
              <w:rPr>
                <w:rFonts w:asciiTheme="majorHAnsi" w:hAnsiTheme="majorHAnsi" w:cstheme="majorHAnsi"/>
                <w:sz w:val="16"/>
              </w:rPr>
            </w:pPr>
            <w:r w:rsidRPr="00126F22">
              <w:rPr>
                <w:rFonts w:asciiTheme="majorHAnsi" w:hAnsiTheme="majorHAnsi" w:cstheme="majorHAnsi"/>
                <w:sz w:val="16"/>
              </w:rPr>
              <w:t>503N</w:t>
            </w:r>
          </w:p>
        </w:tc>
        <w:tc>
          <w:tcPr>
            <w:tcW w:w="676" w:type="dxa"/>
            <w:shd w:val="clear" w:color="auto" w:fill="auto"/>
            <w:vAlign w:val="bottom"/>
          </w:tcPr>
          <w:p w14:paraId="51C515DA"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I.A.T.</w:t>
            </w:r>
          </w:p>
        </w:tc>
        <w:tc>
          <w:tcPr>
            <w:tcW w:w="684" w:type="dxa"/>
            <w:shd w:val="clear" w:color="auto" w:fill="auto"/>
            <w:vAlign w:val="bottom"/>
          </w:tcPr>
          <w:p w14:paraId="10E43C37"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92,52</w:t>
            </w:r>
          </w:p>
        </w:tc>
        <w:tc>
          <w:tcPr>
            <w:tcW w:w="396" w:type="dxa"/>
            <w:shd w:val="clear" w:color="auto" w:fill="auto"/>
            <w:vAlign w:val="bottom"/>
          </w:tcPr>
          <w:p w14:paraId="1EE6D2AA"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I</w:t>
            </w:r>
          </w:p>
        </w:tc>
        <w:tc>
          <w:tcPr>
            <w:tcW w:w="1757" w:type="dxa"/>
            <w:shd w:val="clear" w:color="auto" w:fill="auto"/>
            <w:vAlign w:val="bottom"/>
          </w:tcPr>
          <w:p w14:paraId="182C7E94"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CHARGE BUDGET ET EFFECTIFS</w:t>
            </w:r>
          </w:p>
        </w:tc>
        <w:tc>
          <w:tcPr>
            <w:tcW w:w="1302" w:type="dxa"/>
            <w:shd w:val="clear" w:color="auto" w:fill="auto"/>
            <w:vAlign w:val="bottom"/>
          </w:tcPr>
          <w:p w14:paraId="7E00BDCB"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REDACTEUR TERRITORIAL</w:t>
            </w:r>
          </w:p>
        </w:tc>
        <w:tc>
          <w:tcPr>
            <w:tcW w:w="922" w:type="dxa"/>
            <w:shd w:val="clear" w:color="auto" w:fill="auto"/>
            <w:vAlign w:val="bottom"/>
          </w:tcPr>
          <w:p w14:paraId="7D7E0044"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384</w:t>
            </w:r>
          </w:p>
        </w:tc>
        <w:tc>
          <w:tcPr>
            <w:tcW w:w="1165" w:type="dxa"/>
            <w:shd w:val="clear" w:color="auto" w:fill="auto"/>
            <w:vAlign w:val="bottom"/>
          </w:tcPr>
          <w:p w14:paraId="65DD23B7"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TITULAIRE</w:t>
            </w:r>
          </w:p>
        </w:tc>
        <w:tc>
          <w:tcPr>
            <w:tcW w:w="6604" w:type="dxa"/>
            <w:shd w:val="clear" w:color="auto" w:fill="auto"/>
            <w:vAlign w:val="bottom"/>
          </w:tcPr>
          <w:p w14:paraId="6FB01CC9"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B</w:t>
            </w:r>
          </w:p>
        </w:tc>
      </w:tr>
      <w:tr w:rsidR="00D16915" w:rsidRPr="00FA59C0" w14:paraId="208EFF83" w14:textId="77777777" w:rsidTr="00436E55">
        <w:trPr>
          <w:trHeight w:val="256"/>
        </w:trPr>
        <w:tc>
          <w:tcPr>
            <w:tcW w:w="741" w:type="dxa"/>
            <w:shd w:val="clear" w:color="auto" w:fill="auto"/>
            <w:vAlign w:val="bottom"/>
          </w:tcPr>
          <w:p w14:paraId="7ABBB67B" w14:textId="77777777" w:rsidR="00D16915" w:rsidRPr="00126F22" w:rsidRDefault="00D16915" w:rsidP="00FA59C0">
            <w:pPr>
              <w:rPr>
                <w:rFonts w:asciiTheme="majorHAnsi" w:hAnsiTheme="majorHAnsi" w:cstheme="majorHAnsi"/>
                <w:sz w:val="16"/>
              </w:rPr>
            </w:pPr>
          </w:p>
        </w:tc>
        <w:tc>
          <w:tcPr>
            <w:tcW w:w="734" w:type="dxa"/>
            <w:shd w:val="clear" w:color="auto" w:fill="auto"/>
            <w:vAlign w:val="bottom"/>
          </w:tcPr>
          <w:p w14:paraId="0E54931C" w14:textId="77777777" w:rsidR="00D16915" w:rsidRPr="00126F22" w:rsidRDefault="00D16915">
            <w:pPr>
              <w:rPr>
                <w:rFonts w:asciiTheme="majorHAnsi" w:hAnsiTheme="majorHAnsi" w:cstheme="majorHAnsi"/>
                <w:sz w:val="16"/>
              </w:rPr>
            </w:pPr>
          </w:p>
        </w:tc>
        <w:tc>
          <w:tcPr>
            <w:tcW w:w="684" w:type="dxa"/>
            <w:shd w:val="clear" w:color="auto" w:fill="auto"/>
            <w:vAlign w:val="bottom"/>
          </w:tcPr>
          <w:p w14:paraId="5D9C478D" w14:textId="77777777" w:rsidR="00D16915" w:rsidRPr="00126F22" w:rsidRDefault="00D16915">
            <w:pPr>
              <w:rPr>
                <w:rFonts w:asciiTheme="majorHAnsi" w:hAnsiTheme="majorHAnsi" w:cstheme="majorHAnsi"/>
                <w:sz w:val="16"/>
              </w:rPr>
            </w:pPr>
            <w:r w:rsidRPr="00126F22">
              <w:rPr>
                <w:rFonts w:asciiTheme="majorHAnsi" w:hAnsiTheme="majorHAnsi" w:cstheme="majorHAnsi"/>
                <w:sz w:val="16"/>
              </w:rPr>
              <w:t>2012</w:t>
            </w:r>
          </w:p>
        </w:tc>
        <w:tc>
          <w:tcPr>
            <w:tcW w:w="562" w:type="dxa"/>
            <w:shd w:val="clear" w:color="auto" w:fill="auto"/>
            <w:vAlign w:val="bottom"/>
          </w:tcPr>
          <w:p w14:paraId="4F71D6C5" w14:textId="77777777" w:rsidR="00D16915" w:rsidRPr="00126F22" w:rsidRDefault="00D16915">
            <w:pPr>
              <w:rPr>
                <w:rFonts w:asciiTheme="majorHAnsi" w:hAnsiTheme="majorHAnsi" w:cstheme="majorHAnsi"/>
                <w:sz w:val="16"/>
              </w:rPr>
            </w:pPr>
            <w:r w:rsidRPr="00126F22">
              <w:rPr>
                <w:rFonts w:asciiTheme="majorHAnsi" w:hAnsiTheme="majorHAnsi" w:cstheme="majorHAnsi"/>
                <w:sz w:val="16"/>
              </w:rPr>
              <w:t>9</w:t>
            </w:r>
          </w:p>
        </w:tc>
        <w:tc>
          <w:tcPr>
            <w:tcW w:w="568" w:type="dxa"/>
          </w:tcPr>
          <w:p w14:paraId="58E6A178" w14:textId="77777777" w:rsidR="00D16915" w:rsidRPr="00126F22" w:rsidRDefault="00D16915">
            <w:pPr>
              <w:rPr>
                <w:rFonts w:asciiTheme="majorHAnsi" w:hAnsiTheme="majorHAnsi" w:cstheme="majorHAnsi"/>
                <w:sz w:val="16"/>
              </w:rPr>
            </w:pPr>
          </w:p>
        </w:tc>
        <w:tc>
          <w:tcPr>
            <w:tcW w:w="568" w:type="dxa"/>
            <w:shd w:val="clear" w:color="auto" w:fill="auto"/>
            <w:vAlign w:val="bottom"/>
          </w:tcPr>
          <w:p w14:paraId="5D4928A5" w14:textId="52D88EAF" w:rsidR="00D16915" w:rsidRPr="00126F22" w:rsidRDefault="00D16915">
            <w:pPr>
              <w:rPr>
                <w:rFonts w:asciiTheme="majorHAnsi" w:hAnsiTheme="majorHAnsi" w:cstheme="majorHAnsi"/>
                <w:sz w:val="16"/>
              </w:rPr>
            </w:pPr>
            <w:r w:rsidRPr="00126F22">
              <w:rPr>
                <w:rFonts w:asciiTheme="majorHAnsi" w:hAnsiTheme="majorHAnsi" w:cstheme="majorHAnsi"/>
                <w:sz w:val="16"/>
              </w:rPr>
              <w:t>502N</w:t>
            </w:r>
          </w:p>
        </w:tc>
        <w:tc>
          <w:tcPr>
            <w:tcW w:w="676" w:type="dxa"/>
            <w:shd w:val="clear" w:color="auto" w:fill="auto"/>
            <w:vAlign w:val="bottom"/>
          </w:tcPr>
          <w:p w14:paraId="5AA91D0E"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I.F.T.S.</w:t>
            </w:r>
          </w:p>
        </w:tc>
        <w:tc>
          <w:tcPr>
            <w:tcW w:w="684" w:type="dxa"/>
            <w:shd w:val="clear" w:color="auto" w:fill="auto"/>
            <w:vAlign w:val="bottom"/>
          </w:tcPr>
          <w:p w14:paraId="24CC7722"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33,22</w:t>
            </w:r>
          </w:p>
        </w:tc>
        <w:tc>
          <w:tcPr>
            <w:tcW w:w="396" w:type="dxa"/>
            <w:shd w:val="clear" w:color="auto" w:fill="auto"/>
            <w:vAlign w:val="bottom"/>
          </w:tcPr>
          <w:p w14:paraId="53030D0C"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I</w:t>
            </w:r>
          </w:p>
        </w:tc>
        <w:tc>
          <w:tcPr>
            <w:tcW w:w="1757" w:type="dxa"/>
            <w:shd w:val="clear" w:color="auto" w:fill="auto"/>
            <w:vAlign w:val="bottom"/>
          </w:tcPr>
          <w:p w14:paraId="371859F4"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CHARGE SUIVI DES EXPLOITATIONS</w:t>
            </w:r>
          </w:p>
        </w:tc>
        <w:tc>
          <w:tcPr>
            <w:tcW w:w="1302" w:type="dxa"/>
            <w:shd w:val="clear" w:color="auto" w:fill="auto"/>
            <w:vAlign w:val="bottom"/>
          </w:tcPr>
          <w:p w14:paraId="3C3FC241"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REDACTEUR TERRITORIAL</w:t>
            </w:r>
          </w:p>
        </w:tc>
        <w:tc>
          <w:tcPr>
            <w:tcW w:w="922" w:type="dxa"/>
            <w:shd w:val="clear" w:color="auto" w:fill="auto"/>
            <w:vAlign w:val="bottom"/>
          </w:tcPr>
          <w:p w14:paraId="750BFE91"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352</w:t>
            </w:r>
          </w:p>
        </w:tc>
        <w:tc>
          <w:tcPr>
            <w:tcW w:w="1165" w:type="dxa"/>
            <w:shd w:val="clear" w:color="auto" w:fill="auto"/>
            <w:vAlign w:val="bottom"/>
          </w:tcPr>
          <w:p w14:paraId="68320167"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TITULAIRE</w:t>
            </w:r>
          </w:p>
        </w:tc>
        <w:tc>
          <w:tcPr>
            <w:tcW w:w="6604" w:type="dxa"/>
            <w:shd w:val="clear" w:color="auto" w:fill="auto"/>
            <w:vAlign w:val="bottom"/>
          </w:tcPr>
          <w:p w14:paraId="616CA8A7"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B</w:t>
            </w:r>
          </w:p>
        </w:tc>
      </w:tr>
      <w:tr w:rsidR="00D16915" w:rsidRPr="00FA59C0" w14:paraId="307B14E7" w14:textId="77777777" w:rsidTr="00436E55">
        <w:trPr>
          <w:trHeight w:val="256"/>
        </w:trPr>
        <w:tc>
          <w:tcPr>
            <w:tcW w:w="741" w:type="dxa"/>
            <w:shd w:val="clear" w:color="auto" w:fill="auto"/>
            <w:vAlign w:val="bottom"/>
          </w:tcPr>
          <w:p w14:paraId="28ED0D32" w14:textId="77777777" w:rsidR="00D16915" w:rsidRPr="00126F22" w:rsidRDefault="00D16915" w:rsidP="00FA59C0">
            <w:pPr>
              <w:rPr>
                <w:rFonts w:asciiTheme="majorHAnsi" w:hAnsiTheme="majorHAnsi" w:cstheme="majorHAnsi"/>
                <w:sz w:val="16"/>
              </w:rPr>
            </w:pPr>
          </w:p>
        </w:tc>
        <w:tc>
          <w:tcPr>
            <w:tcW w:w="734" w:type="dxa"/>
            <w:shd w:val="clear" w:color="auto" w:fill="auto"/>
            <w:vAlign w:val="bottom"/>
          </w:tcPr>
          <w:p w14:paraId="29201161" w14:textId="77777777" w:rsidR="00D16915" w:rsidRPr="00126F22" w:rsidRDefault="00D16915">
            <w:pPr>
              <w:rPr>
                <w:rFonts w:asciiTheme="majorHAnsi" w:hAnsiTheme="majorHAnsi" w:cstheme="majorHAnsi"/>
                <w:sz w:val="16"/>
              </w:rPr>
            </w:pPr>
          </w:p>
        </w:tc>
        <w:tc>
          <w:tcPr>
            <w:tcW w:w="684" w:type="dxa"/>
            <w:shd w:val="clear" w:color="auto" w:fill="auto"/>
            <w:vAlign w:val="bottom"/>
          </w:tcPr>
          <w:p w14:paraId="4E478463" w14:textId="77777777" w:rsidR="00D16915" w:rsidRPr="00126F22" w:rsidRDefault="00D16915">
            <w:pPr>
              <w:rPr>
                <w:rFonts w:asciiTheme="majorHAnsi" w:hAnsiTheme="majorHAnsi" w:cstheme="majorHAnsi"/>
                <w:sz w:val="16"/>
              </w:rPr>
            </w:pPr>
            <w:r w:rsidRPr="00126F22">
              <w:rPr>
                <w:rFonts w:asciiTheme="majorHAnsi" w:hAnsiTheme="majorHAnsi" w:cstheme="majorHAnsi"/>
                <w:sz w:val="16"/>
              </w:rPr>
              <w:t>2012</w:t>
            </w:r>
          </w:p>
        </w:tc>
        <w:tc>
          <w:tcPr>
            <w:tcW w:w="562" w:type="dxa"/>
            <w:shd w:val="clear" w:color="auto" w:fill="auto"/>
            <w:vAlign w:val="bottom"/>
          </w:tcPr>
          <w:p w14:paraId="28AEB51D" w14:textId="77777777" w:rsidR="00D16915" w:rsidRPr="00126F22" w:rsidRDefault="00D16915">
            <w:pPr>
              <w:rPr>
                <w:rFonts w:asciiTheme="majorHAnsi" w:hAnsiTheme="majorHAnsi" w:cstheme="majorHAnsi"/>
                <w:sz w:val="16"/>
              </w:rPr>
            </w:pPr>
            <w:r w:rsidRPr="00126F22">
              <w:rPr>
                <w:rFonts w:asciiTheme="majorHAnsi" w:hAnsiTheme="majorHAnsi" w:cstheme="majorHAnsi"/>
                <w:sz w:val="16"/>
              </w:rPr>
              <w:t>9</w:t>
            </w:r>
          </w:p>
        </w:tc>
        <w:tc>
          <w:tcPr>
            <w:tcW w:w="568" w:type="dxa"/>
          </w:tcPr>
          <w:p w14:paraId="3CF0FAB1" w14:textId="77777777" w:rsidR="00D16915" w:rsidRPr="00126F22" w:rsidRDefault="00D16915">
            <w:pPr>
              <w:rPr>
                <w:rFonts w:asciiTheme="majorHAnsi" w:hAnsiTheme="majorHAnsi" w:cstheme="majorHAnsi"/>
                <w:sz w:val="16"/>
              </w:rPr>
            </w:pPr>
          </w:p>
        </w:tc>
        <w:tc>
          <w:tcPr>
            <w:tcW w:w="568" w:type="dxa"/>
            <w:shd w:val="clear" w:color="auto" w:fill="auto"/>
            <w:vAlign w:val="bottom"/>
          </w:tcPr>
          <w:p w14:paraId="5166E9A2" w14:textId="22CD66E4" w:rsidR="00D16915" w:rsidRPr="00126F22" w:rsidRDefault="00D16915">
            <w:pPr>
              <w:rPr>
                <w:rFonts w:asciiTheme="majorHAnsi" w:hAnsiTheme="majorHAnsi" w:cstheme="majorHAnsi"/>
                <w:sz w:val="16"/>
              </w:rPr>
            </w:pPr>
            <w:r w:rsidRPr="00126F22">
              <w:rPr>
                <w:rFonts w:asciiTheme="majorHAnsi" w:hAnsiTheme="majorHAnsi" w:cstheme="majorHAnsi"/>
                <w:sz w:val="16"/>
              </w:rPr>
              <w:t>503N</w:t>
            </w:r>
          </w:p>
        </w:tc>
        <w:tc>
          <w:tcPr>
            <w:tcW w:w="676" w:type="dxa"/>
            <w:shd w:val="clear" w:color="auto" w:fill="auto"/>
            <w:vAlign w:val="bottom"/>
          </w:tcPr>
          <w:p w14:paraId="741DCC5B"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I.A.T.</w:t>
            </w:r>
          </w:p>
        </w:tc>
        <w:tc>
          <w:tcPr>
            <w:tcW w:w="684" w:type="dxa"/>
            <w:shd w:val="clear" w:color="auto" w:fill="auto"/>
            <w:vAlign w:val="bottom"/>
          </w:tcPr>
          <w:p w14:paraId="3635BD77"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62,11</w:t>
            </w:r>
          </w:p>
        </w:tc>
        <w:tc>
          <w:tcPr>
            <w:tcW w:w="396" w:type="dxa"/>
            <w:shd w:val="clear" w:color="auto" w:fill="auto"/>
            <w:vAlign w:val="bottom"/>
          </w:tcPr>
          <w:p w14:paraId="46B24231"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I</w:t>
            </w:r>
          </w:p>
        </w:tc>
        <w:tc>
          <w:tcPr>
            <w:tcW w:w="1757" w:type="dxa"/>
            <w:shd w:val="clear" w:color="auto" w:fill="auto"/>
            <w:vAlign w:val="bottom"/>
          </w:tcPr>
          <w:p w14:paraId="3FA221F9"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CHARGE SUIVI DES EXPLOITATIONS</w:t>
            </w:r>
          </w:p>
        </w:tc>
        <w:tc>
          <w:tcPr>
            <w:tcW w:w="1302" w:type="dxa"/>
            <w:shd w:val="clear" w:color="auto" w:fill="auto"/>
            <w:vAlign w:val="bottom"/>
          </w:tcPr>
          <w:p w14:paraId="49FE34EF"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REDACTEUR TERRITORIAL</w:t>
            </w:r>
          </w:p>
        </w:tc>
        <w:tc>
          <w:tcPr>
            <w:tcW w:w="922" w:type="dxa"/>
            <w:shd w:val="clear" w:color="auto" w:fill="auto"/>
            <w:vAlign w:val="bottom"/>
          </w:tcPr>
          <w:p w14:paraId="384188BF"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352</w:t>
            </w:r>
          </w:p>
        </w:tc>
        <w:tc>
          <w:tcPr>
            <w:tcW w:w="1165" w:type="dxa"/>
            <w:shd w:val="clear" w:color="auto" w:fill="auto"/>
            <w:vAlign w:val="bottom"/>
          </w:tcPr>
          <w:p w14:paraId="4527CBA5"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TITULAIRE</w:t>
            </w:r>
          </w:p>
        </w:tc>
        <w:tc>
          <w:tcPr>
            <w:tcW w:w="6604" w:type="dxa"/>
            <w:shd w:val="clear" w:color="auto" w:fill="auto"/>
            <w:vAlign w:val="bottom"/>
          </w:tcPr>
          <w:p w14:paraId="22BC64FD"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B</w:t>
            </w:r>
          </w:p>
        </w:tc>
      </w:tr>
      <w:tr w:rsidR="00D16915" w:rsidRPr="00FA59C0" w14:paraId="7F37F6D7" w14:textId="77777777" w:rsidTr="00436E55">
        <w:trPr>
          <w:trHeight w:val="256"/>
        </w:trPr>
        <w:tc>
          <w:tcPr>
            <w:tcW w:w="741" w:type="dxa"/>
            <w:shd w:val="clear" w:color="auto" w:fill="auto"/>
            <w:vAlign w:val="bottom"/>
          </w:tcPr>
          <w:p w14:paraId="7CDDB755" w14:textId="77777777" w:rsidR="00D16915" w:rsidRPr="00126F22" w:rsidRDefault="00D16915" w:rsidP="00FA59C0">
            <w:pPr>
              <w:rPr>
                <w:rFonts w:asciiTheme="majorHAnsi" w:hAnsiTheme="majorHAnsi" w:cstheme="majorHAnsi"/>
                <w:sz w:val="16"/>
              </w:rPr>
            </w:pPr>
          </w:p>
        </w:tc>
        <w:tc>
          <w:tcPr>
            <w:tcW w:w="734" w:type="dxa"/>
            <w:shd w:val="clear" w:color="auto" w:fill="auto"/>
            <w:vAlign w:val="bottom"/>
          </w:tcPr>
          <w:p w14:paraId="60CF3AC7" w14:textId="77777777" w:rsidR="00D16915" w:rsidRPr="00126F22" w:rsidRDefault="00D16915">
            <w:pPr>
              <w:rPr>
                <w:rFonts w:asciiTheme="majorHAnsi" w:hAnsiTheme="majorHAnsi" w:cstheme="majorHAnsi"/>
                <w:sz w:val="16"/>
              </w:rPr>
            </w:pPr>
          </w:p>
        </w:tc>
        <w:tc>
          <w:tcPr>
            <w:tcW w:w="684" w:type="dxa"/>
            <w:shd w:val="clear" w:color="auto" w:fill="auto"/>
            <w:vAlign w:val="bottom"/>
          </w:tcPr>
          <w:p w14:paraId="090ECAB9" w14:textId="77777777" w:rsidR="00D16915" w:rsidRPr="00126F22" w:rsidRDefault="00D16915">
            <w:pPr>
              <w:rPr>
                <w:rFonts w:asciiTheme="majorHAnsi" w:hAnsiTheme="majorHAnsi" w:cstheme="majorHAnsi"/>
                <w:sz w:val="16"/>
              </w:rPr>
            </w:pPr>
            <w:r w:rsidRPr="00126F22">
              <w:rPr>
                <w:rFonts w:asciiTheme="majorHAnsi" w:hAnsiTheme="majorHAnsi" w:cstheme="majorHAnsi"/>
                <w:sz w:val="16"/>
              </w:rPr>
              <w:t>2012</w:t>
            </w:r>
          </w:p>
        </w:tc>
        <w:tc>
          <w:tcPr>
            <w:tcW w:w="562" w:type="dxa"/>
            <w:shd w:val="clear" w:color="auto" w:fill="auto"/>
            <w:vAlign w:val="bottom"/>
          </w:tcPr>
          <w:p w14:paraId="1783DA4D" w14:textId="77777777" w:rsidR="00D16915" w:rsidRPr="00126F22" w:rsidRDefault="00D16915">
            <w:pPr>
              <w:rPr>
                <w:rFonts w:asciiTheme="majorHAnsi" w:hAnsiTheme="majorHAnsi" w:cstheme="majorHAnsi"/>
                <w:sz w:val="16"/>
              </w:rPr>
            </w:pPr>
            <w:r w:rsidRPr="00126F22">
              <w:rPr>
                <w:rFonts w:asciiTheme="majorHAnsi" w:hAnsiTheme="majorHAnsi" w:cstheme="majorHAnsi"/>
                <w:sz w:val="16"/>
              </w:rPr>
              <w:t>9</w:t>
            </w:r>
          </w:p>
        </w:tc>
        <w:tc>
          <w:tcPr>
            <w:tcW w:w="568" w:type="dxa"/>
          </w:tcPr>
          <w:p w14:paraId="16751720" w14:textId="77777777" w:rsidR="00D16915" w:rsidRPr="00126F22" w:rsidRDefault="00D16915">
            <w:pPr>
              <w:rPr>
                <w:rFonts w:asciiTheme="majorHAnsi" w:hAnsiTheme="majorHAnsi" w:cstheme="majorHAnsi"/>
                <w:sz w:val="16"/>
              </w:rPr>
            </w:pPr>
          </w:p>
        </w:tc>
        <w:tc>
          <w:tcPr>
            <w:tcW w:w="568" w:type="dxa"/>
            <w:shd w:val="clear" w:color="auto" w:fill="auto"/>
            <w:vAlign w:val="bottom"/>
          </w:tcPr>
          <w:p w14:paraId="385A6D34" w14:textId="03CE252E" w:rsidR="00D16915" w:rsidRPr="00126F22" w:rsidRDefault="00D16915">
            <w:pPr>
              <w:rPr>
                <w:rFonts w:asciiTheme="majorHAnsi" w:hAnsiTheme="majorHAnsi" w:cstheme="majorHAnsi"/>
                <w:sz w:val="16"/>
              </w:rPr>
            </w:pPr>
            <w:r w:rsidRPr="00126F22">
              <w:rPr>
                <w:rFonts w:asciiTheme="majorHAnsi" w:hAnsiTheme="majorHAnsi" w:cstheme="majorHAnsi"/>
                <w:sz w:val="16"/>
              </w:rPr>
              <w:t>502N</w:t>
            </w:r>
          </w:p>
        </w:tc>
        <w:tc>
          <w:tcPr>
            <w:tcW w:w="676" w:type="dxa"/>
            <w:shd w:val="clear" w:color="auto" w:fill="auto"/>
            <w:vAlign w:val="bottom"/>
          </w:tcPr>
          <w:p w14:paraId="001C2455"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I.F.T.S.</w:t>
            </w:r>
          </w:p>
        </w:tc>
        <w:tc>
          <w:tcPr>
            <w:tcW w:w="684" w:type="dxa"/>
            <w:shd w:val="clear" w:color="auto" w:fill="auto"/>
            <w:vAlign w:val="bottom"/>
          </w:tcPr>
          <w:p w14:paraId="52AA8C72"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53,29</w:t>
            </w:r>
          </w:p>
        </w:tc>
        <w:tc>
          <w:tcPr>
            <w:tcW w:w="396" w:type="dxa"/>
            <w:shd w:val="clear" w:color="auto" w:fill="auto"/>
            <w:vAlign w:val="bottom"/>
          </w:tcPr>
          <w:p w14:paraId="73DADAC3"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I</w:t>
            </w:r>
          </w:p>
        </w:tc>
        <w:tc>
          <w:tcPr>
            <w:tcW w:w="1757" w:type="dxa"/>
            <w:shd w:val="clear" w:color="auto" w:fill="auto"/>
            <w:vAlign w:val="bottom"/>
          </w:tcPr>
          <w:p w14:paraId="2E0761E7"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GESTIONNAIRE REMU RETRAITE</w:t>
            </w:r>
          </w:p>
        </w:tc>
        <w:tc>
          <w:tcPr>
            <w:tcW w:w="1302" w:type="dxa"/>
            <w:shd w:val="clear" w:color="auto" w:fill="auto"/>
            <w:vAlign w:val="bottom"/>
          </w:tcPr>
          <w:p w14:paraId="6C43A685"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REDACTEUR TERRITORIAL</w:t>
            </w:r>
          </w:p>
        </w:tc>
        <w:tc>
          <w:tcPr>
            <w:tcW w:w="922" w:type="dxa"/>
            <w:shd w:val="clear" w:color="auto" w:fill="auto"/>
            <w:vAlign w:val="bottom"/>
          </w:tcPr>
          <w:p w14:paraId="7A5820B8"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352</w:t>
            </w:r>
          </w:p>
        </w:tc>
        <w:tc>
          <w:tcPr>
            <w:tcW w:w="1165" w:type="dxa"/>
            <w:shd w:val="clear" w:color="auto" w:fill="auto"/>
            <w:vAlign w:val="bottom"/>
          </w:tcPr>
          <w:p w14:paraId="21EC1BF8"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TITULAIRE</w:t>
            </w:r>
          </w:p>
        </w:tc>
        <w:tc>
          <w:tcPr>
            <w:tcW w:w="6604" w:type="dxa"/>
            <w:shd w:val="clear" w:color="auto" w:fill="auto"/>
            <w:vAlign w:val="bottom"/>
          </w:tcPr>
          <w:p w14:paraId="79F9CCEF"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B</w:t>
            </w:r>
          </w:p>
        </w:tc>
      </w:tr>
      <w:tr w:rsidR="00D16915" w:rsidRPr="00FA59C0" w14:paraId="247C7BBB" w14:textId="77777777" w:rsidTr="00436E55">
        <w:trPr>
          <w:trHeight w:val="256"/>
        </w:trPr>
        <w:tc>
          <w:tcPr>
            <w:tcW w:w="741" w:type="dxa"/>
            <w:shd w:val="clear" w:color="auto" w:fill="auto"/>
            <w:vAlign w:val="bottom"/>
          </w:tcPr>
          <w:p w14:paraId="2105866D" w14:textId="77777777" w:rsidR="00D16915" w:rsidRPr="00126F22" w:rsidRDefault="00D16915" w:rsidP="00FA59C0">
            <w:pPr>
              <w:rPr>
                <w:rFonts w:asciiTheme="majorHAnsi" w:hAnsiTheme="majorHAnsi" w:cstheme="majorHAnsi"/>
                <w:sz w:val="16"/>
              </w:rPr>
            </w:pPr>
          </w:p>
        </w:tc>
        <w:tc>
          <w:tcPr>
            <w:tcW w:w="734" w:type="dxa"/>
            <w:shd w:val="clear" w:color="auto" w:fill="auto"/>
            <w:vAlign w:val="bottom"/>
          </w:tcPr>
          <w:p w14:paraId="6C02C1DC" w14:textId="77777777" w:rsidR="00D16915" w:rsidRPr="00126F22" w:rsidRDefault="00D16915">
            <w:pPr>
              <w:rPr>
                <w:rFonts w:asciiTheme="majorHAnsi" w:hAnsiTheme="majorHAnsi" w:cstheme="majorHAnsi"/>
                <w:sz w:val="16"/>
              </w:rPr>
            </w:pPr>
          </w:p>
        </w:tc>
        <w:tc>
          <w:tcPr>
            <w:tcW w:w="684" w:type="dxa"/>
            <w:shd w:val="clear" w:color="auto" w:fill="auto"/>
            <w:vAlign w:val="bottom"/>
          </w:tcPr>
          <w:p w14:paraId="40D412F4" w14:textId="77777777" w:rsidR="00D16915" w:rsidRPr="00126F22" w:rsidRDefault="00D16915">
            <w:pPr>
              <w:rPr>
                <w:rFonts w:asciiTheme="majorHAnsi" w:hAnsiTheme="majorHAnsi" w:cstheme="majorHAnsi"/>
                <w:sz w:val="16"/>
              </w:rPr>
            </w:pPr>
            <w:r w:rsidRPr="00126F22">
              <w:rPr>
                <w:rFonts w:asciiTheme="majorHAnsi" w:hAnsiTheme="majorHAnsi" w:cstheme="majorHAnsi"/>
                <w:sz w:val="16"/>
              </w:rPr>
              <w:t>2012</w:t>
            </w:r>
          </w:p>
        </w:tc>
        <w:tc>
          <w:tcPr>
            <w:tcW w:w="562" w:type="dxa"/>
            <w:shd w:val="clear" w:color="auto" w:fill="auto"/>
            <w:vAlign w:val="bottom"/>
          </w:tcPr>
          <w:p w14:paraId="22E7E233" w14:textId="77777777" w:rsidR="00D16915" w:rsidRPr="00126F22" w:rsidRDefault="00D16915">
            <w:pPr>
              <w:rPr>
                <w:rFonts w:asciiTheme="majorHAnsi" w:hAnsiTheme="majorHAnsi" w:cstheme="majorHAnsi"/>
                <w:sz w:val="16"/>
              </w:rPr>
            </w:pPr>
            <w:r w:rsidRPr="00126F22">
              <w:rPr>
                <w:rFonts w:asciiTheme="majorHAnsi" w:hAnsiTheme="majorHAnsi" w:cstheme="majorHAnsi"/>
                <w:sz w:val="16"/>
              </w:rPr>
              <w:t>9</w:t>
            </w:r>
          </w:p>
        </w:tc>
        <w:tc>
          <w:tcPr>
            <w:tcW w:w="568" w:type="dxa"/>
          </w:tcPr>
          <w:p w14:paraId="497A2339" w14:textId="77777777" w:rsidR="00D16915" w:rsidRPr="00126F22" w:rsidRDefault="00D16915">
            <w:pPr>
              <w:rPr>
                <w:rFonts w:asciiTheme="majorHAnsi" w:hAnsiTheme="majorHAnsi" w:cstheme="majorHAnsi"/>
                <w:sz w:val="16"/>
              </w:rPr>
            </w:pPr>
          </w:p>
        </w:tc>
        <w:tc>
          <w:tcPr>
            <w:tcW w:w="568" w:type="dxa"/>
            <w:shd w:val="clear" w:color="auto" w:fill="auto"/>
            <w:vAlign w:val="bottom"/>
          </w:tcPr>
          <w:p w14:paraId="34DD83E9" w14:textId="2504F00F" w:rsidR="00D16915" w:rsidRPr="00126F22" w:rsidRDefault="00D16915">
            <w:pPr>
              <w:rPr>
                <w:rFonts w:asciiTheme="majorHAnsi" w:hAnsiTheme="majorHAnsi" w:cstheme="majorHAnsi"/>
                <w:sz w:val="16"/>
              </w:rPr>
            </w:pPr>
            <w:r w:rsidRPr="00126F22">
              <w:rPr>
                <w:rFonts w:asciiTheme="majorHAnsi" w:hAnsiTheme="majorHAnsi" w:cstheme="majorHAnsi"/>
                <w:sz w:val="16"/>
              </w:rPr>
              <w:t>503N</w:t>
            </w:r>
          </w:p>
        </w:tc>
        <w:tc>
          <w:tcPr>
            <w:tcW w:w="676" w:type="dxa"/>
            <w:shd w:val="clear" w:color="auto" w:fill="auto"/>
            <w:vAlign w:val="bottom"/>
          </w:tcPr>
          <w:p w14:paraId="311A6321"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I.A.T.</w:t>
            </w:r>
          </w:p>
        </w:tc>
        <w:tc>
          <w:tcPr>
            <w:tcW w:w="684" w:type="dxa"/>
            <w:shd w:val="clear" w:color="auto" w:fill="auto"/>
            <w:vAlign w:val="bottom"/>
          </w:tcPr>
          <w:p w14:paraId="5C59A887"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62,57</w:t>
            </w:r>
          </w:p>
        </w:tc>
        <w:tc>
          <w:tcPr>
            <w:tcW w:w="396" w:type="dxa"/>
            <w:shd w:val="clear" w:color="auto" w:fill="auto"/>
            <w:vAlign w:val="bottom"/>
          </w:tcPr>
          <w:p w14:paraId="76A31E14"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I</w:t>
            </w:r>
          </w:p>
        </w:tc>
        <w:tc>
          <w:tcPr>
            <w:tcW w:w="1757" w:type="dxa"/>
            <w:shd w:val="clear" w:color="auto" w:fill="auto"/>
            <w:vAlign w:val="bottom"/>
          </w:tcPr>
          <w:p w14:paraId="6AC5D9B4"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GESTIONNAIRE REMU RETRAITE</w:t>
            </w:r>
          </w:p>
        </w:tc>
        <w:tc>
          <w:tcPr>
            <w:tcW w:w="1302" w:type="dxa"/>
            <w:shd w:val="clear" w:color="auto" w:fill="auto"/>
            <w:vAlign w:val="bottom"/>
          </w:tcPr>
          <w:p w14:paraId="433DB2B8"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REDACTEUR TERRITORIAL</w:t>
            </w:r>
          </w:p>
        </w:tc>
        <w:tc>
          <w:tcPr>
            <w:tcW w:w="922" w:type="dxa"/>
            <w:shd w:val="clear" w:color="auto" w:fill="auto"/>
            <w:vAlign w:val="bottom"/>
          </w:tcPr>
          <w:p w14:paraId="30FE1F13"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352</w:t>
            </w:r>
          </w:p>
        </w:tc>
        <w:tc>
          <w:tcPr>
            <w:tcW w:w="1165" w:type="dxa"/>
            <w:shd w:val="clear" w:color="auto" w:fill="auto"/>
            <w:vAlign w:val="bottom"/>
          </w:tcPr>
          <w:p w14:paraId="1FFAFAC4"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TITULAIRE</w:t>
            </w:r>
          </w:p>
        </w:tc>
        <w:tc>
          <w:tcPr>
            <w:tcW w:w="6604" w:type="dxa"/>
            <w:shd w:val="clear" w:color="auto" w:fill="auto"/>
            <w:vAlign w:val="bottom"/>
          </w:tcPr>
          <w:p w14:paraId="7A72E307"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B</w:t>
            </w:r>
          </w:p>
        </w:tc>
      </w:tr>
      <w:tr w:rsidR="00D16915" w:rsidRPr="00FA59C0" w14:paraId="298BD8C2" w14:textId="77777777" w:rsidTr="00436E55">
        <w:trPr>
          <w:trHeight w:val="256"/>
        </w:trPr>
        <w:tc>
          <w:tcPr>
            <w:tcW w:w="741" w:type="dxa"/>
            <w:shd w:val="clear" w:color="auto" w:fill="auto"/>
            <w:vAlign w:val="bottom"/>
          </w:tcPr>
          <w:p w14:paraId="56A375E5" w14:textId="77777777" w:rsidR="00D16915" w:rsidRPr="00126F22" w:rsidRDefault="00D16915" w:rsidP="00FA59C0">
            <w:pPr>
              <w:rPr>
                <w:rFonts w:asciiTheme="majorHAnsi" w:hAnsiTheme="majorHAnsi" w:cstheme="majorHAnsi"/>
                <w:sz w:val="16"/>
              </w:rPr>
            </w:pPr>
          </w:p>
        </w:tc>
        <w:tc>
          <w:tcPr>
            <w:tcW w:w="734" w:type="dxa"/>
            <w:shd w:val="clear" w:color="auto" w:fill="auto"/>
            <w:vAlign w:val="bottom"/>
          </w:tcPr>
          <w:p w14:paraId="57EEBE89" w14:textId="77777777" w:rsidR="00D16915" w:rsidRPr="00126F22" w:rsidRDefault="00D16915">
            <w:pPr>
              <w:rPr>
                <w:rFonts w:asciiTheme="majorHAnsi" w:hAnsiTheme="majorHAnsi" w:cstheme="majorHAnsi"/>
                <w:sz w:val="16"/>
              </w:rPr>
            </w:pPr>
          </w:p>
        </w:tc>
        <w:tc>
          <w:tcPr>
            <w:tcW w:w="684" w:type="dxa"/>
            <w:shd w:val="clear" w:color="auto" w:fill="auto"/>
            <w:vAlign w:val="bottom"/>
          </w:tcPr>
          <w:p w14:paraId="7D1080A2" w14:textId="77777777" w:rsidR="00D16915" w:rsidRPr="00126F22" w:rsidRDefault="00D16915">
            <w:pPr>
              <w:rPr>
                <w:rFonts w:asciiTheme="majorHAnsi" w:hAnsiTheme="majorHAnsi" w:cstheme="majorHAnsi"/>
                <w:sz w:val="16"/>
              </w:rPr>
            </w:pPr>
            <w:r w:rsidRPr="00126F22">
              <w:rPr>
                <w:rFonts w:asciiTheme="majorHAnsi" w:hAnsiTheme="majorHAnsi" w:cstheme="majorHAnsi"/>
                <w:sz w:val="16"/>
              </w:rPr>
              <w:t>2012</w:t>
            </w:r>
          </w:p>
        </w:tc>
        <w:tc>
          <w:tcPr>
            <w:tcW w:w="562" w:type="dxa"/>
            <w:shd w:val="clear" w:color="auto" w:fill="auto"/>
            <w:vAlign w:val="bottom"/>
          </w:tcPr>
          <w:p w14:paraId="7D23B225" w14:textId="77777777" w:rsidR="00D16915" w:rsidRPr="00126F22" w:rsidRDefault="00D16915">
            <w:pPr>
              <w:rPr>
                <w:rFonts w:asciiTheme="majorHAnsi" w:hAnsiTheme="majorHAnsi" w:cstheme="majorHAnsi"/>
                <w:sz w:val="16"/>
              </w:rPr>
            </w:pPr>
            <w:r w:rsidRPr="00126F22">
              <w:rPr>
                <w:rFonts w:asciiTheme="majorHAnsi" w:hAnsiTheme="majorHAnsi" w:cstheme="majorHAnsi"/>
                <w:sz w:val="16"/>
              </w:rPr>
              <w:t>12</w:t>
            </w:r>
          </w:p>
        </w:tc>
        <w:tc>
          <w:tcPr>
            <w:tcW w:w="568" w:type="dxa"/>
          </w:tcPr>
          <w:p w14:paraId="1B6F9985" w14:textId="77777777" w:rsidR="00D16915" w:rsidRPr="00126F22" w:rsidRDefault="00D16915">
            <w:pPr>
              <w:rPr>
                <w:rFonts w:asciiTheme="majorHAnsi" w:hAnsiTheme="majorHAnsi" w:cstheme="majorHAnsi"/>
                <w:sz w:val="16"/>
              </w:rPr>
            </w:pPr>
          </w:p>
        </w:tc>
        <w:tc>
          <w:tcPr>
            <w:tcW w:w="568" w:type="dxa"/>
            <w:shd w:val="clear" w:color="auto" w:fill="auto"/>
            <w:vAlign w:val="bottom"/>
          </w:tcPr>
          <w:p w14:paraId="5D7639D7" w14:textId="6DA62F40" w:rsidR="00D16915" w:rsidRPr="00126F22" w:rsidRDefault="00D16915">
            <w:pPr>
              <w:rPr>
                <w:rFonts w:asciiTheme="majorHAnsi" w:hAnsiTheme="majorHAnsi" w:cstheme="majorHAnsi"/>
                <w:sz w:val="16"/>
              </w:rPr>
            </w:pPr>
            <w:r w:rsidRPr="00126F22">
              <w:rPr>
                <w:rFonts w:asciiTheme="majorHAnsi" w:hAnsiTheme="majorHAnsi" w:cstheme="majorHAnsi"/>
                <w:sz w:val="16"/>
              </w:rPr>
              <w:t>502N</w:t>
            </w:r>
          </w:p>
        </w:tc>
        <w:tc>
          <w:tcPr>
            <w:tcW w:w="676" w:type="dxa"/>
            <w:shd w:val="clear" w:color="auto" w:fill="auto"/>
            <w:vAlign w:val="bottom"/>
          </w:tcPr>
          <w:p w14:paraId="1B95C573"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I.F.T.S.</w:t>
            </w:r>
          </w:p>
        </w:tc>
        <w:tc>
          <w:tcPr>
            <w:tcW w:w="684" w:type="dxa"/>
            <w:shd w:val="clear" w:color="auto" w:fill="auto"/>
            <w:vAlign w:val="bottom"/>
          </w:tcPr>
          <w:p w14:paraId="5BC4862C"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8,3</w:t>
            </w:r>
          </w:p>
        </w:tc>
        <w:tc>
          <w:tcPr>
            <w:tcW w:w="396" w:type="dxa"/>
            <w:shd w:val="clear" w:color="auto" w:fill="auto"/>
            <w:vAlign w:val="bottom"/>
          </w:tcPr>
          <w:p w14:paraId="1D5C2512"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I</w:t>
            </w:r>
          </w:p>
        </w:tc>
        <w:tc>
          <w:tcPr>
            <w:tcW w:w="1757" w:type="dxa"/>
            <w:shd w:val="clear" w:color="auto" w:fill="auto"/>
            <w:vAlign w:val="bottom"/>
          </w:tcPr>
          <w:p w14:paraId="7306EA45"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CHARGE ADM ET FINANCIER</w:t>
            </w:r>
          </w:p>
        </w:tc>
        <w:tc>
          <w:tcPr>
            <w:tcW w:w="1302" w:type="dxa"/>
            <w:shd w:val="clear" w:color="auto" w:fill="auto"/>
            <w:vAlign w:val="bottom"/>
          </w:tcPr>
          <w:p w14:paraId="6B5644E3"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REDACTEUR</w:t>
            </w:r>
          </w:p>
        </w:tc>
        <w:tc>
          <w:tcPr>
            <w:tcW w:w="922" w:type="dxa"/>
            <w:shd w:val="clear" w:color="auto" w:fill="auto"/>
            <w:vAlign w:val="bottom"/>
          </w:tcPr>
          <w:p w14:paraId="679DA0FD"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358</w:t>
            </w:r>
          </w:p>
        </w:tc>
        <w:tc>
          <w:tcPr>
            <w:tcW w:w="1165" w:type="dxa"/>
            <w:shd w:val="clear" w:color="auto" w:fill="auto"/>
            <w:vAlign w:val="bottom"/>
          </w:tcPr>
          <w:p w14:paraId="2535F2BD"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TITULAIRE</w:t>
            </w:r>
          </w:p>
        </w:tc>
        <w:tc>
          <w:tcPr>
            <w:tcW w:w="6604" w:type="dxa"/>
            <w:shd w:val="clear" w:color="auto" w:fill="auto"/>
            <w:vAlign w:val="bottom"/>
          </w:tcPr>
          <w:p w14:paraId="21ADF48F"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B</w:t>
            </w:r>
          </w:p>
        </w:tc>
      </w:tr>
      <w:tr w:rsidR="00D16915" w:rsidRPr="00FA59C0" w14:paraId="2B4F1ADE" w14:textId="77777777" w:rsidTr="00436E55">
        <w:trPr>
          <w:trHeight w:val="256"/>
        </w:trPr>
        <w:tc>
          <w:tcPr>
            <w:tcW w:w="741" w:type="dxa"/>
            <w:shd w:val="clear" w:color="auto" w:fill="auto"/>
            <w:vAlign w:val="bottom"/>
          </w:tcPr>
          <w:p w14:paraId="750756E7" w14:textId="77777777" w:rsidR="00D16915" w:rsidRPr="00126F22" w:rsidRDefault="00D16915" w:rsidP="00FA59C0">
            <w:pPr>
              <w:rPr>
                <w:rFonts w:asciiTheme="majorHAnsi" w:hAnsiTheme="majorHAnsi" w:cstheme="majorHAnsi"/>
                <w:sz w:val="16"/>
              </w:rPr>
            </w:pPr>
            <w:r w:rsidRPr="00126F22">
              <w:rPr>
                <w:rFonts w:asciiTheme="majorHAnsi" w:hAnsiTheme="majorHAnsi" w:cstheme="majorHAnsi"/>
                <w:sz w:val="16"/>
              </w:rPr>
              <w:t>...</w:t>
            </w:r>
          </w:p>
        </w:tc>
        <w:tc>
          <w:tcPr>
            <w:tcW w:w="734" w:type="dxa"/>
            <w:shd w:val="clear" w:color="auto" w:fill="auto"/>
            <w:vAlign w:val="bottom"/>
          </w:tcPr>
          <w:p w14:paraId="359DC03F" w14:textId="77777777" w:rsidR="00D16915" w:rsidRPr="00126F22" w:rsidRDefault="00D16915">
            <w:pPr>
              <w:rPr>
                <w:rFonts w:asciiTheme="majorHAnsi" w:hAnsiTheme="majorHAnsi" w:cstheme="majorHAnsi"/>
                <w:sz w:val="16"/>
              </w:rPr>
            </w:pPr>
            <w:r w:rsidRPr="00126F22">
              <w:rPr>
                <w:rFonts w:asciiTheme="majorHAnsi" w:hAnsiTheme="majorHAnsi" w:cstheme="majorHAnsi"/>
                <w:sz w:val="16"/>
              </w:rPr>
              <w:t>...</w:t>
            </w:r>
          </w:p>
        </w:tc>
        <w:tc>
          <w:tcPr>
            <w:tcW w:w="684" w:type="dxa"/>
            <w:shd w:val="clear" w:color="auto" w:fill="auto"/>
            <w:vAlign w:val="bottom"/>
          </w:tcPr>
          <w:p w14:paraId="7FE5131D" w14:textId="77777777" w:rsidR="00D16915" w:rsidRPr="00126F22" w:rsidRDefault="00D16915">
            <w:pPr>
              <w:rPr>
                <w:rFonts w:asciiTheme="majorHAnsi" w:hAnsiTheme="majorHAnsi" w:cstheme="majorHAnsi"/>
                <w:sz w:val="16"/>
              </w:rPr>
            </w:pPr>
            <w:r w:rsidRPr="00126F22">
              <w:rPr>
                <w:rFonts w:asciiTheme="majorHAnsi" w:hAnsiTheme="majorHAnsi" w:cstheme="majorHAnsi"/>
                <w:sz w:val="16"/>
              </w:rPr>
              <w:t>2012</w:t>
            </w:r>
          </w:p>
        </w:tc>
        <w:tc>
          <w:tcPr>
            <w:tcW w:w="562" w:type="dxa"/>
            <w:shd w:val="clear" w:color="auto" w:fill="auto"/>
            <w:vAlign w:val="bottom"/>
          </w:tcPr>
          <w:p w14:paraId="121B44C3" w14:textId="77777777" w:rsidR="00D16915" w:rsidRPr="00126F22" w:rsidRDefault="00D16915">
            <w:pPr>
              <w:rPr>
                <w:rFonts w:asciiTheme="majorHAnsi" w:hAnsiTheme="majorHAnsi" w:cstheme="majorHAnsi"/>
                <w:sz w:val="16"/>
              </w:rPr>
            </w:pPr>
            <w:r w:rsidRPr="00126F22">
              <w:rPr>
                <w:rFonts w:asciiTheme="majorHAnsi" w:hAnsiTheme="majorHAnsi" w:cstheme="majorHAnsi"/>
                <w:sz w:val="16"/>
              </w:rPr>
              <w:t>12</w:t>
            </w:r>
          </w:p>
        </w:tc>
        <w:tc>
          <w:tcPr>
            <w:tcW w:w="568" w:type="dxa"/>
          </w:tcPr>
          <w:p w14:paraId="67BE6A88" w14:textId="77777777" w:rsidR="00D16915" w:rsidRPr="00126F22" w:rsidRDefault="00D16915">
            <w:pPr>
              <w:rPr>
                <w:rFonts w:asciiTheme="majorHAnsi" w:hAnsiTheme="majorHAnsi" w:cstheme="majorHAnsi"/>
                <w:sz w:val="16"/>
              </w:rPr>
            </w:pPr>
          </w:p>
        </w:tc>
        <w:tc>
          <w:tcPr>
            <w:tcW w:w="568" w:type="dxa"/>
            <w:shd w:val="clear" w:color="auto" w:fill="auto"/>
            <w:vAlign w:val="bottom"/>
          </w:tcPr>
          <w:p w14:paraId="3B299ED1" w14:textId="2361531E" w:rsidR="00D16915" w:rsidRPr="00126F22" w:rsidRDefault="00D16915">
            <w:pPr>
              <w:rPr>
                <w:rFonts w:asciiTheme="majorHAnsi" w:hAnsiTheme="majorHAnsi" w:cstheme="majorHAnsi"/>
                <w:sz w:val="16"/>
              </w:rPr>
            </w:pPr>
            <w:r w:rsidRPr="00126F22">
              <w:rPr>
                <w:rFonts w:asciiTheme="majorHAnsi" w:hAnsiTheme="majorHAnsi" w:cstheme="majorHAnsi"/>
                <w:sz w:val="16"/>
              </w:rPr>
              <w:t>503N</w:t>
            </w:r>
          </w:p>
        </w:tc>
        <w:tc>
          <w:tcPr>
            <w:tcW w:w="676" w:type="dxa"/>
            <w:shd w:val="clear" w:color="auto" w:fill="auto"/>
            <w:vAlign w:val="bottom"/>
          </w:tcPr>
          <w:p w14:paraId="46BE97AF"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I.A.T.</w:t>
            </w:r>
          </w:p>
        </w:tc>
        <w:tc>
          <w:tcPr>
            <w:tcW w:w="684" w:type="dxa"/>
            <w:shd w:val="clear" w:color="auto" w:fill="auto"/>
            <w:vAlign w:val="bottom"/>
          </w:tcPr>
          <w:p w14:paraId="18CDF3A9"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79,05</w:t>
            </w:r>
          </w:p>
        </w:tc>
        <w:tc>
          <w:tcPr>
            <w:tcW w:w="396" w:type="dxa"/>
            <w:shd w:val="clear" w:color="auto" w:fill="auto"/>
            <w:vAlign w:val="bottom"/>
          </w:tcPr>
          <w:p w14:paraId="30096121"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I</w:t>
            </w:r>
          </w:p>
        </w:tc>
        <w:tc>
          <w:tcPr>
            <w:tcW w:w="1757" w:type="dxa"/>
            <w:shd w:val="clear" w:color="auto" w:fill="auto"/>
            <w:vAlign w:val="bottom"/>
          </w:tcPr>
          <w:p w14:paraId="72DFF472"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CHARGE ADM ET FINANCIER</w:t>
            </w:r>
          </w:p>
        </w:tc>
        <w:tc>
          <w:tcPr>
            <w:tcW w:w="1302" w:type="dxa"/>
            <w:shd w:val="clear" w:color="auto" w:fill="auto"/>
            <w:vAlign w:val="bottom"/>
          </w:tcPr>
          <w:p w14:paraId="14B1A1DE"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REDACTEUR</w:t>
            </w:r>
          </w:p>
        </w:tc>
        <w:tc>
          <w:tcPr>
            <w:tcW w:w="922" w:type="dxa"/>
            <w:shd w:val="clear" w:color="auto" w:fill="auto"/>
            <w:vAlign w:val="bottom"/>
          </w:tcPr>
          <w:p w14:paraId="7D9B7D37"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358</w:t>
            </w:r>
          </w:p>
        </w:tc>
        <w:tc>
          <w:tcPr>
            <w:tcW w:w="1165" w:type="dxa"/>
            <w:shd w:val="clear" w:color="auto" w:fill="auto"/>
            <w:vAlign w:val="bottom"/>
          </w:tcPr>
          <w:p w14:paraId="511F9054"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TITULAIRE</w:t>
            </w:r>
          </w:p>
        </w:tc>
        <w:tc>
          <w:tcPr>
            <w:tcW w:w="6604" w:type="dxa"/>
            <w:shd w:val="clear" w:color="auto" w:fill="auto"/>
            <w:vAlign w:val="bottom"/>
          </w:tcPr>
          <w:p w14:paraId="42F0CF57"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B</w:t>
            </w:r>
          </w:p>
        </w:tc>
      </w:tr>
    </w:tbl>
    <w:p w14:paraId="64139F05" w14:textId="69756121" w:rsidR="000A5EA4" w:rsidRDefault="000A5EA4" w:rsidP="001B1EE0">
      <w:pPr>
        <w:spacing w:before="120"/>
        <w:rPr>
          <w:rFonts w:asciiTheme="majorHAnsi" w:hAnsiTheme="majorHAnsi" w:cstheme="majorHAnsi"/>
        </w:rPr>
      </w:pPr>
      <w:r w:rsidRPr="009F47F6">
        <w:rPr>
          <w:rFonts w:asciiTheme="majorHAnsi" w:hAnsiTheme="majorHAnsi" w:cstheme="majorHAnsi"/>
          <w:b/>
          <w:u w:val="single"/>
        </w:rPr>
        <w:t>Interprétation</w:t>
      </w:r>
      <w:r w:rsidR="00133DBA">
        <w:rPr>
          <w:rFonts w:asciiTheme="majorHAnsi" w:hAnsiTheme="majorHAnsi" w:cstheme="majorHAnsi"/>
        </w:rPr>
        <w:t> :</w:t>
      </w:r>
    </w:p>
    <w:p w14:paraId="5FC86C64" w14:textId="6622747C" w:rsidR="000A5EA4" w:rsidRDefault="000A5EA4" w:rsidP="009F47F6">
      <w:pPr>
        <w:spacing w:after="0"/>
        <w:rPr>
          <w:rFonts w:asciiTheme="majorHAnsi" w:hAnsiTheme="majorHAnsi" w:cstheme="majorHAnsi"/>
        </w:rPr>
      </w:pPr>
      <w:r>
        <w:rPr>
          <w:rFonts w:asciiTheme="majorHAnsi" w:hAnsiTheme="majorHAnsi" w:cstheme="majorHAnsi"/>
        </w:rPr>
        <w:t>Le tableau récapitule l’ensemble des titulaire</w:t>
      </w:r>
      <w:r w:rsidR="00541EB5">
        <w:rPr>
          <w:rFonts w:asciiTheme="majorHAnsi" w:hAnsiTheme="majorHAnsi" w:cstheme="majorHAnsi"/>
        </w:rPr>
        <w:t>s et non</w:t>
      </w:r>
      <w:r w:rsidR="009D5B79">
        <w:rPr>
          <w:rFonts w:asciiTheme="majorHAnsi" w:hAnsiTheme="majorHAnsi" w:cstheme="majorHAnsi"/>
        </w:rPr>
        <w:t>-</w:t>
      </w:r>
      <w:r w:rsidR="00541EB5">
        <w:rPr>
          <w:rFonts w:asciiTheme="majorHAnsi" w:hAnsiTheme="majorHAnsi" w:cstheme="majorHAnsi"/>
        </w:rPr>
        <w:t>titulaires ayant perçu le cumul d’indemnités</w:t>
      </w:r>
      <w:r>
        <w:rPr>
          <w:rFonts w:asciiTheme="majorHAnsi" w:hAnsiTheme="majorHAnsi" w:cstheme="majorHAnsi"/>
        </w:rPr>
        <w:t xml:space="preserve"> IAT </w:t>
      </w:r>
      <w:r w:rsidRPr="00133DBA">
        <w:rPr>
          <w:rFonts w:asciiTheme="majorHAnsi" w:hAnsiTheme="majorHAnsi" w:cstheme="majorHAnsi"/>
        </w:rPr>
        <w:t xml:space="preserve">et </w:t>
      </w:r>
      <w:r w:rsidR="00814BF6" w:rsidRPr="00133DBA">
        <w:rPr>
          <w:rFonts w:asciiTheme="majorHAnsi" w:hAnsiTheme="majorHAnsi" w:cstheme="majorHAnsi"/>
        </w:rPr>
        <w:t>IFTS</w:t>
      </w:r>
      <w:r>
        <w:rPr>
          <w:rFonts w:asciiTheme="majorHAnsi" w:hAnsiTheme="majorHAnsi" w:cstheme="majorHAnsi"/>
        </w:rPr>
        <w:t>.</w:t>
      </w:r>
      <w:r w:rsidR="00223FB2">
        <w:rPr>
          <w:rFonts w:asciiTheme="majorHAnsi" w:hAnsiTheme="majorHAnsi" w:cstheme="majorHAnsi"/>
        </w:rPr>
        <w:t xml:space="preserve"> </w:t>
      </w:r>
    </w:p>
    <w:p w14:paraId="1C7F6E31" w14:textId="269209D6" w:rsidR="00F576BF" w:rsidRDefault="0029589F" w:rsidP="00F576BF">
      <w:pPr>
        <w:suppressAutoHyphens/>
        <w:contextualSpacing/>
        <w:rPr>
          <w:rFonts w:asciiTheme="majorHAnsi" w:hAnsiTheme="majorHAnsi" w:cstheme="majorHAnsi"/>
        </w:rPr>
      </w:pPr>
      <w:r w:rsidRPr="00126F22">
        <w:rPr>
          <w:rFonts w:asciiTheme="majorHAnsi" w:hAnsiTheme="majorHAnsi" w:cstheme="majorHAnsi"/>
          <w:noProof/>
          <w:u w:val="single"/>
        </w:rPr>
        <w:drawing>
          <wp:anchor distT="0" distB="0" distL="114300" distR="114300" simplePos="0" relativeHeight="251847680" behindDoc="0" locked="0" layoutInCell="1" allowOverlap="1" wp14:anchorId="4A43C322" wp14:editId="747B77B2">
            <wp:simplePos x="0" y="0"/>
            <wp:positionH relativeFrom="column">
              <wp:posOffset>-407670</wp:posOffset>
            </wp:positionH>
            <wp:positionV relativeFrom="page">
              <wp:posOffset>4202430</wp:posOffset>
            </wp:positionV>
            <wp:extent cx="600710" cy="546735"/>
            <wp:effectExtent l="0" t="0" r="0" b="5715"/>
            <wp:wrapSquare wrapText="bothSides"/>
            <wp:docPr id="29" name="Image 29" descr="D:\OUTILS\AmpouleJau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UTILS\AmpouleJaune.png"/>
                    <pic:cNvPicPr>
                      <a:picLocks noChangeAspect="1" noChangeArrowheads="1"/>
                    </pic:cNvPicPr>
                  </pic:nvPicPr>
                  <pic:blipFill>
                    <a:blip r:embed="rId27" cstate="print">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600710" cy="546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111C">
        <w:rPr>
          <w:rFonts w:asciiTheme="majorHAnsi" w:hAnsiTheme="majorHAnsi" w:cstheme="majorHAnsi"/>
        </w:rPr>
        <w:t xml:space="preserve">Le logiciel indique pour </w:t>
      </w:r>
      <w:r w:rsidR="00F576BF" w:rsidRPr="00126F22">
        <w:rPr>
          <w:rFonts w:asciiTheme="majorHAnsi" w:hAnsiTheme="majorHAnsi" w:cstheme="majorHAnsi"/>
        </w:rPr>
        <w:t xml:space="preserve">information </w:t>
      </w:r>
      <w:r w:rsidR="00541EB5">
        <w:rPr>
          <w:rFonts w:asciiTheme="majorHAnsi" w:hAnsiTheme="majorHAnsi" w:cstheme="majorHAnsi"/>
        </w:rPr>
        <w:t>l’ensemble des</w:t>
      </w:r>
      <w:r w:rsidR="00F576BF" w:rsidRPr="00126F22">
        <w:rPr>
          <w:rFonts w:asciiTheme="majorHAnsi" w:hAnsiTheme="majorHAnsi" w:cstheme="majorHAnsi"/>
        </w:rPr>
        <w:t xml:space="preserve"> </w:t>
      </w:r>
      <w:ins w:id="322" w:author="Nicol, Fabrice" w:date="2017-09-19T18:39:00Z">
        <w:r w:rsidR="006B55C3">
          <w:rPr>
            <w:rFonts w:asciiTheme="majorHAnsi" w:hAnsiTheme="majorHAnsi" w:cstheme="majorHAnsi"/>
          </w:rPr>
          <w:t xml:space="preserve">libellés </w:t>
        </w:r>
      </w:ins>
      <w:del w:id="323" w:author="Nicol, Fabrice" w:date="2017-09-19T18:39:00Z">
        <w:r w:rsidR="00F576BF" w:rsidRPr="00126F22" w:rsidDel="006B55C3">
          <w:rPr>
            <w:rFonts w:asciiTheme="majorHAnsi" w:hAnsiTheme="majorHAnsi" w:cstheme="majorHAnsi"/>
          </w:rPr>
          <w:delText xml:space="preserve">numéros </w:delText>
        </w:r>
      </w:del>
      <w:r w:rsidR="00F576BF" w:rsidRPr="00126F22">
        <w:rPr>
          <w:rFonts w:asciiTheme="majorHAnsi" w:hAnsiTheme="majorHAnsi" w:cstheme="majorHAnsi"/>
        </w:rPr>
        <w:t xml:space="preserve">de codes </w:t>
      </w:r>
      <w:ins w:id="324" w:author="Nicol, Fabrice" w:date="2017-09-19T18:39:00Z">
        <w:r w:rsidR="006B55C3">
          <w:rPr>
            <w:rFonts w:asciiTheme="majorHAnsi" w:hAnsiTheme="majorHAnsi" w:cstheme="majorHAnsi"/>
          </w:rPr>
          <w:t xml:space="preserve">de paye </w:t>
        </w:r>
      </w:ins>
      <w:r w:rsidR="00F576BF" w:rsidRPr="00126F22">
        <w:rPr>
          <w:rFonts w:asciiTheme="majorHAnsi" w:hAnsiTheme="majorHAnsi" w:cstheme="majorHAnsi"/>
        </w:rPr>
        <w:t xml:space="preserve">retenus par la collectivité pour l’octroi de </w:t>
      </w:r>
      <w:r w:rsidR="00541EB5">
        <w:rPr>
          <w:rFonts w:asciiTheme="majorHAnsi" w:hAnsiTheme="majorHAnsi" w:cstheme="majorHAnsi"/>
        </w:rPr>
        <w:t xml:space="preserve">l’IAT et de </w:t>
      </w:r>
      <w:r w:rsidR="00F576BF" w:rsidRPr="00126F22">
        <w:rPr>
          <w:rFonts w:asciiTheme="majorHAnsi" w:hAnsiTheme="majorHAnsi" w:cstheme="majorHAnsi"/>
        </w:rPr>
        <w:t>l’IFTS.</w:t>
      </w:r>
    </w:p>
    <w:p w14:paraId="19536D5D" w14:textId="46C9B63B" w:rsidR="009D5B79" w:rsidRPr="00126F22" w:rsidRDefault="009D5B79" w:rsidP="00F576BF">
      <w:pPr>
        <w:suppressAutoHyphens/>
        <w:contextualSpacing/>
        <w:rPr>
          <w:rFonts w:asciiTheme="majorHAnsi" w:hAnsiTheme="majorHAnsi" w:cstheme="majorHAnsi"/>
        </w:rPr>
      </w:pPr>
    </w:p>
    <w:p w14:paraId="4F8D9DAA" w14:textId="00C39507" w:rsidR="009D5B79" w:rsidRPr="00120C2A" w:rsidRDefault="009D5B79" w:rsidP="009D5B79">
      <w:pPr>
        <w:spacing w:after="200"/>
        <w:jc w:val="left"/>
        <w:rPr>
          <w:rFonts w:asciiTheme="majorHAnsi" w:hAnsiTheme="majorHAnsi" w:cstheme="majorHAnsi"/>
          <w:u w:val="single"/>
        </w:rPr>
      </w:pPr>
      <w:r w:rsidRPr="00F61910">
        <w:rPr>
          <w:rFonts w:asciiTheme="majorHAnsi" w:hAnsiTheme="majorHAnsi" w:cstheme="majorHAnsi"/>
          <w:b/>
          <w:shd w:val="clear" w:color="auto" w:fill="D14A95" w:themeFill="accent1"/>
        </w:rPr>
        <w:t xml:space="preserve">Axes </w:t>
      </w:r>
      <w:r w:rsidRPr="00133DBA">
        <w:rPr>
          <w:rFonts w:asciiTheme="majorHAnsi" w:hAnsiTheme="majorHAnsi" w:cstheme="majorHAnsi"/>
          <w:b/>
          <w:shd w:val="clear" w:color="auto" w:fill="D14A95" w:themeFill="accent1"/>
        </w:rPr>
        <w:t>d’investigation</w:t>
      </w:r>
      <w:r w:rsidRPr="00133DBA">
        <w:rPr>
          <w:rFonts w:asciiTheme="majorHAnsi" w:hAnsiTheme="majorHAnsi" w:cstheme="majorHAnsi"/>
        </w:rPr>
        <w:t> :</w:t>
      </w:r>
    </w:p>
    <w:p w14:paraId="06E67374" w14:textId="242D944C" w:rsidR="009D5B79" w:rsidRPr="00133DBA" w:rsidRDefault="009D5B79" w:rsidP="004A2802">
      <w:pPr>
        <w:pStyle w:val="Paragraphedeliste"/>
        <w:numPr>
          <w:ilvl w:val="0"/>
          <w:numId w:val="70"/>
        </w:numPr>
        <w:spacing w:before="120"/>
        <w:ind w:left="850" w:hanging="357"/>
        <w:contextualSpacing w:val="0"/>
        <w:rPr>
          <w:rFonts w:asciiTheme="majorHAnsi" w:hAnsiTheme="majorHAnsi" w:cstheme="majorHAnsi"/>
        </w:rPr>
      </w:pPr>
      <w:r w:rsidRPr="00133DBA">
        <w:rPr>
          <w:rFonts w:asciiTheme="majorHAnsi" w:hAnsiTheme="majorHAnsi" w:cstheme="majorHAnsi"/>
        </w:rPr>
        <w:t>Vérifier la liste des agents cumulant l’IAT et l’IFTS : contrôler si le cumul est lié au changement de grade justifiant le passage du versement de l’IAT à l’IF</w:t>
      </w:r>
      <w:ins w:id="325" w:author="Nicol, Fabrice" w:date="2017-09-19T18:55:00Z">
        <w:r w:rsidR="00172CD8">
          <w:rPr>
            <w:rFonts w:asciiTheme="majorHAnsi" w:hAnsiTheme="majorHAnsi" w:cstheme="majorHAnsi"/>
          </w:rPr>
          <w:t>TS</w:t>
        </w:r>
      </w:ins>
      <w:r w:rsidRPr="00133DBA">
        <w:rPr>
          <w:rFonts w:asciiTheme="majorHAnsi" w:hAnsiTheme="majorHAnsi" w:cstheme="majorHAnsi"/>
        </w:rPr>
        <w:t>,</w:t>
      </w:r>
      <w:del w:id="326" w:author="Nicol, Fabrice" w:date="2017-09-19T18:55:00Z">
        <w:r w:rsidRPr="00133DBA" w:rsidDel="00172CD8">
          <w:rPr>
            <w:rFonts w:asciiTheme="majorHAnsi" w:hAnsiTheme="majorHAnsi" w:cstheme="majorHAnsi"/>
          </w:rPr>
          <w:delText xml:space="preserve"> </w:delText>
        </w:r>
      </w:del>
      <w:r w:rsidRPr="00133DBA">
        <w:rPr>
          <w:rFonts w:asciiTheme="majorHAnsi" w:hAnsiTheme="majorHAnsi" w:cstheme="majorHAnsi"/>
        </w:rPr>
        <w:t xml:space="preserve"> par ex</w:t>
      </w:r>
      <w:del w:id="327" w:author="Nicol, Fabrice" w:date="2017-09-19T17:32:00Z">
        <w:r w:rsidRPr="00133DBA" w:rsidDel="0029589F">
          <w:rPr>
            <w:rFonts w:asciiTheme="majorHAnsi" w:hAnsiTheme="majorHAnsi" w:cstheme="majorHAnsi"/>
          </w:rPr>
          <w:delText>.</w:delText>
        </w:r>
      </w:del>
      <w:ins w:id="328" w:author="Nicol, Fabrice" w:date="2017-09-19T17:32:00Z">
        <w:r w:rsidR="0029589F">
          <w:rPr>
            <w:rFonts w:asciiTheme="majorHAnsi" w:hAnsiTheme="majorHAnsi" w:cstheme="majorHAnsi"/>
          </w:rPr>
          <w:t>emple</w:t>
        </w:r>
      </w:ins>
      <w:r w:rsidRPr="00133DBA">
        <w:rPr>
          <w:rFonts w:asciiTheme="majorHAnsi" w:hAnsiTheme="majorHAnsi" w:cstheme="majorHAnsi"/>
        </w:rPr>
        <w:t>, en cas de passage de catégorie C à catégorie B</w:t>
      </w:r>
      <w:ins w:id="329" w:author="Nicol, Fabrice" w:date="2017-09-19T18:56:00Z">
        <w:r w:rsidR="00172CD8">
          <w:rPr>
            <w:rFonts w:asciiTheme="majorHAnsi" w:hAnsiTheme="majorHAnsi" w:cstheme="majorHAnsi"/>
          </w:rPr>
          <w:t>, avec un indice brut</w:t>
        </w:r>
      </w:ins>
      <w:r w:rsidRPr="00133DBA">
        <w:rPr>
          <w:rFonts w:asciiTheme="majorHAnsi" w:hAnsiTheme="majorHAnsi" w:cstheme="majorHAnsi"/>
        </w:rPr>
        <w:t xml:space="preserve"> supérieur à </w:t>
      </w:r>
      <w:del w:id="330" w:author="Nicol, Fabrice" w:date="2017-09-19T18:56:00Z">
        <w:r w:rsidRPr="00133DBA" w:rsidDel="00172CD8">
          <w:rPr>
            <w:rFonts w:asciiTheme="majorHAnsi" w:hAnsiTheme="majorHAnsi" w:cstheme="majorHAnsi"/>
          </w:rPr>
          <w:delText xml:space="preserve">l’indice brut </w:delText>
        </w:r>
      </w:del>
      <w:r w:rsidRPr="00133DBA">
        <w:rPr>
          <w:rFonts w:asciiTheme="majorHAnsi" w:hAnsiTheme="majorHAnsi" w:cstheme="majorHAnsi"/>
        </w:rPr>
        <w:t>380. Lorsque c’est le cas, le cumul</w:t>
      </w:r>
      <w:ins w:id="331" w:author="Nicol, Fabrice" w:date="2017-09-19T18:56:00Z">
        <w:r w:rsidR="00172CD8">
          <w:rPr>
            <w:rFonts w:asciiTheme="majorHAnsi" w:hAnsiTheme="majorHAnsi" w:cstheme="majorHAnsi"/>
          </w:rPr>
          <w:t>, s’il existe,</w:t>
        </w:r>
      </w:ins>
      <w:r w:rsidRPr="00133DBA">
        <w:rPr>
          <w:rFonts w:asciiTheme="majorHAnsi" w:hAnsiTheme="majorHAnsi" w:cstheme="majorHAnsi"/>
        </w:rPr>
        <w:t xml:space="preserve"> </w:t>
      </w:r>
      <w:del w:id="332" w:author="Nicol, Fabrice" w:date="2017-09-19T18:56:00Z">
        <w:r w:rsidRPr="00133DBA" w:rsidDel="00172CD8">
          <w:rPr>
            <w:rFonts w:asciiTheme="majorHAnsi" w:hAnsiTheme="majorHAnsi" w:cstheme="majorHAnsi"/>
          </w:rPr>
          <w:delText>est</w:delText>
        </w:r>
      </w:del>
      <w:ins w:id="333" w:author="Nicol, Fabrice" w:date="2017-09-19T18:56:00Z">
        <w:r w:rsidR="00172CD8">
          <w:rPr>
            <w:rFonts w:asciiTheme="majorHAnsi" w:hAnsiTheme="majorHAnsi" w:cstheme="majorHAnsi"/>
          </w:rPr>
          <w:t>doit n’être que</w:t>
        </w:r>
      </w:ins>
      <w:r w:rsidRPr="00133DBA">
        <w:rPr>
          <w:rFonts w:asciiTheme="majorHAnsi" w:hAnsiTheme="majorHAnsi" w:cstheme="majorHAnsi"/>
        </w:rPr>
        <w:t xml:space="preserve"> temporaire ; vérifier dès lors qu’il y a eu régularisation par la suite</w:t>
      </w:r>
      <w:del w:id="334" w:author="Nicol, Fabrice" w:date="2017-09-19T17:32:00Z">
        <w:r w:rsidRPr="00133DBA" w:rsidDel="0029589F">
          <w:rPr>
            <w:rFonts w:asciiTheme="majorHAnsi" w:hAnsiTheme="majorHAnsi" w:cstheme="majorHAnsi"/>
          </w:rPr>
          <w:delText> ;</w:delText>
        </w:r>
      </w:del>
      <w:ins w:id="335" w:author="Nicol, Fabrice" w:date="2017-09-19T17:32:00Z">
        <w:r w:rsidR="0029589F">
          <w:rPr>
            <w:rFonts w:asciiTheme="majorHAnsi" w:hAnsiTheme="majorHAnsi" w:cstheme="majorHAnsi"/>
          </w:rPr>
          <w:t>.</w:t>
        </w:r>
      </w:ins>
    </w:p>
    <w:p w14:paraId="51E7E3CF" w14:textId="48A39EB1" w:rsidR="009D5B79" w:rsidRDefault="001B1EE0" w:rsidP="004A2802">
      <w:pPr>
        <w:pStyle w:val="Paragraphedeliste"/>
        <w:numPr>
          <w:ilvl w:val="0"/>
          <w:numId w:val="70"/>
        </w:numPr>
        <w:spacing w:before="120"/>
        <w:ind w:left="850" w:hanging="357"/>
        <w:contextualSpacing w:val="0"/>
        <w:jc w:val="left"/>
        <w:rPr>
          <w:rFonts w:asciiTheme="majorHAnsi" w:hAnsiTheme="majorHAnsi" w:cstheme="majorHAnsi"/>
        </w:rPr>
      </w:pPr>
      <w:r>
        <w:rPr>
          <w:rFonts w:asciiTheme="majorHAnsi" w:hAnsiTheme="majorHAnsi" w:cstheme="majorHAnsi"/>
        </w:rPr>
        <w:t>Vérifier, éventuellement, l</w:t>
      </w:r>
      <w:r w:rsidR="009D5B79" w:rsidRPr="00133DBA">
        <w:rPr>
          <w:rFonts w:asciiTheme="majorHAnsi" w:hAnsiTheme="majorHAnsi" w:cstheme="majorHAnsi"/>
        </w:rPr>
        <w:t>es cumuls avec le RIFSEEP et les primes techniques</w:t>
      </w:r>
      <w:r>
        <w:rPr>
          <w:rFonts w:asciiTheme="majorHAnsi" w:hAnsiTheme="majorHAnsi" w:cstheme="majorHAnsi"/>
        </w:rPr>
        <w:t> ; ils</w:t>
      </w:r>
      <w:r w:rsidR="009D5B79" w:rsidRPr="00133DBA">
        <w:rPr>
          <w:rFonts w:asciiTheme="majorHAnsi" w:hAnsiTheme="majorHAnsi" w:cstheme="majorHAnsi"/>
        </w:rPr>
        <w:t xml:space="preserve"> ne sont pas testés </w:t>
      </w:r>
      <w:ins w:id="336" w:author="Nicol, Fabrice" w:date="2017-09-19T18:57:00Z">
        <w:r w:rsidR="00172CD8">
          <w:rPr>
            <w:rFonts w:asciiTheme="majorHAnsi" w:hAnsiTheme="majorHAnsi" w:cstheme="majorHAnsi"/>
          </w:rPr>
          <w:t xml:space="preserve">par le logiciel </w:t>
        </w:r>
      </w:ins>
      <w:r w:rsidR="009D5B79" w:rsidRPr="00133DBA">
        <w:rPr>
          <w:rFonts w:asciiTheme="majorHAnsi" w:hAnsiTheme="majorHAnsi" w:cstheme="majorHAnsi"/>
        </w:rPr>
        <w:t>mais peuvent faire l’objet d’investigations par tableau croisé dynamique ou tri.</w:t>
      </w:r>
    </w:p>
    <w:p w14:paraId="282F5532" w14:textId="0D84A91C" w:rsidR="00F576BF" w:rsidRDefault="00F576BF" w:rsidP="001B1EE0">
      <w:pPr>
        <w:spacing w:before="120"/>
        <w:ind w:left="493"/>
        <w:jc w:val="left"/>
        <w:rPr>
          <w:rFonts w:asciiTheme="majorHAnsi" w:hAnsiTheme="majorHAnsi" w:cstheme="majorHAnsi"/>
        </w:rPr>
      </w:pPr>
    </w:p>
    <w:p w14:paraId="07909E55" w14:textId="6D0ED6E1" w:rsidR="00014F29" w:rsidRPr="0013249B" w:rsidRDefault="0013249B" w:rsidP="00014F29">
      <w:pPr>
        <w:suppressAutoHyphens/>
        <w:spacing w:after="0"/>
        <w:rPr>
          <w:rFonts w:asciiTheme="majorHAnsi" w:hAnsiTheme="majorHAnsi" w:cstheme="majorHAnsi"/>
          <w:b/>
          <w:color w:val="D14A95" w:themeColor="accent1"/>
        </w:rPr>
      </w:pPr>
      <w:r w:rsidRPr="0013249B">
        <w:rPr>
          <w:rFonts w:asciiTheme="majorHAnsi" w:hAnsiTheme="majorHAnsi" w:cstheme="majorHAnsi"/>
          <w:b/>
          <w:color w:val="D14A95" w:themeColor="accent1"/>
        </w:rPr>
        <w:t>Point d’attention</w:t>
      </w:r>
    </w:p>
    <w:p w14:paraId="5216E9C3" w14:textId="76653311" w:rsidR="00014F29" w:rsidRDefault="00014F29" w:rsidP="00014F29">
      <w:pPr>
        <w:suppressAutoHyphens/>
        <w:spacing w:after="0"/>
        <w:rPr>
          <w:rFonts w:asciiTheme="majorHAnsi" w:hAnsiTheme="majorHAnsi" w:cstheme="majorHAnsi"/>
        </w:rPr>
      </w:pPr>
    </w:p>
    <w:p w14:paraId="5412B13C" w14:textId="3E89823D" w:rsidR="00014F29" w:rsidRPr="006D77A2" w:rsidRDefault="00014F29" w:rsidP="004A2802">
      <w:pPr>
        <w:pStyle w:val="Paragraphedeliste"/>
        <w:numPr>
          <w:ilvl w:val="0"/>
          <w:numId w:val="73"/>
        </w:numPr>
        <w:suppressAutoHyphens/>
        <w:spacing w:after="0"/>
        <w:rPr>
          <w:rFonts w:asciiTheme="majorHAnsi" w:hAnsiTheme="majorHAnsi" w:cstheme="majorHAnsi"/>
        </w:rPr>
      </w:pPr>
      <w:r w:rsidRPr="006D77A2">
        <w:rPr>
          <w:rFonts w:asciiTheme="majorHAnsi" w:hAnsiTheme="majorHAnsi" w:cstheme="majorHAnsi"/>
        </w:rPr>
        <w:t>L</w:t>
      </w:r>
      <w:r w:rsidR="001A1AD2" w:rsidRPr="006D77A2">
        <w:rPr>
          <w:rFonts w:asciiTheme="majorHAnsi" w:hAnsiTheme="majorHAnsi" w:cstheme="majorHAnsi"/>
        </w:rPr>
        <w:t xml:space="preserve">orsque </w:t>
      </w:r>
      <w:r w:rsidR="0013249B" w:rsidRPr="006D77A2">
        <w:rPr>
          <w:rFonts w:asciiTheme="majorHAnsi" w:hAnsiTheme="majorHAnsi" w:cstheme="majorHAnsi"/>
        </w:rPr>
        <w:t>des attributions d’IAT et d’IFTS</w:t>
      </w:r>
      <w:r w:rsidRPr="006D77A2">
        <w:rPr>
          <w:rFonts w:asciiTheme="majorHAnsi" w:hAnsiTheme="majorHAnsi" w:cstheme="majorHAnsi"/>
        </w:rPr>
        <w:t xml:space="preserve"> à des non-titulaires </w:t>
      </w:r>
      <w:r w:rsidR="0013249B" w:rsidRPr="006D77A2">
        <w:rPr>
          <w:rFonts w:asciiTheme="majorHAnsi" w:hAnsiTheme="majorHAnsi" w:cstheme="majorHAnsi"/>
        </w:rPr>
        <w:t>sont</w:t>
      </w:r>
      <w:r w:rsidRPr="006D77A2">
        <w:rPr>
          <w:rFonts w:asciiTheme="majorHAnsi" w:hAnsiTheme="majorHAnsi" w:cstheme="majorHAnsi"/>
        </w:rPr>
        <w:t xml:space="preserve"> détectée</w:t>
      </w:r>
      <w:r w:rsidR="0013249B" w:rsidRPr="006D77A2">
        <w:rPr>
          <w:rFonts w:asciiTheme="majorHAnsi" w:hAnsiTheme="majorHAnsi" w:cstheme="majorHAnsi"/>
        </w:rPr>
        <w:t>s</w:t>
      </w:r>
      <w:r w:rsidR="001A1AD2" w:rsidRPr="006D77A2">
        <w:rPr>
          <w:rFonts w:asciiTheme="majorHAnsi" w:hAnsiTheme="majorHAnsi" w:cstheme="majorHAnsi"/>
        </w:rPr>
        <w:t>,</w:t>
      </w:r>
      <w:ins w:id="337" w:author="Nicol, Fabrice" w:date="2017-09-19T18:57:00Z">
        <w:r w:rsidR="00172CD8">
          <w:rPr>
            <w:rFonts w:asciiTheme="majorHAnsi" w:hAnsiTheme="majorHAnsi" w:cstheme="majorHAnsi"/>
          </w:rPr>
          <w:t xml:space="preserve"> </w:t>
        </w:r>
      </w:ins>
      <w:r w:rsidR="001A1AD2" w:rsidRPr="006D77A2">
        <w:rPr>
          <w:rFonts w:asciiTheme="majorHAnsi" w:hAnsiTheme="majorHAnsi" w:cstheme="majorHAnsi"/>
        </w:rPr>
        <w:t>i</w:t>
      </w:r>
      <w:r w:rsidRPr="006D77A2">
        <w:rPr>
          <w:rFonts w:asciiTheme="majorHAnsi" w:hAnsiTheme="majorHAnsi" w:cstheme="majorHAnsi"/>
        </w:rPr>
        <w:t>l convient</w:t>
      </w:r>
      <w:r w:rsidR="0013249B" w:rsidRPr="006D77A2">
        <w:rPr>
          <w:rFonts w:asciiTheme="majorHAnsi" w:hAnsiTheme="majorHAnsi" w:cstheme="majorHAnsi"/>
        </w:rPr>
        <w:t xml:space="preserve"> </w:t>
      </w:r>
      <w:r w:rsidRPr="006D77A2">
        <w:rPr>
          <w:rFonts w:asciiTheme="majorHAnsi" w:hAnsiTheme="majorHAnsi" w:cstheme="majorHAnsi"/>
        </w:rPr>
        <w:t>de vérifier l’existence d’une délibération l</w:t>
      </w:r>
      <w:r w:rsidR="0013249B" w:rsidRPr="006D77A2">
        <w:rPr>
          <w:rFonts w:asciiTheme="majorHAnsi" w:hAnsiTheme="majorHAnsi" w:cstheme="majorHAnsi"/>
        </w:rPr>
        <w:t>es</w:t>
      </w:r>
      <w:r w:rsidRPr="006D77A2">
        <w:rPr>
          <w:rFonts w:asciiTheme="majorHAnsi" w:hAnsiTheme="majorHAnsi" w:cstheme="majorHAnsi"/>
        </w:rPr>
        <w:t xml:space="preserve"> prévoyant.</w:t>
      </w:r>
    </w:p>
    <w:p w14:paraId="5FF5D5C8" w14:textId="13A48D29" w:rsidR="00F576BF" w:rsidRDefault="00F576BF" w:rsidP="00014F29">
      <w:pPr>
        <w:suppressAutoHyphens/>
        <w:spacing w:after="0"/>
        <w:rPr>
          <w:rFonts w:asciiTheme="majorHAnsi" w:hAnsiTheme="majorHAnsi" w:cstheme="majorHAnsi"/>
        </w:rPr>
      </w:pPr>
    </w:p>
    <w:p w14:paraId="209B59DD" w14:textId="77777777" w:rsidR="001B1EE0" w:rsidRDefault="001B1EE0" w:rsidP="001B1EE0">
      <w:pPr>
        <w:ind w:left="567"/>
        <w:rPr>
          <w:rFonts w:asciiTheme="majorHAnsi" w:hAnsiTheme="majorHAnsi" w:cstheme="majorHAnsi"/>
        </w:rPr>
      </w:pPr>
      <w:r w:rsidRPr="00B26231">
        <w:rPr>
          <w:rFonts w:asciiTheme="majorHAnsi" w:hAnsiTheme="majorHAnsi" w:cstheme="majorHAnsi"/>
          <w:b/>
          <w:noProof/>
          <w:szCs w:val="20"/>
        </w:rPr>
        <mc:AlternateContent>
          <mc:Choice Requires="wps">
            <w:drawing>
              <wp:anchor distT="0" distB="0" distL="114300" distR="114300" simplePos="0" relativeHeight="251975680" behindDoc="0" locked="0" layoutInCell="1" allowOverlap="1" wp14:anchorId="02D343FD" wp14:editId="7DE3E612">
                <wp:simplePos x="0" y="0"/>
                <wp:positionH relativeFrom="column">
                  <wp:posOffset>0</wp:posOffset>
                </wp:positionH>
                <wp:positionV relativeFrom="paragraph">
                  <wp:posOffset>-635</wp:posOffset>
                </wp:positionV>
                <wp:extent cx="293523" cy="285293"/>
                <wp:effectExtent l="0" t="0" r="0" b="635"/>
                <wp:wrapNone/>
                <wp:docPr id="238" name="Freeform 7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93523" cy="285293"/>
                        </a:xfrm>
                        <a:custGeom>
                          <a:avLst/>
                          <a:gdLst/>
                          <a:ahLst/>
                          <a:cxnLst>
                            <a:cxn ang="0">
                              <a:pos x="390" y="200"/>
                            </a:cxn>
                            <a:cxn ang="0">
                              <a:pos x="390" y="216"/>
                            </a:cxn>
                            <a:cxn ang="0">
                              <a:pos x="215" y="259"/>
                            </a:cxn>
                            <a:cxn ang="0">
                              <a:pos x="215" y="291"/>
                            </a:cxn>
                            <a:cxn ang="0">
                              <a:pos x="390" y="248"/>
                            </a:cxn>
                            <a:cxn ang="0">
                              <a:pos x="390" y="264"/>
                            </a:cxn>
                            <a:cxn ang="0">
                              <a:pos x="207" y="310"/>
                            </a:cxn>
                            <a:cxn ang="0">
                              <a:pos x="197" y="308"/>
                            </a:cxn>
                            <a:cxn ang="0">
                              <a:pos x="56" y="184"/>
                            </a:cxn>
                            <a:cxn ang="0">
                              <a:pos x="60" y="124"/>
                            </a:cxn>
                            <a:cxn ang="0">
                              <a:pos x="197" y="244"/>
                            </a:cxn>
                            <a:cxn ang="0">
                              <a:pos x="207" y="245"/>
                            </a:cxn>
                            <a:cxn ang="0">
                              <a:pos x="390" y="200"/>
                            </a:cxn>
                            <a:cxn ang="0">
                              <a:pos x="65" y="46"/>
                            </a:cxn>
                            <a:cxn ang="0">
                              <a:pos x="249" y="0"/>
                            </a:cxn>
                            <a:cxn ang="0">
                              <a:pos x="390" y="124"/>
                            </a:cxn>
                            <a:cxn ang="0">
                              <a:pos x="390" y="140"/>
                            </a:cxn>
                            <a:cxn ang="0">
                              <a:pos x="215" y="184"/>
                            </a:cxn>
                            <a:cxn ang="0">
                              <a:pos x="215" y="215"/>
                            </a:cxn>
                            <a:cxn ang="0">
                              <a:pos x="390" y="172"/>
                            </a:cxn>
                            <a:cxn ang="0">
                              <a:pos x="390" y="188"/>
                            </a:cxn>
                            <a:cxn ang="0">
                              <a:pos x="207" y="234"/>
                            </a:cxn>
                            <a:cxn ang="0">
                              <a:pos x="197" y="232"/>
                            </a:cxn>
                            <a:cxn ang="0">
                              <a:pos x="56" y="109"/>
                            </a:cxn>
                            <a:cxn ang="0">
                              <a:pos x="65" y="46"/>
                            </a:cxn>
                            <a:cxn ang="0">
                              <a:pos x="224" y="421"/>
                            </a:cxn>
                            <a:cxn ang="0">
                              <a:pos x="0" y="288"/>
                            </a:cxn>
                            <a:cxn ang="0">
                              <a:pos x="0" y="313"/>
                            </a:cxn>
                            <a:cxn ang="0">
                              <a:pos x="224" y="446"/>
                            </a:cxn>
                            <a:cxn ang="0">
                              <a:pos x="353" y="398"/>
                            </a:cxn>
                            <a:cxn ang="0">
                              <a:pos x="353" y="372"/>
                            </a:cxn>
                            <a:cxn ang="0">
                              <a:pos x="224" y="421"/>
                            </a:cxn>
                            <a:cxn ang="0">
                              <a:pos x="418" y="335"/>
                            </a:cxn>
                            <a:cxn ang="0">
                              <a:pos x="364" y="355"/>
                            </a:cxn>
                            <a:cxn ang="0">
                              <a:pos x="364" y="434"/>
                            </a:cxn>
                            <a:cxn ang="0">
                              <a:pos x="391" y="402"/>
                            </a:cxn>
                            <a:cxn ang="0">
                              <a:pos x="418" y="414"/>
                            </a:cxn>
                            <a:cxn ang="0">
                              <a:pos x="418" y="374"/>
                            </a:cxn>
                            <a:cxn ang="0">
                              <a:pos x="442" y="365"/>
                            </a:cxn>
                            <a:cxn ang="0">
                              <a:pos x="457" y="346"/>
                            </a:cxn>
                            <a:cxn ang="0">
                              <a:pos x="457" y="283"/>
                            </a:cxn>
                            <a:cxn ang="0">
                              <a:pos x="451" y="272"/>
                            </a:cxn>
                            <a:cxn ang="0">
                              <a:pos x="400" y="242"/>
                            </a:cxn>
                            <a:cxn ang="0">
                              <a:pos x="400" y="271"/>
                            </a:cxn>
                            <a:cxn ang="0">
                              <a:pos x="211" y="320"/>
                            </a:cxn>
                            <a:cxn ang="0">
                              <a:pos x="187" y="314"/>
                            </a:cxn>
                            <a:cxn ang="0">
                              <a:pos x="56" y="197"/>
                            </a:cxn>
                            <a:cxn ang="0">
                              <a:pos x="0" y="218"/>
                            </a:cxn>
                            <a:cxn ang="0">
                              <a:pos x="0" y="245"/>
                            </a:cxn>
                            <a:cxn ang="0">
                              <a:pos x="224" y="378"/>
                            </a:cxn>
                            <a:cxn ang="0">
                              <a:pos x="432" y="299"/>
                            </a:cxn>
                            <a:cxn ang="0">
                              <a:pos x="432" y="341"/>
                            </a:cxn>
                            <a:cxn ang="0">
                              <a:pos x="418" y="347"/>
                            </a:cxn>
                            <a:cxn ang="0">
                              <a:pos x="418" y="335"/>
                            </a:cxn>
                          </a:cxnLst>
                          <a:rect l="0" t="0" r="r" b="b"/>
                          <a:pathLst>
                            <a:path w="457" h="446">
                              <a:moveTo>
                                <a:pt x="390" y="200"/>
                              </a:moveTo>
                              <a:cubicBezTo>
                                <a:pt x="390" y="216"/>
                                <a:pt x="390" y="216"/>
                                <a:pt x="390" y="216"/>
                              </a:cubicBezTo>
                              <a:cubicBezTo>
                                <a:pt x="215" y="259"/>
                                <a:pt x="215" y="259"/>
                                <a:pt x="215" y="259"/>
                              </a:cubicBezTo>
                              <a:cubicBezTo>
                                <a:pt x="208" y="271"/>
                                <a:pt x="209" y="281"/>
                                <a:pt x="215" y="291"/>
                              </a:cubicBezTo>
                              <a:cubicBezTo>
                                <a:pt x="390" y="248"/>
                                <a:pt x="390" y="248"/>
                                <a:pt x="390" y="248"/>
                              </a:cubicBezTo>
                              <a:cubicBezTo>
                                <a:pt x="390" y="264"/>
                                <a:pt x="390" y="264"/>
                                <a:pt x="390" y="264"/>
                              </a:cubicBezTo>
                              <a:cubicBezTo>
                                <a:pt x="207" y="310"/>
                                <a:pt x="207" y="310"/>
                                <a:pt x="207" y="310"/>
                              </a:cubicBezTo>
                              <a:cubicBezTo>
                                <a:pt x="203" y="310"/>
                                <a:pt x="199" y="310"/>
                                <a:pt x="197" y="308"/>
                              </a:cubicBezTo>
                              <a:cubicBezTo>
                                <a:pt x="56" y="184"/>
                                <a:pt x="56" y="184"/>
                                <a:pt x="56" y="184"/>
                              </a:cubicBezTo>
                              <a:cubicBezTo>
                                <a:pt x="49" y="179"/>
                                <a:pt x="43" y="135"/>
                                <a:pt x="60" y="124"/>
                              </a:cubicBezTo>
                              <a:cubicBezTo>
                                <a:pt x="197" y="244"/>
                                <a:pt x="197" y="244"/>
                                <a:pt x="197" y="244"/>
                              </a:cubicBezTo>
                              <a:cubicBezTo>
                                <a:pt x="199" y="245"/>
                                <a:pt x="203" y="246"/>
                                <a:pt x="207" y="245"/>
                              </a:cubicBezTo>
                              <a:cubicBezTo>
                                <a:pt x="390" y="200"/>
                                <a:pt x="390" y="200"/>
                                <a:pt x="390" y="200"/>
                              </a:cubicBezTo>
                              <a:close/>
                              <a:moveTo>
                                <a:pt x="65" y="46"/>
                              </a:moveTo>
                              <a:cubicBezTo>
                                <a:pt x="249" y="0"/>
                                <a:pt x="249" y="0"/>
                                <a:pt x="249" y="0"/>
                              </a:cubicBezTo>
                              <a:cubicBezTo>
                                <a:pt x="390" y="124"/>
                                <a:pt x="390" y="124"/>
                                <a:pt x="390" y="124"/>
                              </a:cubicBezTo>
                              <a:cubicBezTo>
                                <a:pt x="390" y="140"/>
                                <a:pt x="390" y="140"/>
                                <a:pt x="390" y="140"/>
                              </a:cubicBezTo>
                              <a:cubicBezTo>
                                <a:pt x="215" y="184"/>
                                <a:pt x="215" y="184"/>
                                <a:pt x="215" y="184"/>
                              </a:cubicBezTo>
                              <a:cubicBezTo>
                                <a:pt x="208" y="195"/>
                                <a:pt x="209" y="205"/>
                                <a:pt x="215" y="215"/>
                              </a:cubicBezTo>
                              <a:cubicBezTo>
                                <a:pt x="390" y="172"/>
                                <a:pt x="390" y="172"/>
                                <a:pt x="390" y="172"/>
                              </a:cubicBezTo>
                              <a:cubicBezTo>
                                <a:pt x="390" y="188"/>
                                <a:pt x="390" y="188"/>
                                <a:pt x="390" y="188"/>
                              </a:cubicBezTo>
                              <a:cubicBezTo>
                                <a:pt x="207" y="234"/>
                                <a:pt x="207" y="234"/>
                                <a:pt x="207" y="234"/>
                              </a:cubicBezTo>
                              <a:cubicBezTo>
                                <a:pt x="203" y="235"/>
                                <a:pt x="199" y="234"/>
                                <a:pt x="197" y="232"/>
                              </a:cubicBezTo>
                              <a:cubicBezTo>
                                <a:pt x="56" y="109"/>
                                <a:pt x="56" y="109"/>
                                <a:pt x="56" y="109"/>
                              </a:cubicBezTo>
                              <a:cubicBezTo>
                                <a:pt x="48" y="102"/>
                                <a:pt x="42" y="51"/>
                                <a:pt x="65" y="46"/>
                              </a:cubicBezTo>
                              <a:close/>
                              <a:moveTo>
                                <a:pt x="224" y="421"/>
                              </a:moveTo>
                              <a:cubicBezTo>
                                <a:pt x="0" y="288"/>
                                <a:pt x="0" y="288"/>
                                <a:pt x="0" y="288"/>
                              </a:cubicBezTo>
                              <a:cubicBezTo>
                                <a:pt x="0" y="313"/>
                                <a:pt x="0" y="313"/>
                                <a:pt x="0" y="313"/>
                              </a:cubicBezTo>
                              <a:cubicBezTo>
                                <a:pt x="224" y="446"/>
                                <a:pt x="224" y="446"/>
                                <a:pt x="224" y="446"/>
                              </a:cubicBezTo>
                              <a:cubicBezTo>
                                <a:pt x="353" y="398"/>
                                <a:pt x="353" y="398"/>
                                <a:pt x="353" y="398"/>
                              </a:cubicBezTo>
                              <a:cubicBezTo>
                                <a:pt x="353" y="372"/>
                                <a:pt x="353" y="372"/>
                                <a:pt x="353" y="372"/>
                              </a:cubicBezTo>
                              <a:cubicBezTo>
                                <a:pt x="224" y="421"/>
                                <a:pt x="224" y="421"/>
                                <a:pt x="224" y="421"/>
                              </a:cubicBezTo>
                              <a:close/>
                              <a:moveTo>
                                <a:pt x="418" y="335"/>
                              </a:moveTo>
                              <a:cubicBezTo>
                                <a:pt x="364" y="355"/>
                                <a:pt x="364" y="355"/>
                                <a:pt x="364" y="355"/>
                              </a:cubicBezTo>
                              <a:cubicBezTo>
                                <a:pt x="364" y="434"/>
                                <a:pt x="364" y="434"/>
                                <a:pt x="364" y="434"/>
                              </a:cubicBezTo>
                              <a:cubicBezTo>
                                <a:pt x="391" y="402"/>
                                <a:pt x="391" y="402"/>
                                <a:pt x="391" y="402"/>
                              </a:cubicBezTo>
                              <a:cubicBezTo>
                                <a:pt x="418" y="414"/>
                                <a:pt x="418" y="414"/>
                                <a:pt x="418" y="414"/>
                              </a:cubicBezTo>
                              <a:cubicBezTo>
                                <a:pt x="418" y="374"/>
                                <a:pt x="418" y="374"/>
                                <a:pt x="418" y="374"/>
                              </a:cubicBezTo>
                              <a:cubicBezTo>
                                <a:pt x="442" y="365"/>
                                <a:pt x="442" y="365"/>
                                <a:pt x="442" y="365"/>
                              </a:cubicBezTo>
                              <a:cubicBezTo>
                                <a:pt x="453" y="360"/>
                                <a:pt x="457" y="356"/>
                                <a:pt x="457" y="346"/>
                              </a:cubicBezTo>
                              <a:cubicBezTo>
                                <a:pt x="457" y="283"/>
                                <a:pt x="457" y="283"/>
                                <a:pt x="457" y="283"/>
                              </a:cubicBezTo>
                              <a:cubicBezTo>
                                <a:pt x="457" y="278"/>
                                <a:pt x="455" y="274"/>
                                <a:pt x="451" y="272"/>
                              </a:cubicBezTo>
                              <a:cubicBezTo>
                                <a:pt x="400" y="242"/>
                                <a:pt x="400" y="242"/>
                                <a:pt x="400" y="242"/>
                              </a:cubicBezTo>
                              <a:cubicBezTo>
                                <a:pt x="400" y="271"/>
                                <a:pt x="400" y="271"/>
                                <a:pt x="400" y="271"/>
                              </a:cubicBezTo>
                              <a:cubicBezTo>
                                <a:pt x="211" y="320"/>
                                <a:pt x="211" y="320"/>
                                <a:pt x="211" y="320"/>
                              </a:cubicBezTo>
                              <a:cubicBezTo>
                                <a:pt x="203" y="322"/>
                                <a:pt x="193" y="320"/>
                                <a:pt x="187" y="314"/>
                              </a:cubicBezTo>
                              <a:cubicBezTo>
                                <a:pt x="56" y="197"/>
                                <a:pt x="56" y="197"/>
                                <a:pt x="56" y="197"/>
                              </a:cubicBezTo>
                              <a:cubicBezTo>
                                <a:pt x="0" y="218"/>
                                <a:pt x="0" y="218"/>
                                <a:pt x="0" y="218"/>
                              </a:cubicBezTo>
                              <a:cubicBezTo>
                                <a:pt x="0" y="245"/>
                                <a:pt x="0" y="245"/>
                                <a:pt x="0" y="245"/>
                              </a:cubicBezTo>
                              <a:cubicBezTo>
                                <a:pt x="224" y="378"/>
                                <a:pt x="224" y="378"/>
                                <a:pt x="224" y="378"/>
                              </a:cubicBezTo>
                              <a:cubicBezTo>
                                <a:pt x="432" y="299"/>
                                <a:pt x="432" y="299"/>
                                <a:pt x="432" y="299"/>
                              </a:cubicBezTo>
                              <a:cubicBezTo>
                                <a:pt x="432" y="341"/>
                                <a:pt x="432" y="341"/>
                                <a:pt x="432" y="341"/>
                              </a:cubicBezTo>
                              <a:cubicBezTo>
                                <a:pt x="418" y="347"/>
                                <a:pt x="418" y="347"/>
                                <a:pt x="418" y="347"/>
                              </a:cubicBezTo>
                              <a:cubicBezTo>
                                <a:pt x="418" y="335"/>
                                <a:pt x="418" y="335"/>
                                <a:pt x="418" y="335"/>
                              </a:cubicBezTo>
                              <a:close/>
                            </a:path>
                          </a:pathLst>
                        </a:custGeom>
                        <a:solidFill>
                          <a:srgbClr val="D14A95"/>
                        </a:solidFill>
                        <a:ln w="9525">
                          <a:noFill/>
                          <a:round/>
                          <a:headEnd/>
                          <a:tailEnd/>
                        </a:ln>
                      </wps:spPr>
                      <wps:txbx>
                        <w:txbxContent>
                          <w:p w14:paraId="073F5588" w14:textId="77777777" w:rsidR="00EB106F" w:rsidRPr="00BB35E2" w:rsidRDefault="00EB106F" w:rsidP="001B1EE0">
                            <w:pPr>
                              <w:rPr>
                                <w:color w:val="D14A95"/>
                              </w:rPr>
                            </w:pPr>
                          </w:p>
                          <w:p w14:paraId="23C10206" w14:textId="77777777" w:rsidR="00EB106F" w:rsidRDefault="00EB106F" w:rsidP="001B1EE0">
                            <w:pPr>
                              <w:jc w:val="center"/>
                            </w:pPr>
                          </w:p>
                          <w:p w14:paraId="3E775BD3" w14:textId="77777777" w:rsidR="00EB106F" w:rsidRDefault="00EB106F" w:rsidP="001B1EE0">
                            <w:pPr>
                              <w:jc w:val="center"/>
                            </w:pPr>
                          </w:p>
                        </w:txbxContent>
                      </wps:txbx>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02D343FD" id="_x0000_s1042" style="position:absolute;left:0;text-align:left;margin-left:0;margin-top:-.05pt;width:23.1pt;height:22.45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57,44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" adj="-11796480,,5400" path="m390,200v,16,,16,,16c215,259,215,259,215,259v-7,12,-6,22,,32c390,248,390,248,390,248v,16,,16,,16c207,310,207,310,207,310v-4,,-8,,-10,-2c56,184,56,184,56,184v-7,-5,-13,-49,4,-60c197,244,197,244,197,244v2,1,6,2,10,1c390,200,390,200,390,200xm65,46c249,,249,,249,,390,124,390,124,390,124v,16,,16,,16c215,184,215,184,215,184v-7,11,-6,21,,31c390,172,390,172,390,172v,16,,16,,16c207,234,207,234,207,234v-4,1,-8,,-10,-2c56,109,56,109,56,109,48,102,42,51,65,46xm224,421c,288,,288,,288v,25,,25,,25c224,446,224,446,224,446,353,398,353,398,353,398v,-26,,-26,,-26c224,421,224,421,224,421xm418,335v-54,20,-54,20,-54,20c364,434,364,434,364,434v27,-32,27,-32,27,-32c418,414,418,414,418,414v,-40,,-40,,-40c442,365,442,365,442,365v11,-5,15,-9,15,-19c457,283,457,283,457,283v,-5,-2,-9,-6,-11c400,242,400,242,400,242v,29,,29,,29c211,320,211,320,211,320v-8,2,-18,,-24,-6c56,197,56,197,56,197,,218,,218,,218v,27,,27,,27c224,378,224,378,224,378,432,299,432,299,432,299v,42,,42,,42c418,347,418,347,418,347v,-12,,-12,,-12xe" fillcolor="#d14a95" stroked="f">
                <v:stroke joinstyle="round"/>
                <v:formulas/>
                <v:path arrowok="t" o:connecttype="custom" o:connectlocs="390,200;390,216;215,259;215,291;390,248;390,264;207,310;197,308;56,184;60,124;197,244;207,245;390,200;65,46;249,0;390,124;390,140;215,184;215,215;390,172;390,188;207,234;197,232;56,109;65,46;224,421;0,288;0,313;224,446;353,398;353,372;224,421;418,335;364,355;364,434;391,402;418,414;418,374;442,365;457,346;457,283;451,272;400,242;400,271;211,320;187,314;56,197;0,218;0,245;224,378;432,299;432,341;418,347;418,335" o:connectangles="0,0,0,0,0,0,0,0,0,0,0,0,0,0,0,0,0,0,0,0,0,0,0,0,0,0,0,0,0,0,0,0,0,0,0,0,0,0,0,0,0,0,0,0,0,0,0,0,0,0,0,0,0,0" textboxrect="0,0,457,446"/>
                <o:lock v:ext="edit" verticies="t"/>
                <v:textbox>
                  <w:txbxContent>
                    <w:p w14:paraId="073F5588" w14:textId="77777777" w:rsidR="00EB106F" w:rsidRPr="00BB35E2" w:rsidRDefault="00EB106F" w:rsidP="001B1EE0">
                      <w:pPr>
                        <w:rPr>
                          <w:color w:val="D14A95"/>
                        </w:rPr>
                      </w:pPr>
                    </w:p>
                    <w:p w14:paraId="23C10206" w14:textId="77777777" w:rsidR="00EB106F" w:rsidRDefault="00EB106F" w:rsidP="001B1EE0">
                      <w:pPr>
                        <w:jc w:val="center"/>
                      </w:pPr>
                    </w:p>
                    <w:p w14:paraId="3E775BD3" w14:textId="77777777" w:rsidR="00EB106F" w:rsidRDefault="00EB106F" w:rsidP="001B1EE0">
                      <w:pPr>
                        <w:jc w:val="center"/>
                      </w:pPr>
                    </w:p>
                  </w:txbxContent>
                </v:textbox>
              </v:shape>
            </w:pict>
          </mc:Fallback>
        </mc:AlternateContent>
      </w:r>
      <w:r w:rsidRPr="009F47F6">
        <w:rPr>
          <w:rFonts w:asciiTheme="majorHAnsi" w:hAnsiTheme="majorHAnsi" w:cstheme="majorHAnsi"/>
          <w:b/>
        </w:rPr>
        <w:t>Documents à consulter</w:t>
      </w:r>
      <w:r>
        <w:rPr>
          <w:rFonts w:asciiTheme="majorHAnsi" w:hAnsiTheme="majorHAnsi" w:cstheme="majorHAnsi"/>
        </w:rPr>
        <w:t> :</w:t>
      </w:r>
    </w:p>
    <w:p w14:paraId="2AC80DC6" w14:textId="02B96534" w:rsidR="001B1EE0" w:rsidRDefault="001B1EE0" w:rsidP="001B1EE0">
      <w:pPr>
        <w:suppressAutoHyphens/>
        <w:spacing w:after="0"/>
        <w:ind w:left="567"/>
        <w:rPr>
          <w:ins w:id="338" w:author="Nicol, Fabrice" w:date="2017-09-19T18:57:00Z"/>
          <w:rFonts w:asciiTheme="majorHAnsi" w:hAnsiTheme="majorHAnsi" w:cstheme="majorHAnsi"/>
        </w:rPr>
      </w:pPr>
      <w:r>
        <w:rPr>
          <w:rFonts w:asciiTheme="majorHAnsi" w:hAnsiTheme="majorHAnsi" w:cstheme="majorHAnsi"/>
        </w:rPr>
        <w:t>Délibérations.</w:t>
      </w:r>
    </w:p>
    <w:p w14:paraId="1D6C30CB" w14:textId="77777777" w:rsidR="00172CD8" w:rsidRDefault="00172CD8" w:rsidP="001B1EE0">
      <w:pPr>
        <w:suppressAutoHyphens/>
        <w:spacing w:after="0"/>
        <w:ind w:left="567"/>
        <w:rPr>
          <w:rFonts w:asciiTheme="majorHAnsi" w:hAnsiTheme="majorHAnsi" w:cstheme="majorHAnsi"/>
        </w:rPr>
      </w:pPr>
    </w:p>
    <w:p w14:paraId="242FA544" w14:textId="77777777" w:rsidR="001B1EE0" w:rsidRDefault="001B1EE0" w:rsidP="00014F29">
      <w:pPr>
        <w:suppressAutoHyphens/>
        <w:spacing w:after="0"/>
        <w:rPr>
          <w:rFonts w:asciiTheme="majorHAnsi" w:hAnsiTheme="majorHAnsi" w:cstheme="majorHAnsi"/>
        </w:rPr>
      </w:pPr>
    </w:p>
    <w:p w14:paraId="766297EE" w14:textId="716FFFA4" w:rsidR="00317D12" w:rsidRPr="00120C2A" w:rsidRDefault="00F576BF" w:rsidP="004A2802">
      <w:pPr>
        <w:pStyle w:val="Paragraphedeliste"/>
        <w:numPr>
          <w:ilvl w:val="0"/>
          <w:numId w:val="49"/>
        </w:numPr>
        <w:suppressAutoHyphens/>
        <w:rPr>
          <w:rFonts w:asciiTheme="majorHAnsi" w:hAnsiTheme="majorHAnsi" w:cstheme="majorHAnsi"/>
          <w:b/>
        </w:rPr>
      </w:pPr>
      <w:r w:rsidRPr="00120C2A">
        <w:rPr>
          <w:rFonts w:asciiTheme="majorHAnsi" w:hAnsiTheme="majorHAnsi" w:cstheme="majorHAnsi"/>
          <w:b/>
        </w:rPr>
        <w:t>Contrôle de l’attribution de l’IFTS aux contractuels</w:t>
      </w:r>
    </w:p>
    <w:p w14:paraId="3F6B7CBF" w14:textId="513295EC" w:rsidR="00317D12" w:rsidRPr="00126F22" w:rsidRDefault="006122CD" w:rsidP="00126F22">
      <w:pPr>
        <w:suppressAutoHyphens/>
        <w:contextualSpacing/>
        <w:rPr>
          <w:rFonts w:asciiTheme="majorHAnsi" w:hAnsiTheme="majorHAnsi" w:cstheme="majorHAnsi"/>
          <w:bCs/>
          <w:iCs/>
          <w:highlight w:val="white"/>
        </w:rPr>
      </w:pPr>
      <w:r>
        <w:rPr>
          <w:rFonts w:asciiTheme="majorHAnsi" w:hAnsiTheme="majorHAnsi" w:cstheme="majorHAnsi"/>
          <w:bCs/>
          <w:iCs/>
          <w:shd w:val="clear" w:color="auto" w:fill="FFFFFF"/>
        </w:rPr>
        <w:t xml:space="preserve">2.1 </w:t>
      </w:r>
      <w:r w:rsidR="00317D12" w:rsidRPr="00126F22">
        <w:rPr>
          <w:rFonts w:asciiTheme="majorHAnsi" w:hAnsiTheme="majorHAnsi" w:cstheme="majorHAnsi"/>
          <w:bCs/>
          <w:iCs/>
          <w:shd w:val="clear" w:color="auto" w:fill="FFFFFF"/>
        </w:rPr>
        <w:t xml:space="preserve">Un </w:t>
      </w:r>
      <w:r w:rsidR="003564BC" w:rsidRPr="00126F22">
        <w:rPr>
          <w:rFonts w:asciiTheme="majorHAnsi" w:hAnsiTheme="majorHAnsi" w:cstheme="majorHAnsi"/>
          <w:bCs/>
          <w:iCs/>
          <w:shd w:val="clear" w:color="auto" w:fill="FFFFFF"/>
        </w:rPr>
        <w:t>lien hypertexte</w:t>
      </w:r>
      <w:r w:rsidR="00317D12" w:rsidRPr="00126F22">
        <w:rPr>
          <w:rFonts w:asciiTheme="majorHAnsi" w:hAnsiTheme="majorHAnsi" w:cstheme="majorHAnsi"/>
          <w:bCs/>
          <w:iCs/>
          <w:shd w:val="clear" w:color="auto" w:fill="FFFFFF"/>
        </w:rPr>
        <w:t xml:space="preserve"> est créé vers la </w:t>
      </w:r>
      <w:r w:rsidR="00965406" w:rsidRPr="00126F22">
        <w:rPr>
          <w:rFonts w:asciiTheme="majorHAnsi" w:hAnsiTheme="majorHAnsi" w:cstheme="majorHAnsi"/>
          <w:bCs/>
          <w:iCs/>
          <w:shd w:val="clear" w:color="auto" w:fill="FFFFFF"/>
        </w:rPr>
        <w:t>base de données CSV</w:t>
      </w:r>
      <w:r w:rsidR="00317D12" w:rsidRPr="00126F22">
        <w:rPr>
          <w:rFonts w:asciiTheme="majorHAnsi" w:hAnsiTheme="majorHAnsi" w:cstheme="majorHAnsi"/>
          <w:bCs/>
          <w:iCs/>
          <w:shd w:val="clear" w:color="auto" w:fill="FFFFFF"/>
        </w:rPr>
        <w:t xml:space="preserve"> « </w:t>
      </w:r>
      <w:r w:rsidR="00317D12" w:rsidRPr="00133DBA">
        <w:rPr>
          <w:rFonts w:asciiTheme="majorHAnsi" w:hAnsiTheme="majorHAnsi" w:cstheme="majorHAnsi"/>
          <w:bCs/>
          <w:iCs/>
          <w:shd w:val="clear" w:color="auto" w:fill="FFFFFF"/>
        </w:rPr>
        <w:t>IFTS aux contractuels</w:t>
      </w:r>
      <w:r w:rsidR="00317D12" w:rsidRPr="00126F22">
        <w:rPr>
          <w:rFonts w:asciiTheme="majorHAnsi" w:hAnsiTheme="majorHAnsi" w:cstheme="majorHAnsi"/>
          <w:bCs/>
          <w:iCs/>
          <w:shd w:val="clear" w:color="auto" w:fill="FFFFFF"/>
        </w:rPr>
        <w:t> </w:t>
      </w:r>
      <w:proofErr w:type="gramStart"/>
      <w:r w:rsidR="00317D12" w:rsidRPr="00126F22">
        <w:rPr>
          <w:rFonts w:asciiTheme="majorHAnsi" w:hAnsiTheme="majorHAnsi" w:cstheme="majorHAnsi"/>
          <w:bCs/>
          <w:iCs/>
          <w:shd w:val="clear" w:color="auto" w:fill="FFFFFF"/>
        </w:rPr>
        <w:t>»</w:t>
      </w:r>
      <w:r w:rsidR="00FA0E9F">
        <w:rPr>
          <w:rFonts w:asciiTheme="majorHAnsi" w:hAnsiTheme="majorHAnsi" w:cstheme="majorHAnsi"/>
          <w:bCs/>
          <w:iCs/>
          <w:shd w:val="clear" w:color="auto" w:fill="FFFFFF"/>
        </w:rPr>
        <w:t xml:space="preserve">, </w:t>
      </w:r>
      <w:r w:rsidR="001B4FA1">
        <w:rPr>
          <w:rFonts w:asciiTheme="majorHAnsi" w:hAnsiTheme="majorHAnsi" w:cstheme="majorHAnsi"/>
          <w:bCs/>
          <w:iCs/>
          <w:shd w:val="clear" w:color="auto" w:fill="FFFFFF"/>
        </w:rPr>
        <w:t xml:space="preserve"> correspondant</w:t>
      </w:r>
      <w:proofErr w:type="gramEnd"/>
      <w:r w:rsidR="001B4FA1">
        <w:rPr>
          <w:rFonts w:asciiTheme="majorHAnsi" w:hAnsiTheme="majorHAnsi" w:cstheme="majorHAnsi"/>
          <w:bCs/>
          <w:iCs/>
          <w:shd w:val="clear" w:color="auto" w:fill="FFFFFF"/>
        </w:rPr>
        <w:t xml:space="preserve"> au tableau ci-après.</w:t>
      </w:r>
    </w:p>
    <w:p w14:paraId="199D8BD2" w14:textId="4EC13710" w:rsidR="00317D12" w:rsidRPr="00126F22" w:rsidRDefault="00F576BF" w:rsidP="00120C2A">
      <w:pPr>
        <w:pStyle w:val="Titretableau"/>
      </w:pPr>
      <w:r>
        <w:t> </w:t>
      </w:r>
      <w:r w:rsidR="001B4FA1">
        <w:t xml:space="preserve"> Liste des agents </w:t>
      </w:r>
      <w:r w:rsidR="00B052BE">
        <w:t>contractuels</w:t>
      </w:r>
      <w:r w:rsidR="001B4FA1">
        <w:t xml:space="preserve"> ayant perçu l’IFTS</w:t>
      </w:r>
    </w:p>
    <w:tbl>
      <w:tblPr>
        <w:tblW w:w="9708" w:type="dxa"/>
        <w:tblInd w:w="-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30" w:type="dxa"/>
          <w:right w:w="30" w:type="dxa"/>
        </w:tblCellMar>
        <w:tblLook w:val="04A0" w:firstRow="1" w:lastRow="0" w:firstColumn="1" w:lastColumn="0" w:noHBand="0" w:noVBand="1"/>
      </w:tblPr>
      <w:tblGrid>
        <w:gridCol w:w="1131"/>
        <w:gridCol w:w="806"/>
        <w:gridCol w:w="562"/>
        <w:gridCol w:w="2106"/>
        <w:gridCol w:w="1132"/>
        <w:gridCol w:w="1074"/>
        <w:gridCol w:w="901"/>
        <w:gridCol w:w="739"/>
        <w:gridCol w:w="1257"/>
      </w:tblGrid>
      <w:tr w:rsidR="00317D12" w:rsidRPr="00FA59C0" w14:paraId="70CBB823" w14:textId="77777777" w:rsidTr="00436E55">
        <w:trPr>
          <w:trHeight w:val="256"/>
        </w:trPr>
        <w:tc>
          <w:tcPr>
            <w:tcW w:w="1131" w:type="dxa"/>
            <w:shd w:val="clear" w:color="auto" w:fill="auto"/>
            <w:vAlign w:val="bottom"/>
          </w:tcPr>
          <w:p w14:paraId="29A05BFB" w14:textId="77777777" w:rsidR="00317D12" w:rsidRPr="00126F22" w:rsidRDefault="00317D12" w:rsidP="00FA59C0">
            <w:pPr>
              <w:rPr>
                <w:rFonts w:asciiTheme="majorHAnsi" w:hAnsiTheme="majorHAnsi" w:cstheme="majorHAnsi"/>
                <w:sz w:val="16"/>
                <w:szCs w:val="16"/>
              </w:rPr>
            </w:pPr>
            <w:r w:rsidRPr="00126F22">
              <w:rPr>
                <w:rFonts w:asciiTheme="majorHAnsi" w:hAnsiTheme="majorHAnsi" w:cstheme="majorHAnsi"/>
                <w:sz w:val="16"/>
                <w:szCs w:val="16"/>
              </w:rPr>
              <w:t>Matricule</w:t>
            </w:r>
          </w:p>
        </w:tc>
        <w:tc>
          <w:tcPr>
            <w:tcW w:w="806" w:type="dxa"/>
            <w:shd w:val="clear" w:color="auto" w:fill="auto"/>
            <w:vAlign w:val="bottom"/>
          </w:tcPr>
          <w:p w14:paraId="07F585BA"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Année</w:t>
            </w:r>
          </w:p>
        </w:tc>
        <w:tc>
          <w:tcPr>
            <w:tcW w:w="562" w:type="dxa"/>
            <w:shd w:val="clear" w:color="auto" w:fill="auto"/>
            <w:vAlign w:val="bottom"/>
          </w:tcPr>
          <w:p w14:paraId="7117E65E"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Mois</w:t>
            </w:r>
          </w:p>
        </w:tc>
        <w:tc>
          <w:tcPr>
            <w:tcW w:w="2106" w:type="dxa"/>
            <w:shd w:val="clear" w:color="auto" w:fill="auto"/>
            <w:vAlign w:val="bottom"/>
          </w:tcPr>
          <w:p w14:paraId="3CED8E06"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Statut</w:t>
            </w:r>
          </w:p>
        </w:tc>
        <w:tc>
          <w:tcPr>
            <w:tcW w:w="1132" w:type="dxa"/>
            <w:shd w:val="clear" w:color="auto" w:fill="auto"/>
            <w:vAlign w:val="bottom"/>
          </w:tcPr>
          <w:p w14:paraId="006E48FC"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Catégorie</w:t>
            </w:r>
          </w:p>
        </w:tc>
        <w:tc>
          <w:tcPr>
            <w:tcW w:w="1074" w:type="dxa"/>
            <w:shd w:val="clear" w:color="auto" w:fill="auto"/>
            <w:vAlign w:val="bottom"/>
          </w:tcPr>
          <w:p w14:paraId="21F2A5FE"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Code</w:t>
            </w:r>
          </w:p>
        </w:tc>
        <w:tc>
          <w:tcPr>
            <w:tcW w:w="901" w:type="dxa"/>
            <w:shd w:val="clear" w:color="auto" w:fill="auto"/>
            <w:vAlign w:val="bottom"/>
          </w:tcPr>
          <w:p w14:paraId="74D6CED3"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Libellé</w:t>
            </w:r>
          </w:p>
        </w:tc>
        <w:tc>
          <w:tcPr>
            <w:tcW w:w="739" w:type="dxa"/>
            <w:shd w:val="clear" w:color="auto" w:fill="auto"/>
            <w:vAlign w:val="bottom"/>
          </w:tcPr>
          <w:p w14:paraId="6FC959EA"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Indice</w:t>
            </w:r>
          </w:p>
        </w:tc>
        <w:tc>
          <w:tcPr>
            <w:tcW w:w="1257" w:type="dxa"/>
            <w:shd w:val="clear" w:color="auto" w:fill="auto"/>
            <w:vAlign w:val="bottom"/>
          </w:tcPr>
          <w:p w14:paraId="1A8B65C3"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Montant</w:t>
            </w:r>
          </w:p>
        </w:tc>
      </w:tr>
      <w:tr w:rsidR="00317D12" w:rsidRPr="00FA59C0" w14:paraId="07612C43" w14:textId="77777777" w:rsidTr="00436E55">
        <w:trPr>
          <w:trHeight w:val="256"/>
        </w:trPr>
        <w:tc>
          <w:tcPr>
            <w:tcW w:w="1131" w:type="dxa"/>
            <w:shd w:val="clear" w:color="auto" w:fill="auto"/>
            <w:vAlign w:val="bottom"/>
          </w:tcPr>
          <w:p w14:paraId="52640FCC" w14:textId="77777777" w:rsidR="00317D12" w:rsidRPr="00126F22" w:rsidRDefault="00317D12" w:rsidP="00FA59C0">
            <w:pPr>
              <w:rPr>
                <w:rFonts w:asciiTheme="majorHAnsi" w:hAnsiTheme="majorHAnsi" w:cstheme="majorHAnsi"/>
                <w:sz w:val="16"/>
                <w:szCs w:val="16"/>
              </w:rPr>
            </w:pPr>
            <w:r w:rsidRPr="00126F22">
              <w:rPr>
                <w:rFonts w:asciiTheme="majorHAnsi" w:hAnsiTheme="majorHAnsi" w:cstheme="majorHAnsi"/>
                <w:sz w:val="16"/>
                <w:szCs w:val="16"/>
              </w:rPr>
              <w:lastRenderedPageBreak/>
              <w:t>...</w:t>
            </w:r>
          </w:p>
        </w:tc>
        <w:tc>
          <w:tcPr>
            <w:tcW w:w="806" w:type="dxa"/>
            <w:shd w:val="clear" w:color="auto" w:fill="auto"/>
            <w:vAlign w:val="bottom"/>
          </w:tcPr>
          <w:p w14:paraId="63BEF354"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2009</w:t>
            </w:r>
          </w:p>
        </w:tc>
        <w:tc>
          <w:tcPr>
            <w:tcW w:w="562" w:type="dxa"/>
            <w:shd w:val="clear" w:color="auto" w:fill="auto"/>
            <w:vAlign w:val="bottom"/>
          </w:tcPr>
          <w:p w14:paraId="2F89BEC6"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12</w:t>
            </w:r>
          </w:p>
        </w:tc>
        <w:tc>
          <w:tcPr>
            <w:tcW w:w="2106" w:type="dxa"/>
            <w:shd w:val="clear" w:color="auto" w:fill="auto"/>
            <w:vAlign w:val="bottom"/>
          </w:tcPr>
          <w:p w14:paraId="526882ED"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NON_TITULAIRE</w:t>
            </w:r>
          </w:p>
        </w:tc>
        <w:tc>
          <w:tcPr>
            <w:tcW w:w="1132" w:type="dxa"/>
            <w:shd w:val="clear" w:color="auto" w:fill="auto"/>
            <w:vAlign w:val="bottom"/>
          </w:tcPr>
          <w:p w14:paraId="0E73A581"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A</w:t>
            </w:r>
          </w:p>
        </w:tc>
        <w:tc>
          <w:tcPr>
            <w:tcW w:w="1074" w:type="dxa"/>
            <w:shd w:val="clear" w:color="auto" w:fill="auto"/>
            <w:vAlign w:val="bottom"/>
          </w:tcPr>
          <w:p w14:paraId="05A0EC75"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202N</w:t>
            </w:r>
          </w:p>
        </w:tc>
        <w:tc>
          <w:tcPr>
            <w:tcW w:w="901" w:type="dxa"/>
            <w:shd w:val="clear" w:color="auto" w:fill="auto"/>
            <w:vAlign w:val="bottom"/>
          </w:tcPr>
          <w:p w14:paraId="099BE686"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I.F.T.S.</w:t>
            </w:r>
          </w:p>
        </w:tc>
        <w:tc>
          <w:tcPr>
            <w:tcW w:w="739" w:type="dxa"/>
            <w:shd w:val="clear" w:color="auto" w:fill="auto"/>
            <w:vAlign w:val="bottom"/>
          </w:tcPr>
          <w:p w14:paraId="3CE767FD"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783</w:t>
            </w:r>
          </w:p>
        </w:tc>
        <w:tc>
          <w:tcPr>
            <w:tcW w:w="1257" w:type="dxa"/>
            <w:shd w:val="clear" w:color="auto" w:fill="auto"/>
            <w:vAlign w:val="bottom"/>
          </w:tcPr>
          <w:p w14:paraId="148D2F6D"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226,72</w:t>
            </w:r>
          </w:p>
        </w:tc>
      </w:tr>
      <w:tr w:rsidR="00317D12" w:rsidRPr="00FA59C0" w14:paraId="4CCE3A3A" w14:textId="77777777" w:rsidTr="00436E55">
        <w:trPr>
          <w:trHeight w:val="256"/>
        </w:trPr>
        <w:tc>
          <w:tcPr>
            <w:tcW w:w="1131" w:type="dxa"/>
            <w:shd w:val="clear" w:color="auto" w:fill="auto"/>
            <w:vAlign w:val="bottom"/>
          </w:tcPr>
          <w:p w14:paraId="35EBBAA4" w14:textId="77777777" w:rsidR="00317D12" w:rsidRPr="00126F22" w:rsidRDefault="00317D12" w:rsidP="00FA59C0">
            <w:pPr>
              <w:rPr>
                <w:rFonts w:asciiTheme="majorHAnsi" w:hAnsiTheme="majorHAnsi" w:cstheme="majorHAnsi"/>
                <w:sz w:val="16"/>
                <w:szCs w:val="16"/>
              </w:rPr>
            </w:pPr>
          </w:p>
        </w:tc>
        <w:tc>
          <w:tcPr>
            <w:tcW w:w="806" w:type="dxa"/>
            <w:shd w:val="clear" w:color="auto" w:fill="auto"/>
            <w:vAlign w:val="bottom"/>
          </w:tcPr>
          <w:p w14:paraId="2F63F72D"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2010</w:t>
            </w:r>
          </w:p>
        </w:tc>
        <w:tc>
          <w:tcPr>
            <w:tcW w:w="562" w:type="dxa"/>
            <w:shd w:val="clear" w:color="auto" w:fill="auto"/>
            <w:vAlign w:val="bottom"/>
          </w:tcPr>
          <w:p w14:paraId="290E4BC5"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1</w:t>
            </w:r>
          </w:p>
        </w:tc>
        <w:tc>
          <w:tcPr>
            <w:tcW w:w="2106" w:type="dxa"/>
            <w:shd w:val="clear" w:color="auto" w:fill="auto"/>
            <w:vAlign w:val="bottom"/>
          </w:tcPr>
          <w:p w14:paraId="247D96EA"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NON_TITULAIRE</w:t>
            </w:r>
          </w:p>
        </w:tc>
        <w:tc>
          <w:tcPr>
            <w:tcW w:w="1132" w:type="dxa"/>
            <w:shd w:val="clear" w:color="auto" w:fill="auto"/>
            <w:vAlign w:val="bottom"/>
          </w:tcPr>
          <w:p w14:paraId="01135A64"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A</w:t>
            </w:r>
          </w:p>
        </w:tc>
        <w:tc>
          <w:tcPr>
            <w:tcW w:w="1074" w:type="dxa"/>
            <w:shd w:val="clear" w:color="auto" w:fill="auto"/>
            <w:vAlign w:val="bottom"/>
          </w:tcPr>
          <w:p w14:paraId="5E7F5776"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202N</w:t>
            </w:r>
          </w:p>
        </w:tc>
        <w:tc>
          <w:tcPr>
            <w:tcW w:w="901" w:type="dxa"/>
            <w:shd w:val="clear" w:color="auto" w:fill="auto"/>
            <w:vAlign w:val="bottom"/>
          </w:tcPr>
          <w:p w14:paraId="564B3F5B"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I.F.T.S.</w:t>
            </w:r>
          </w:p>
        </w:tc>
        <w:tc>
          <w:tcPr>
            <w:tcW w:w="739" w:type="dxa"/>
            <w:shd w:val="clear" w:color="auto" w:fill="auto"/>
            <w:vAlign w:val="bottom"/>
          </w:tcPr>
          <w:p w14:paraId="1FCA642C"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783</w:t>
            </w:r>
          </w:p>
        </w:tc>
        <w:tc>
          <w:tcPr>
            <w:tcW w:w="1257" w:type="dxa"/>
            <w:shd w:val="clear" w:color="auto" w:fill="auto"/>
            <w:vAlign w:val="bottom"/>
          </w:tcPr>
          <w:p w14:paraId="3271A4DB"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226,72</w:t>
            </w:r>
          </w:p>
        </w:tc>
      </w:tr>
      <w:tr w:rsidR="00317D12" w:rsidRPr="00FA59C0" w14:paraId="1C36E068" w14:textId="77777777" w:rsidTr="00436E55">
        <w:trPr>
          <w:trHeight w:val="256"/>
        </w:trPr>
        <w:tc>
          <w:tcPr>
            <w:tcW w:w="1131" w:type="dxa"/>
            <w:shd w:val="clear" w:color="auto" w:fill="auto"/>
            <w:vAlign w:val="bottom"/>
          </w:tcPr>
          <w:p w14:paraId="1E9CA6A7" w14:textId="77777777" w:rsidR="00317D12" w:rsidRPr="00126F22" w:rsidRDefault="00317D12" w:rsidP="00FA59C0">
            <w:pPr>
              <w:rPr>
                <w:rFonts w:asciiTheme="majorHAnsi" w:hAnsiTheme="majorHAnsi" w:cstheme="majorHAnsi"/>
                <w:sz w:val="16"/>
                <w:szCs w:val="16"/>
              </w:rPr>
            </w:pPr>
          </w:p>
        </w:tc>
        <w:tc>
          <w:tcPr>
            <w:tcW w:w="806" w:type="dxa"/>
            <w:shd w:val="clear" w:color="auto" w:fill="auto"/>
            <w:vAlign w:val="bottom"/>
          </w:tcPr>
          <w:p w14:paraId="7AB21780"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2010</w:t>
            </w:r>
          </w:p>
        </w:tc>
        <w:tc>
          <w:tcPr>
            <w:tcW w:w="562" w:type="dxa"/>
            <w:shd w:val="clear" w:color="auto" w:fill="auto"/>
            <w:vAlign w:val="bottom"/>
          </w:tcPr>
          <w:p w14:paraId="1D3C8A9B"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2</w:t>
            </w:r>
          </w:p>
        </w:tc>
        <w:tc>
          <w:tcPr>
            <w:tcW w:w="2106" w:type="dxa"/>
            <w:shd w:val="clear" w:color="auto" w:fill="auto"/>
            <w:vAlign w:val="bottom"/>
          </w:tcPr>
          <w:p w14:paraId="369E0E96"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NON_TITULAIRE</w:t>
            </w:r>
          </w:p>
        </w:tc>
        <w:tc>
          <w:tcPr>
            <w:tcW w:w="1132" w:type="dxa"/>
            <w:shd w:val="clear" w:color="auto" w:fill="auto"/>
            <w:vAlign w:val="bottom"/>
          </w:tcPr>
          <w:p w14:paraId="68A265C2"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A</w:t>
            </w:r>
          </w:p>
        </w:tc>
        <w:tc>
          <w:tcPr>
            <w:tcW w:w="1074" w:type="dxa"/>
            <w:shd w:val="clear" w:color="auto" w:fill="auto"/>
            <w:vAlign w:val="bottom"/>
          </w:tcPr>
          <w:p w14:paraId="3926B871"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202N</w:t>
            </w:r>
          </w:p>
        </w:tc>
        <w:tc>
          <w:tcPr>
            <w:tcW w:w="901" w:type="dxa"/>
            <w:shd w:val="clear" w:color="auto" w:fill="auto"/>
            <w:vAlign w:val="bottom"/>
          </w:tcPr>
          <w:p w14:paraId="1D7E8F49"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I.F.T.S.</w:t>
            </w:r>
          </w:p>
        </w:tc>
        <w:tc>
          <w:tcPr>
            <w:tcW w:w="739" w:type="dxa"/>
            <w:shd w:val="clear" w:color="auto" w:fill="auto"/>
            <w:vAlign w:val="bottom"/>
          </w:tcPr>
          <w:p w14:paraId="1B4B9AE5"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783</w:t>
            </w:r>
          </w:p>
        </w:tc>
        <w:tc>
          <w:tcPr>
            <w:tcW w:w="1257" w:type="dxa"/>
            <w:shd w:val="clear" w:color="auto" w:fill="auto"/>
            <w:vAlign w:val="bottom"/>
          </w:tcPr>
          <w:p w14:paraId="3E81FF96"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226,72</w:t>
            </w:r>
          </w:p>
        </w:tc>
      </w:tr>
      <w:tr w:rsidR="00317D12" w:rsidRPr="00FA59C0" w14:paraId="6C0D21E8" w14:textId="77777777" w:rsidTr="00436E55">
        <w:trPr>
          <w:trHeight w:val="256"/>
        </w:trPr>
        <w:tc>
          <w:tcPr>
            <w:tcW w:w="1131" w:type="dxa"/>
            <w:shd w:val="clear" w:color="auto" w:fill="auto"/>
            <w:vAlign w:val="bottom"/>
          </w:tcPr>
          <w:p w14:paraId="004BB121" w14:textId="77777777" w:rsidR="00317D12" w:rsidRPr="00126F22" w:rsidRDefault="00317D12" w:rsidP="00FA59C0">
            <w:pPr>
              <w:rPr>
                <w:rFonts w:asciiTheme="majorHAnsi" w:hAnsiTheme="majorHAnsi" w:cstheme="majorHAnsi"/>
                <w:sz w:val="16"/>
                <w:szCs w:val="16"/>
              </w:rPr>
            </w:pPr>
          </w:p>
        </w:tc>
        <w:tc>
          <w:tcPr>
            <w:tcW w:w="806" w:type="dxa"/>
            <w:shd w:val="clear" w:color="auto" w:fill="auto"/>
            <w:vAlign w:val="bottom"/>
          </w:tcPr>
          <w:p w14:paraId="72D6ED11"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2010</w:t>
            </w:r>
          </w:p>
        </w:tc>
        <w:tc>
          <w:tcPr>
            <w:tcW w:w="562" w:type="dxa"/>
            <w:shd w:val="clear" w:color="auto" w:fill="auto"/>
            <w:vAlign w:val="bottom"/>
          </w:tcPr>
          <w:p w14:paraId="3A519A37"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3</w:t>
            </w:r>
          </w:p>
        </w:tc>
        <w:tc>
          <w:tcPr>
            <w:tcW w:w="2106" w:type="dxa"/>
            <w:shd w:val="clear" w:color="auto" w:fill="auto"/>
            <w:vAlign w:val="bottom"/>
          </w:tcPr>
          <w:p w14:paraId="67960D90"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NON_TITULAIRE</w:t>
            </w:r>
          </w:p>
        </w:tc>
        <w:tc>
          <w:tcPr>
            <w:tcW w:w="1132" w:type="dxa"/>
            <w:shd w:val="clear" w:color="auto" w:fill="auto"/>
            <w:vAlign w:val="bottom"/>
          </w:tcPr>
          <w:p w14:paraId="02934880"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A</w:t>
            </w:r>
          </w:p>
        </w:tc>
        <w:tc>
          <w:tcPr>
            <w:tcW w:w="1074" w:type="dxa"/>
            <w:shd w:val="clear" w:color="auto" w:fill="auto"/>
            <w:vAlign w:val="bottom"/>
          </w:tcPr>
          <w:p w14:paraId="6750FB4A"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202N</w:t>
            </w:r>
          </w:p>
        </w:tc>
        <w:tc>
          <w:tcPr>
            <w:tcW w:w="901" w:type="dxa"/>
            <w:shd w:val="clear" w:color="auto" w:fill="auto"/>
            <w:vAlign w:val="bottom"/>
          </w:tcPr>
          <w:p w14:paraId="28C526D8"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I.F.T.S.</w:t>
            </w:r>
          </w:p>
        </w:tc>
        <w:tc>
          <w:tcPr>
            <w:tcW w:w="739" w:type="dxa"/>
            <w:shd w:val="clear" w:color="auto" w:fill="auto"/>
            <w:vAlign w:val="bottom"/>
          </w:tcPr>
          <w:p w14:paraId="2E6FF899"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783</w:t>
            </w:r>
          </w:p>
        </w:tc>
        <w:tc>
          <w:tcPr>
            <w:tcW w:w="1257" w:type="dxa"/>
            <w:shd w:val="clear" w:color="auto" w:fill="auto"/>
            <w:vAlign w:val="bottom"/>
          </w:tcPr>
          <w:p w14:paraId="18A0CE0A"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226,72</w:t>
            </w:r>
          </w:p>
        </w:tc>
      </w:tr>
      <w:tr w:rsidR="00317D12" w:rsidRPr="00FA59C0" w14:paraId="4202964D" w14:textId="77777777" w:rsidTr="00436E55">
        <w:trPr>
          <w:trHeight w:val="256"/>
        </w:trPr>
        <w:tc>
          <w:tcPr>
            <w:tcW w:w="1131" w:type="dxa"/>
            <w:shd w:val="clear" w:color="auto" w:fill="auto"/>
            <w:vAlign w:val="bottom"/>
          </w:tcPr>
          <w:p w14:paraId="4EDABE09" w14:textId="77777777" w:rsidR="00317D12" w:rsidRPr="00126F22" w:rsidRDefault="00317D12" w:rsidP="00FA59C0">
            <w:pPr>
              <w:rPr>
                <w:rFonts w:asciiTheme="majorHAnsi" w:hAnsiTheme="majorHAnsi" w:cstheme="majorHAnsi"/>
                <w:sz w:val="16"/>
                <w:szCs w:val="16"/>
              </w:rPr>
            </w:pPr>
          </w:p>
        </w:tc>
        <w:tc>
          <w:tcPr>
            <w:tcW w:w="806" w:type="dxa"/>
            <w:shd w:val="clear" w:color="auto" w:fill="auto"/>
            <w:vAlign w:val="bottom"/>
          </w:tcPr>
          <w:p w14:paraId="38B949BE"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2010</w:t>
            </w:r>
          </w:p>
        </w:tc>
        <w:tc>
          <w:tcPr>
            <w:tcW w:w="562" w:type="dxa"/>
            <w:shd w:val="clear" w:color="auto" w:fill="auto"/>
            <w:vAlign w:val="bottom"/>
          </w:tcPr>
          <w:p w14:paraId="374EDC22"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4</w:t>
            </w:r>
          </w:p>
        </w:tc>
        <w:tc>
          <w:tcPr>
            <w:tcW w:w="2106" w:type="dxa"/>
            <w:shd w:val="clear" w:color="auto" w:fill="auto"/>
            <w:vAlign w:val="bottom"/>
          </w:tcPr>
          <w:p w14:paraId="675FE395"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NON_TITULAIRE</w:t>
            </w:r>
          </w:p>
        </w:tc>
        <w:tc>
          <w:tcPr>
            <w:tcW w:w="1132" w:type="dxa"/>
            <w:shd w:val="clear" w:color="auto" w:fill="auto"/>
            <w:vAlign w:val="bottom"/>
          </w:tcPr>
          <w:p w14:paraId="64AAC629"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A</w:t>
            </w:r>
          </w:p>
        </w:tc>
        <w:tc>
          <w:tcPr>
            <w:tcW w:w="1074" w:type="dxa"/>
            <w:shd w:val="clear" w:color="auto" w:fill="auto"/>
            <w:vAlign w:val="bottom"/>
          </w:tcPr>
          <w:p w14:paraId="0680F67A"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202N</w:t>
            </w:r>
          </w:p>
        </w:tc>
        <w:tc>
          <w:tcPr>
            <w:tcW w:w="901" w:type="dxa"/>
            <w:shd w:val="clear" w:color="auto" w:fill="auto"/>
            <w:vAlign w:val="bottom"/>
          </w:tcPr>
          <w:p w14:paraId="1C7C6929"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I.F.T.S.</w:t>
            </w:r>
          </w:p>
        </w:tc>
        <w:tc>
          <w:tcPr>
            <w:tcW w:w="739" w:type="dxa"/>
            <w:shd w:val="clear" w:color="auto" w:fill="auto"/>
            <w:vAlign w:val="bottom"/>
          </w:tcPr>
          <w:p w14:paraId="6BDAFE44"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783</w:t>
            </w:r>
          </w:p>
        </w:tc>
        <w:tc>
          <w:tcPr>
            <w:tcW w:w="1257" w:type="dxa"/>
            <w:shd w:val="clear" w:color="auto" w:fill="auto"/>
            <w:vAlign w:val="bottom"/>
          </w:tcPr>
          <w:p w14:paraId="4B5975A2"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226,72</w:t>
            </w:r>
          </w:p>
        </w:tc>
      </w:tr>
      <w:tr w:rsidR="00317D12" w:rsidRPr="00FA59C0" w14:paraId="7BDD736C" w14:textId="77777777" w:rsidTr="00436E55">
        <w:trPr>
          <w:trHeight w:val="256"/>
        </w:trPr>
        <w:tc>
          <w:tcPr>
            <w:tcW w:w="1131" w:type="dxa"/>
            <w:shd w:val="clear" w:color="auto" w:fill="auto"/>
            <w:vAlign w:val="bottom"/>
          </w:tcPr>
          <w:p w14:paraId="784CE8A1" w14:textId="77777777" w:rsidR="00317D12" w:rsidRPr="00126F22" w:rsidRDefault="00317D12" w:rsidP="00FA59C0">
            <w:pPr>
              <w:rPr>
                <w:rFonts w:asciiTheme="majorHAnsi" w:hAnsiTheme="majorHAnsi" w:cstheme="majorHAnsi"/>
                <w:sz w:val="16"/>
                <w:szCs w:val="16"/>
              </w:rPr>
            </w:pPr>
          </w:p>
        </w:tc>
        <w:tc>
          <w:tcPr>
            <w:tcW w:w="806" w:type="dxa"/>
            <w:shd w:val="clear" w:color="auto" w:fill="auto"/>
            <w:vAlign w:val="bottom"/>
          </w:tcPr>
          <w:p w14:paraId="39854E77"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2010</w:t>
            </w:r>
          </w:p>
        </w:tc>
        <w:tc>
          <w:tcPr>
            <w:tcW w:w="562" w:type="dxa"/>
            <w:shd w:val="clear" w:color="auto" w:fill="auto"/>
            <w:vAlign w:val="bottom"/>
          </w:tcPr>
          <w:p w14:paraId="4A200D50"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5</w:t>
            </w:r>
          </w:p>
        </w:tc>
        <w:tc>
          <w:tcPr>
            <w:tcW w:w="2106" w:type="dxa"/>
            <w:shd w:val="clear" w:color="auto" w:fill="auto"/>
            <w:vAlign w:val="bottom"/>
          </w:tcPr>
          <w:p w14:paraId="4AAB86FC"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NON_TITULAIRE</w:t>
            </w:r>
          </w:p>
        </w:tc>
        <w:tc>
          <w:tcPr>
            <w:tcW w:w="1132" w:type="dxa"/>
            <w:shd w:val="clear" w:color="auto" w:fill="auto"/>
            <w:vAlign w:val="bottom"/>
          </w:tcPr>
          <w:p w14:paraId="316651FB"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A</w:t>
            </w:r>
          </w:p>
        </w:tc>
        <w:tc>
          <w:tcPr>
            <w:tcW w:w="1074" w:type="dxa"/>
            <w:shd w:val="clear" w:color="auto" w:fill="auto"/>
            <w:vAlign w:val="bottom"/>
          </w:tcPr>
          <w:p w14:paraId="3D63DB42"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202N</w:t>
            </w:r>
          </w:p>
        </w:tc>
        <w:tc>
          <w:tcPr>
            <w:tcW w:w="901" w:type="dxa"/>
            <w:shd w:val="clear" w:color="auto" w:fill="auto"/>
            <w:vAlign w:val="bottom"/>
          </w:tcPr>
          <w:p w14:paraId="3ADF3AFC"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I.F.T.S.</w:t>
            </w:r>
          </w:p>
        </w:tc>
        <w:tc>
          <w:tcPr>
            <w:tcW w:w="739" w:type="dxa"/>
            <w:shd w:val="clear" w:color="auto" w:fill="auto"/>
            <w:vAlign w:val="bottom"/>
          </w:tcPr>
          <w:p w14:paraId="20E69E61"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783</w:t>
            </w:r>
          </w:p>
        </w:tc>
        <w:tc>
          <w:tcPr>
            <w:tcW w:w="1257" w:type="dxa"/>
            <w:shd w:val="clear" w:color="auto" w:fill="auto"/>
            <w:vAlign w:val="bottom"/>
          </w:tcPr>
          <w:p w14:paraId="4A56B7FE"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226,72</w:t>
            </w:r>
          </w:p>
        </w:tc>
      </w:tr>
      <w:tr w:rsidR="00317D12" w:rsidRPr="00FA59C0" w14:paraId="386045A0" w14:textId="77777777" w:rsidTr="00436E55">
        <w:trPr>
          <w:trHeight w:val="256"/>
        </w:trPr>
        <w:tc>
          <w:tcPr>
            <w:tcW w:w="1131" w:type="dxa"/>
            <w:shd w:val="clear" w:color="auto" w:fill="auto"/>
            <w:vAlign w:val="bottom"/>
          </w:tcPr>
          <w:p w14:paraId="79A1E281" w14:textId="77777777" w:rsidR="00317D12" w:rsidRPr="00126F22" w:rsidRDefault="00317D12" w:rsidP="00FA59C0">
            <w:pPr>
              <w:rPr>
                <w:rFonts w:asciiTheme="majorHAnsi" w:hAnsiTheme="majorHAnsi" w:cstheme="majorHAnsi"/>
                <w:sz w:val="16"/>
                <w:szCs w:val="16"/>
              </w:rPr>
            </w:pPr>
          </w:p>
        </w:tc>
        <w:tc>
          <w:tcPr>
            <w:tcW w:w="806" w:type="dxa"/>
            <w:shd w:val="clear" w:color="auto" w:fill="auto"/>
            <w:vAlign w:val="bottom"/>
          </w:tcPr>
          <w:p w14:paraId="527B5AD6"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2010</w:t>
            </w:r>
          </w:p>
        </w:tc>
        <w:tc>
          <w:tcPr>
            <w:tcW w:w="562" w:type="dxa"/>
            <w:shd w:val="clear" w:color="auto" w:fill="auto"/>
            <w:vAlign w:val="bottom"/>
          </w:tcPr>
          <w:p w14:paraId="615893D7"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6</w:t>
            </w:r>
          </w:p>
        </w:tc>
        <w:tc>
          <w:tcPr>
            <w:tcW w:w="2106" w:type="dxa"/>
            <w:shd w:val="clear" w:color="auto" w:fill="auto"/>
            <w:vAlign w:val="bottom"/>
          </w:tcPr>
          <w:p w14:paraId="1E2C7F9E"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NON_TITULAIRE</w:t>
            </w:r>
          </w:p>
        </w:tc>
        <w:tc>
          <w:tcPr>
            <w:tcW w:w="1132" w:type="dxa"/>
            <w:shd w:val="clear" w:color="auto" w:fill="auto"/>
            <w:vAlign w:val="bottom"/>
          </w:tcPr>
          <w:p w14:paraId="2C288214"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A</w:t>
            </w:r>
          </w:p>
        </w:tc>
        <w:tc>
          <w:tcPr>
            <w:tcW w:w="1074" w:type="dxa"/>
            <w:shd w:val="clear" w:color="auto" w:fill="auto"/>
            <w:vAlign w:val="bottom"/>
          </w:tcPr>
          <w:p w14:paraId="2912FD27"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202N</w:t>
            </w:r>
          </w:p>
        </w:tc>
        <w:tc>
          <w:tcPr>
            <w:tcW w:w="901" w:type="dxa"/>
            <w:shd w:val="clear" w:color="auto" w:fill="auto"/>
            <w:vAlign w:val="bottom"/>
          </w:tcPr>
          <w:p w14:paraId="58868A5F"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I.F.T.S.</w:t>
            </w:r>
          </w:p>
        </w:tc>
        <w:tc>
          <w:tcPr>
            <w:tcW w:w="739" w:type="dxa"/>
            <w:shd w:val="clear" w:color="auto" w:fill="auto"/>
            <w:vAlign w:val="bottom"/>
          </w:tcPr>
          <w:p w14:paraId="3C774A1C"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783</w:t>
            </w:r>
          </w:p>
        </w:tc>
        <w:tc>
          <w:tcPr>
            <w:tcW w:w="1257" w:type="dxa"/>
            <w:shd w:val="clear" w:color="auto" w:fill="auto"/>
            <w:vAlign w:val="bottom"/>
          </w:tcPr>
          <w:p w14:paraId="4762E7B7"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226,72</w:t>
            </w:r>
          </w:p>
        </w:tc>
      </w:tr>
      <w:tr w:rsidR="00317D12" w:rsidRPr="00FA59C0" w14:paraId="30F39423" w14:textId="77777777" w:rsidTr="00436E55">
        <w:trPr>
          <w:trHeight w:val="256"/>
        </w:trPr>
        <w:tc>
          <w:tcPr>
            <w:tcW w:w="1131" w:type="dxa"/>
            <w:shd w:val="clear" w:color="auto" w:fill="auto"/>
            <w:vAlign w:val="bottom"/>
          </w:tcPr>
          <w:p w14:paraId="605BE569" w14:textId="77777777" w:rsidR="00317D12" w:rsidRPr="00126F22" w:rsidRDefault="00317D12" w:rsidP="00FA59C0">
            <w:pPr>
              <w:rPr>
                <w:rFonts w:asciiTheme="majorHAnsi" w:hAnsiTheme="majorHAnsi" w:cstheme="majorHAnsi"/>
                <w:sz w:val="16"/>
                <w:szCs w:val="16"/>
              </w:rPr>
            </w:pPr>
            <w:r w:rsidRPr="00126F22">
              <w:rPr>
                <w:rFonts w:asciiTheme="majorHAnsi" w:hAnsiTheme="majorHAnsi" w:cstheme="majorHAnsi"/>
                <w:sz w:val="16"/>
                <w:szCs w:val="16"/>
              </w:rPr>
              <w:t>...</w:t>
            </w:r>
          </w:p>
        </w:tc>
        <w:tc>
          <w:tcPr>
            <w:tcW w:w="806" w:type="dxa"/>
            <w:shd w:val="clear" w:color="auto" w:fill="auto"/>
            <w:vAlign w:val="bottom"/>
          </w:tcPr>
          <w:p w14:paraId="407CE8A0"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2010</w:t>
            </w:r>
          </w:p>
        </w:tc>
        <w:tc>
          <w:tcPr>
            <w:tcW w:w="562" w:type="dxa"/>
            <w:shd w:val="clear" w:color="auto" w:fill="auto"/>
            <w:vAlign w:val="bottom"/>
          </w:tcPr>
          <w:p w14:paraId="12F52928"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7</w:t>
            </w:r>
          </w:p>
        </w:tc>
        <w:tc>
          <w:tcPr>
            <w:tcW w:w="2106" w:type="dxa"/>
            <w:shd w:val="clear" w:color="auto" w:fill="auto"/>
            <w:vAlign w:val="bottom"/>
          </w:tcPr>
          <w:p w14:paraId="62388DA4"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NON_TITULAIRE</w:t>
            </w:r>
          </w:p>
        </w:tc>
        <w:tc>
          <w:tcPr>
            <w:tcW w:w="1132" w:type="dxa"/>
            <w:shd w:val="clear" w:color="auto" w:fill="auto"/>
            <w:vAlign w:val="bottom"/>
          </w:tcPr>
          <w:p w14:paraId="2E9EA991"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A</w:t>
            </w:r>
          </w:p>
        </w:tc>
        <w:tc>
          <w:tcPr>
            <w:tcW w:w="1074" w:type="dxa"/>
            <w:shd w:val="clear" w:color="auto" w:fill="auto"/>
            <w:vAlign w:val="bottom"/>
          </w:tcPr>
          <w:p w14:paraId="17DBE31D"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202N</w:t>
            </w:r>
          </w:p>
        </w:tc>
        <w:tc>
          <w:tcPr>
            <w:tcW w:w="901" w:type="dxa"/>
            <w:shd w:val="clear" w:color="auto" w:fill="auto"/>
            <w:vAlign w:val="bottom"/>
          </w:tcPr>
          <w:p w14:paraId="69A4954B"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I.F.T.S.</w:t>
            </w:r>
          </w:p>
        </w:tc>
        <w:tc>
          <w:tcPr>
            <w:tcW w:w="739" w:type="dxa"/>
            <w:shd w:val="clear" w:color="auto" w:fill="auto"/>
            <w:vAlign w:val="bottom"/>
          </w:tcPr>
          <w:p w14:paraId="6A003C34"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783</w:t>
            </w:r>
          </w:p>
        </w:tc>
        <w:tc>
          <w:tcPr>
            <w:tcW w:w="1257" w:type="dxa"/>
            <w:shd w:val="clear" w:color="auto" w:fill="auto"/>
            <w:vAlign w:val="bottom"/>
          </w:tcPr>
          <w:p w14:paraId="26128E8E"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227,85</w:t>
            </w:r>
          </w:p>
        </w:tc>
      </w:tr>
      <w:tr w:rsidR="00317D12" w:rsidRPr="00FA59C0" w14:paraId="7BF53BB9" w14:textId="77777777" w:rsidTr="00436E55">
        <w:trPr>
          <w:trHeight w:val="256"/>
        </w:trPr>
        <w:tc>
          <w:tcPr>
            <w:tcW w:w="1131" w:type="dxa"/>
            <w:shd w:val="clear" w:color="auto" w:fill="auto"/>
            <w:vAlign w:val="bottom"/>
          </w:tcPr>
          <w:p w14:paraId="0B86BF2F" w14:textId="77777777" w:rsidR="00317D12" w:rsidRPr="00126F22" w:rsidRDefault="00317D12" w:rsidP="00FA59C0">
            <w:pPr>
              <w:rPr>
                <w:rFonts w:asciiTheme="majorHAnsi" w:hAnsiTheme="majorHAnsi" w:cstheme="majorHAnsi"/>
                <w:sz w:val="16"/>
                <w:szCs w:val="16"/>
              </w:rPr>
            </w:pPr>
          </w:p>
        </w:tc>
        <w:tc>
          <w:tcPr>
            <w:tcW w:w="806" w:type="dxa"/>
            <w:shd w:val="clear" w:color="auto" w:fill="auto"/>
            <w:vAlign w:val="bottom"/>
          </w:tcPr>
          <w:p w14:paraId="4B6137F4"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2010</w:t>
            </w:r>
          </w:p>
        </w:tc>
        <w:tc>
          <w:tcPr>
            <w:tcW w:w="562" w:type="dxa"/>
            <w:shd w:val="clear" w:color="auto" w:fill="auto"/>
            <w:vAlign w:val="bottom"/>
          </w:tcPr>
          <w:p w14:paraId="6BAC6939"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8</w:t>
            </w:r>
          </w:p>
        </w:tc>
        <w:tc>
          <w:tcPr>
            <w:tcW w:w="2106" w:type="dxa"/>
            <w:shd w:val="clear" w:color="auto" w:fill="auto"/>
            <w:vAlign w:val="bottom"/>
          </w:tcPr>
          <w:p w14:paraId="504DAAE3"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NON_TITULAIRE</w:t>
            </w:r>
          </w:p>
        </w:tc>
        <w:tc>
          <w:tcPr>
            <w:tcW w:w="1132" w:type="dxa"/>
            <w:shd w:val="clear" w:color="auto" w:fill="auto"/>
            <w:vAlign w:val="bottom"/>
          </w:tcPr>
          <w:p w14:paraId="4EA1B7FB"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A</w:t>
            </w:r>
          </w:p>
        </w:tc>
        <w:tc>
          <w:tcPr>
            <w:tcW w:w="1074" w:type="dxa"/>
            <w:shd w:val="clear" w:color="auto" w:fill="auto"/>
            <w:vAlign w:val="bottom"/>
          </w:tcPr>
          <w:p w14:paraId="2D1BF924"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202N</w:t>
            </w:r>
          </w:p>
        </w:tc>
        <w:tc>
          <w:tcPr>
            <w:tcW w:w="901" w:type="dxa"/>
            <w:shd w:val="clear" w:color="auto" w:fill="auto"/>
            <w:vAlign w:val="bottom"/>
          </w:tcPr>
          <w:p w14:paraId="2531B591"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I.F.T.S.</w:t>
            </w:r>
          </w:p>
        </w:tc>
        <w:tc>
          <w:tcPr>
            <w:tcW w:w="739" w:type="dxa"/>
            <w:shd w:val="clear" w:color="auto" w:fill="auto"/>
            <w:vAlign w:val="bottom"/>
          </w:tcPr>
          <w:p w14:paraId="7F0F4D32"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783</w:t>
            </w:r>
          </w:p>
        </w:tc>
        <w:tc>
          <w:tcPr>
            <w:tcW w:w="1257" w:type="dxa"/>
            <w:shd w:val="clear" w:color="auto" w:fill="auto"/>
            <w:vAlign w:val="bottom"/>
          </w:tcPr>
          <w:p w14:paraId="091168FC"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113,92</w:t>
            </w:r>
          </w:p>
        </w:tc>
      </w:tr>
      <w:tr w:rsidR="00317D12" w:rsidRPr="00FA59C0" w14:paraId="05102968" w14:textId="77777777" w:rsidTr="00436E55">
        <w:trPr>
          <w:trHeight w:val="256"/>
        </w:trPr>
        <w:tc>
          <w:tcPr>
            <w:tcW w:w="1131" w:type="dxa"/>
            <w:shd w:val="clear" w:color="auto" w:fill="auto"/>
            <w:vAlign w:val="bottom"/>
          </w:tcPr>
          <w:p w14:paraId="0A01208C" w14:textId="77777777" w:rsidR="00317D12" w:rsidRPr="00126F22" w:rsidRDefault="00317D12" w:rsidP="00FA59C0">
            <w:pPr>
              <w:rPr>
                <w:rFonts w:asciiTheme="majorHAnsi" w:hAnsiTheme="majorHAnsi" w:cstheme="majorHAnsi"/>
                <w:sz w:val="16"/>
                <w:szCs w:val="16"/>
              </w:rPr>
            </w:pPr>
          </w:p>
        </w:tc>
        <w:tc>
          <w:tcPr>
            <w:tcW w:w="806" w:type="dxa"/>
            <w:shd w:val="clear" w:color="auto" w:fill="auto"/>
            <w:vAlign w:val="bottom"/>
          </w:tcPr>
          <w:p w14:paraId="684A438B"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2008</w:t>
            </w:r>
          </w:p>
        </w:tc>
        <w:tc>
          <w:tcPr>
            <w:tcW w:w="562" w:type="dxa"/>
            <w:shd w:val="clear" w:color="auto" w:fill="auto"/>
            <w:vAlign w:val="bottom"/>
          </w:tcPr>
          <w:p w14:paraId="040E1D8A"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11</w:t>
            </w:r>
          </w:p>
        </w:tc>
        <w:tc>
          <w:tcPr>
            <w:tcW w:w="2106" w:type="dxa"/>
            <w:shd w:val="clear" w:color="auto" w:fill="auto"/>
            <w:vAlign w:val="bottom"/>
          </w:tcPr>
          <w:p w14:paraId="2C8FFC25"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NON_TITULAIRE</w:t>
            </w:r>
          </w:p>
        </w:tc>
        <w:tc>
          <w:tcPr>
            <w:tcW w:w="1132" w:type="dxa"/>
            <w:shd w:val="clear" w:color="auto" w:fill="auto"/>
            <w:vAlign w:val="bottom"/>
          </w:tcPr>
          <w:p w14:paraId="2AC8D615"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A</w:t>
            </w:r>
          </w:p>
        </w:tc>
        <w:tc>
          <w:tcPr>
            <w:tcW w:w="1074" w:type="dxa"/>
            <w:shd w:val="clear" w:color="auto" w:fill="auto"/>
            <w:vAlign w:val="bottom"/>
          </w:tcPr>
          <w:p w14:paraId="75C9B7C5"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202N</w:t>
            </w:r>
          </w:p>
        </w:tc>
        <w:tc>
          <w:tcPr>
            <w:tcW w:w="901" w:type="dxa"/>
            <w:shd w:val="clear" w:color="auto" w:fill="auto"/>
            <w:vAlign w:val="bottom"/>
          </w:tcPr>
          <w:p w14:paraId="569C0018"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I.F.T.S.</w:t>
            </w:r>
          </w:p>
        </w:tc>
        <w:tc>
          <w:tcPr>
            <w:tcW w:w="739" w:type="dxa"/>
            <w:shd w:val="clear" w:color="auto" w:fill="auto"/>
            <w:vAlign w:val="bottom"/>
          </w:tcPr>
          <w:p w14:paraId="39BC788E"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461</w:t>
            </w:r>
          </w:p>
        </w:tc>
        <w:tc>
          <w:tcPr>
            <w:tcW w:w="1257" w:type="dxa"/>
            <w:shd w:val="clear" w:color="auto" w:fill="auto"/>
            <w:vAlign w:val="bottom"/>
          </w:tcPr>
          <w:p w14:paraId="0E699F47"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178,81</w:t>
            </w:r>
          </w:p>
        </w:tc>
      </w:tr>
      <w:tr w:rsidR="00317D12" w:rsidRPr="00FA59C0" w14:paraId="7810ECB9" w14:textId="77777777" w:rsidTr="00436E55">
        <w:trPr>
          <w:trHeight w:val="256"/>
        </w:trPr>
        <w:tc>
          <w:tcPr>
            <w:tcW w:w="1131" w:type="dxa"/>
            <w:shd w:val="clear" w:color="auto" w:fill="auto"/>
            <w:vAlign w:val="bottom"/>
          </w:tcPr>
          <w:p w14:paraId="5811409D" w14:textId="77777777" w:rsidR="00317D12" w:rsidRPr="00126F22" w:rsidRDefault="00317D12" w:rsidP="00FA59C0">
            <w:pPr>
              <w:rPr>
                <w:rFonts w:asciiTheme="majorHAnsi" w:hAnsiTheme="majorHAnsi" w:cstheme="majorHAnsi"/>
                <w:sz w:val="16"/>
                <w:szCs w:val="16"/>
              </w:rPr>
            </w:pPr>
          </w:p>
        </w:tc>
        <w:tc>
          <w:tcPr>
            <w:tcW w:w="806" w:type="dxa"/>
            <w:shd w:val="clear" w:color="auto" w:fill="auto"/>
            <w:vAlign w:val="bottom"/>
          </w:tcPr>
          <w:p w14:paraId="28E8ABF7"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2008</w:t>
            </w:r>
          </w:p>
        </w:tc>
        <w:tc>
          <w:tcPr>
            <w:tcW w:w="562" w:type="dxa"/>
            <w:shd w:val="clear" w:color="auto" w:fill="auto"/>
            <w:vAlign w:val="bottom"/>
          </w:tcPr>
          <w:p w14:paraId="0119EFE9"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12</w:t>
            </w:r>
          </w:p>
        </w:tc>
        <w:tc>
          <w:tcPr>
            <w:tcW w:w="2106" w:type="dxa"/>
            <w:shd w:val="clear" w:color="auto" w:fill="auto"/>
            <w:vAlign w:val="bottom"/>
          </w:tcPr>
          <w:p w14:paraId="5B157491"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NON_TITULAIRE</w:t>
            </w:r>
          </w:p>
        </w:tc>
        <w:tc>
          <w:tcPr>
            <w:tcW w:w="1132" w:type="dxa"/>
            <w:shd w:val="clear" w:color="auto" w:fill="auto"/>
            <w:vAlign w:val="bottom"/>
          </w:tcPr>
          <w:p w14:paraId="6125BDFC"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A</w:t>
            </w:r>
          </w:p>
        </w:tc>
        <w:tc>
          <w:tcPr>
            <w:tcW w:w="1074" w:type="dxa"/>
            <w:shd w:val="clear" w:color="auto" w:fill="auto"/>
            <w:vAlign w:val="bottom"/>
          </w:tcPr>
          <w:p w14:paraId="7FF653A5"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202N</w:t>
            </w:r>
          </w:p>
        </w:tc>
        <w:tc>
          <w:tcPr>
            <w:tcW w:w="901" w:type="dxa"/>
            <w:shd w:val="clear" w:color="auto" w:fill="auto"/>
            <w:vAlign w:val="bottom"/>
          </w:tcPr>
          <w:p w14:paraId="27F3DEBF"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I.F.T.S.</w:t>
            </w:r>
          </w:p>
        </w:tc>
        <w:tc>
          <w:tcPr>
            <w:tcW w:w="739" w:type="dxa"/>
            <w:shd w:val="clear" w:color="auto" w:fill="auto"/>
            <w:vAlign w:val="bottom"/>
          </w:tcPr>
          <w:p w14:paraId="51B51E53"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461</w:t>
            </w:r>
          </w:p>
        </w:tc>
        <w:tc>
          <w:tcPr>
            <w:tcW w:w="1257" w:type="dxa"/>
            <w:shd w:val="clear" w:color="auto" w:fill="auto"/>
            <w:vAlign w:val="bottom"/>
          </w:tcPr>
          <w:p w14:paraId="2C59474C"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178,81</w:t>
            </w:r>
          </w:p>
        </w:tc>
      </w:tr>
      <w:tr w:rsidR="00317D12" w:rsidRPr="00FA59C0" w14:paraId="57B646BB" w14:textId="77777777" w:rsidTr="00436E55">
        <w:trPr>
          <w:trHeight w:val="256"/>
        </w:trPr>
        <w:tc>
          <w:tcPr>
            <w:tcW w:w="1131" w:type="dxa"/>
            <w:shd w:val="clear" w:color="auto" w:fill="auto"/>
            <w:vAlign w:val="bottom"/>
          </w:tcPr>
          <w:p w14:paraId="3C56654D" w14:textId="77777777" w:rsidR="00317D12" w:rsidRPr="00126F22" w:rsidRDefault="00317D12" w:rsidP="00FA59C0">
            <w:pPr>
              <w:rPr>
                <w:rFonts w:asciiTheme="majorHAnsi" w:hAnsiTheme="majorHAnsi" w:cstheme="majorHAnsi"/>
                <w:sz w:val="16"/>
                <w:szCs w:val="16"/>
              </w:rPr>
            </w:pPr>
          </w:p>
        </w:tc>
        <w:tc>
          <w:tcPr>
            <w:tcW w:w="806" w:type="dxa"/>
            <w:shd w:val="clear" w:color="auto" w:fill="auto"/>
            <w:vAlign w:val="bottom"/>
          </w:tcPr>
          <w:p w14:paraId="59790A9F"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2009</w:t>
            </w:r>
          </w:p>
        </w:tc>
        <w:tc>
          <w:tcPr>
            <w:tcW w:w="562" w:type="dxa"/>
            <w:shd w:val="clear" w:color="auto" w:fill="auto"/>
            <w:vAlign w:val="bottom"/>
          </w:tcPr>
          <w:p w14:paraId="139952D3"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1</w:t>
            </w:r>
          </w:p>
        </w:tc>
        <w:tc>
          <w:tcPr>
            <w:tcW w:w="2106" w:type="dxa"/>
            <w:shd w:val="clear" w:color="auto" w:fill="auto"/>
            <w:vAlign w:val="bottom"/>
          </w:tcPr>
          <w:p w14:paraId="7C0B330E"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NON_TITULAIRE</w:t>
            </w:r>
          </w:p>
        </w:tc>
        <w:tc>
          <w:tcPr>
            <w:tcW w:w="1132" w:type="dxa"/>
            <w:shd w:val="clear" w:color="auto" w:fill="auto"/>
            <w:vAlign w:val="bottom"/>
          </w:tcPr>
          <w:p w14:paraId="54B28816"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A</w:t>
            </w:r>
          </w:p>
        </w:tc>
        <w:tc>
          <w:tcPr>
            <w:tcW w:w="1074" w:type="dxa"/>
            <w:shd w:val="clear" w:color="auto" w:fill="auto"/>
            <w:vAlign w:val="bottom"/>
          </w:tcPr>
          <w:p w14:paraId="601B9253"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202N</w:t>
            </w:r>
          </w:p>
        </w:tc>
        <w:tc>
          <w:tcPr>
            <w:tcW w:w="901" w:type="dxa"/>
            <w:shd w:val="clear" w:color="auto" w:fill="auto"/>
            <w:vAlign w:val="bottom"/>
          </w:tcPr>
          <w:p w14:paraId="1CC96E4B"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I.F.T.S.</w:t>
            </w:r>
          </w:p>
        </w:tc>
        <w:tc>
          <w:tcPr>
            <w:tcW w:w="739" w:type="dxa"/>
            <w:shd w:val="clear" w:color="auto" w:fill="auto"/>
            <w:vAlign w:val="bottom"/>
          </w:tcPr>
          <w:p w14:paraId="7698FB8D"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461</w:t>
            </w:r>
          </w:p>
        </w:tc>
        <w:tc>
          <w:tcPr>
            <w:tcW w:w="1257" w:type="dxa"/>
            <w:shd w:val="clear" w:color="auto" w:fill="auto"/>
            <w:vAlign w:val="bottom"/>
          </w:tcPr>
          <w:p w14:paraId="65F734ED"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178,81</w:t>
            </w:r>
          </w:p>
        </w:tc>
      </w:tr>
      <w:tr w:rsidR="00317D12" w:rsidRPr="00FA59C0" w14:paraId="6795F546" w14:textId="77777777" w:rsidTr="00436E55">
        <w:trPr>
          <w:trHeight w:val="256"/>
        </w:trPr>
        <w:tc>
          <w:tcPr>
            <w:tcW w:w="1131" w:type="dxa"/>
            <w:shd w:val="clear" w:color="auto" w:fill="auto"/>
            <w:vAlign w:val="bottom"/>
          </w:tcPr>
          <w:p w14:paraId="06C45D96" w14:textId="77777777" w:rsidR="00317D12" w:rsidRPr="00126F22" w:rsidRDefault="00317D12" w:rsidP="00FA59C0">
            <w:pPr>
              <w:rPr>
                <w:rFonts w:asciiTheme="majorHAnsi" w:hAnsiTheme="majorHAnsi" w:cstheme="majorHAnsi"/>
                <w:sz w:val="16"/>
                <w:szCs w:val="16"/>
              </w:rPr>
            </w:pPr>
          </w:p>
        </w:tc>
        <w:tc>
          <w:tcPr>
            <w:tcW w:w="806" w:type="dxa"/>
            <w:shd w:val="clear" w:color="auto" w:fill="auto"/>
            <w:vAlign w:val="bottom"/>
          </w:tcPr>
          <w:p w14:paraId="3646FB51"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2009</w:t>
            </w:r>
          </w:p>
        </w:tc>
        <w:tc>
          <w:tcPr>
            <w:tcW w:w="562" w:type="dxa"/>
            <w:shd w:val="clear" w:color="auto" w:fill="auto"/>
            <w:vAlign w:val="bottom"/>
          </w:tcPr>
          <w:p w14:paraId="5C241243"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2</w:t>
            </w:r>
          </w:p>
        </w:tc>
        <w:tc>
          <w:tcPr>
            <w:tcW w:w="2106" w:type="dxa"/>
            <w:shd w:val="clear" w:color="auto" w:fill="auto"/>
            <w:vAlign w:val="bottom"/>
          </w:tcPr>
          <w:p w14:paraId="6EDD8B40"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NON_TITULAIRE</w:t>
            </w:r>
          </w:p>
        </w:tc>
        <w:tc>
          <w:tcPr>
            <w:tcW w:w="1132" w:type="dxa"/>
            <w:shd w:val="clear" w:color="auto" w:fill="auto"/>
            <w:vAlign w:val="bottom"/>
          </w:tcPr>
          <w:p w14:paraId="4433FA34"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A</w:t>
            </w:r>
          </w:p>
        </w:tc>
        <w:tc>
          <w:tcPr>
            <w:tcW w:w="1074" w:type="dxa"/>
            <w:shd w:val="clear" w:color="auto" w:fill="auto"/>
            <w:vAlign w:val="bottom"/>
          </w:tcPr>
          <w:p w14:paraId="191282B9"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202N</w:t>
            </w:r>
          </w:p>
        </w:tc>
        <w:tc>
          <w:tcPr>
            <w:tcW w:w="901" w:type="dxa"/>
            <w:shd w:val="clear" w:color="auto" w:fill="auto"/>
            <w:vAlign w:val="bottom"/>
          </w:tcPr>
          <w:p w14:paraId="762DA0E9"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I.F.T.S.</w:t>
            </w:r>
          </w:p>
        </w:tc>
        <w:tc>
          <w:tcPr>
            <w:tcW w:w="739" w:type="dxa"/>
            <w:shd w:val="clear" w:color="auto" w:fill="auto"/>
            <w:vAlign w:val="bottom"/>
          </w:tcPr>
          <w:p w14:paraId="4F830334"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461</w:t>
            </w:r>
          </w:p>
        </w:tc>
        <w:tc>
          <w:tcPr>
            <w:tcW w:w="1257" w:type="dxa"/>
            <w:shd w:val="clear" w:color="auto" w:fill="auto"/>
            <w:vAlign w:val="bottom"/>
          </w:tcPr>
          <w:p w14:paraId="701EC5C4"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178,81</w:t>
            </w:r>
          </w:p>
        </w:tc>
      </w:tr>
      <w:tr w:rsidR="00317D12" w:rsidRPr="00FA59C0" w14:paraId="4C3E90BD" w14:textId="77777777" w:rsidTr="00436E55">
        <w:trPr>
          <w:trHeight w:val="256"/>
        </w:trPr>
        <w:tc>
          <w:tcPr>
            <w:tcW w:w="1131" w:type="dxa"/>
            <w:shd w:val="clear" w:color="auto" w:fill="auto"/>
            <w:vAlign w:val="bottom"/>
          </w:tcPr>
          <w:p w14:paraId="7EEF6F0B" w14:textId="77777777" w:rsidR="00317D12" w:rsidRPr="00126F22" w:rsidRDefault="00317D12" w:rsidP="00FA59C0">
            <w:pPr>
              <w:rPr>
                <w:rFonts w:asciiTheme="majorHAnsi" w:hAnsiTheme="majorHAnsi" w:cstheme="majorHAnsi"/>
                <w:sz w:val="16"/>
                <w:szCs w:val="16"/>
              </w:rPr>
            </w:pPr>
          </w:p>
        </w:tc>
        <w:tc>
          <w:tcPr>
            <w:tcW w:w="806" w:type="dxa"/>
            <w:shd w:val="clear" w:color="auto" w:fill="auto"/>
            <w:vAlign w:val="bottom"/>
          </w:tcPr>
          <w:p w14:paraId="4283F96C"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2009</w:t>
            </w:r>
          </w:p>
        </w:tc>
        <w:tc>
          <w:tcPr>
            <w:tcW w:w="562" w:type="dxa"/>
            <w:shd w:val="clear" w:color="auto" w:fill="auto"/>
            <w:vAlign w:val="bottom"/>
          </w:tcPr>
          <w:p w14:paraId="5C048AF6"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3</w:t>
            </w:r>
          </w:p>
        </w:tc>
        <w:tc>
          <w:tcPr>
            <w:tcW w:w="2106" w:type="dxa"/>
            <w:shd w:val="clear" w:color="auto" w:fill="auto"/>
            <w:vAlign w:val="bottom"/>
          </w:tcPr>
          <w:p w14:paraId="3553DA55"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NON_TITULAIRE</w:t>
            </w:r>
          </w:p>
        </w:tc>
        <w:tc>
          <w:tcPr>
            <w:tcW w:w="1132" w:type="dxa"/>
            <w:shd w:val="clear" w:color="auto" w:fill="auto"/>
            <w:vAlign w:val="bottom"/>
          </w:tcPr>
          <w:p w14:paraId="6CEBB5FC"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A</w:t>
            </w:r>
          </w:p>
        </w:tc>
        <w:tc>
          <w:tcPr>
            <w:tcW w:w="1074" w:type="dxa"/>
            <w:shd w:val="clear" w:color="auto" w:fill="auto"/>
            <w:vAlign w:val="bottom"/>
          </w:tcPr>
          <w:p w14:paraId="29B16CD9"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202N</w:t>
            </w:r>
          </w:p>
        </w:tc>
        <w:tc>
          <w:tcPr>
            <w:tcW w:w="901" w:type="dxa"/>
            <w:shd w:val="clear" w:color="auto" w:fill="auto"/>
            <w:vAlign w:val="bottom"/>
          </w:tcPr>
          <w:p w14:paraId="16A994AE"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I.F.T.S.</w:t>
            </w:r>
          </w:p>
        </w:tc>
        <w:tc>
          <w:tcPr>
            <w:tcW w:w="739" w:type="dxa"/>
            <w:shd w:val="clear" w:color="auto" w:fill="auto"/>
            <w:vAlign w:val="bottom"/>
          </w:tcPr>
          <w:p w14:paraId="02B99482"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461</w:t>
            </w:r>
          </w:p>
        </w:tc>
        <w:tc>
          <w:tcPr>
            <w:tcW w:w="1257" w:type="dxa"/>
            <w:shd w:val="clear" w:color="auto" w:fill="auto"/>
            <w:vAlign w:val="bottom"/>
          </w:tcPr>
          <w:p w14:paraId="2482E2AB"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178,81</w:t>
            </w:r>
          </w:p>
        </w:tc>
      </w:tr>
      <w:tr w:rsidR="00317D12" w:rsidRPr="00FA59C0" w14:paraId="387AE675" w14:textId="77777777" w:rsidTr="00436E55">
        <w:trPr>
          <w:trHeight w:val="256"/>
        </w:trPr>
        <w:tc>
          <w:tcPr>
            <w:tcW w:w="1131" w:type="dxa"/>
            <w:shd w:val="clear" w:color="auto" w:fill="auto"/>
            <w:vAlign w:val="bottom"/>
          </w:tcPr>
          <w:p w14:paraId="1743929B" w14:textId="77777777" w:rsidR="00317D12" w:rsidRPr="00126F22" w:rsidRDefault="00317D12" w:rsidP="00FA59C0">
            <w:pPr>
              <w:rPr>
                <w:rFonts w:asciiTheme="majorHAnsi" w:hAnsiTheme="majorHAnsi" w:cstheme="majorHAnsi"/>
                <w:sz w:val="16"/>
                <w:szCs w:val="16"/>
              </w:rPr>
            </w:pPr>
          </w:p>
        </w:tc>
        <w:tc>
          <w:tcPr>
            <w:tcW w:w="806" w:type="dxa"/>
            <w:shd w:val="clear" w:color="auto" w:fill="auto"/>
            <w:vAlign w:val="bottom"/>
          </w:tcPr>
          <w:p w14:paraId="165C0606"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2009</w:t>
            </w:r>
          </w:p>
        </w:tc>
        <w:tc>
          <w:tcPr>
            <w:tcW w:w="562" w:type="dxa"/>
            <w:shd w:val="clear" w:color="auto" w:fill="auto"/>
            <w:vAlign w:val="bottom"/>
          </w:tcPr>
          <w:p w14:paraId="635FD31E"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4</w:t>
            </w:r>
          </w:p>
        </w:tc>
        <w:tc>
          <w:tcPr>
            <w:tcW w:w="2106" w:type="dxa"/>
            <w:shd w:val="clear" w:color="auto" w:fill="auto"/>
            <w:vAlign w:val="bottom"/>
          </w:tcPr>
          <w:p w14:paraId="6E3315EA"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NON_TITULAIRE</w:t>
            </w:r>
          </w:p>
        </w:tc>
        <w:tc>
          <w:tcPr>
            <w:tcW w:w="1132" w:type="dxa"/>
            <w:shd w:val="clear" w:color="auto" w:fill="auto"/>
            <w:vAlign w:val="bottom"/>
          </w:tcPr>
          <w:p w14:paraId="38DCA10D"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A</w:t>
            </w:r>
          </w:p>
        </w:tc>
        <w:tc>
          <w:tcPr>
            <w:tcW w:w="1074" w:type="dxa"/>
            <w:shd w:val="clear" w:color="auto" w:fill="auto"/>
            <w:vAlign w:val="bottom"/>
          </w:tcPr>
          <w:p w14:paraId="031B510F"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202N</w:t>
            </w:r>
          </w:p>
        </w:tc>
        <w:tc>
          <w:tcPr>
            <w:tcW w:w="901" w:type="dxa"/>
            <w:shd w:val="clear" w:color="auto" w:fill="auto"/>
            <w:vAlign w:val="bottom"/>
          </w:tcPr>
          <w:p w14:paraId="4A015E0D"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I.F.T.S.</w:t>
            </w:r>
          </w:p>
        </w:tc>
        <w:tc>
          <w:tcPr>
            <w:tcW w:w="739" w:type="dxa"/>
            <w:shd w:val="clear" w:color="auto" w:fill="auto"/>
            <w:vAlign w:val="bottom"/>
          </w:tcPr>
          <w:p w14:paraId="3181FC02"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461</w:t>
            </w:r>
          </w:p>
        </w:tc>
        <w:tc>
          <w:tcPr>
            <w:tcW w:w="1257" w:type="dxa"/>
            <w:shd w:val="clear" w:color="auto" w:fill="auto"/>
            <w:vAlign w:val="bottom"/>
          </w:tcPr>
          <w:p w14:paraId="62AD96B1"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178,81</w:t>
            </w:r>
          </w:p>
        </w:tc>
      </w:tr>
      <w:tr w:rsidR="00317D12" w:rsidRPr="00FA59C0" w14:paraId="36CE952D" w14:textId="77777777" w:rsidTr="00436E55">
        <w:trPr>
          <w:trHeight w:val="256"/>
        </w:trPr>
        <w:tc>
          <w:tcPr>
            <w:tcW w:w="1131" w:type="dxa"/>
            <w:shd w:val="clear" w:color="auto" w:fill="auto"/>
            <w:vAlign w:val="bottom"/>
          </w:tcPr>
          <w:p w14:paraId="5DE7EE65" w14:textId="77777777" w:rsidR="00317D12" w:rsidRPr="00126F22" w:rsidRDefault="00317D12" w:rsidP="00FA59C0">
            <w:pPr>
              <w:rPr>
                <w:rFonts w:asciiTheme="majorHAnsi" w:hAnsiTheme="majorHAnsi" w:cstheme="majorHAnsi"/>
                <w:sz w:val="16"/>
                <w:szCs w:val="16"/>
              </w:rPr>
            </w:pPr>
          </w:p>
        </w:tc>
        <w:tc>
          <w:tcPr>
            <w:tcW w:w="806" w:type="dxa"/>
            <w:shd w:val="clear" w:color="auto" w:fill="auto"/>
            <w:vAlign w:val="bottom"/>
          </w:tcPr>
          <w:p w14:paraId="25B17501"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2009</w:t>
            </w:r>
          </w:p>
        </w:tc>
        <w:tc>
          <w:tcPr>
            <w:tcW w:w="562" w:type="dxa"/>
            <w:shd w:val="clear" w:color="auto" w:fill="auto"/>
            <w:vAlign w:val="bottom"/>
          </w:tcPr>
          <w:p w14:paraId="23E278D0"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5</w:t>
            </w:r>
          </w:p>
        </w:tc>
        <w:tc>
          <w:tcPr>
            <w:tcW w:w="2106" w:type="dxa"/>
            <w:shd w:val="clear" w:color="auto" w:fill="auto"/>
            <w:vAlign w:val="bottom"/>
          </w:tcPr>
          <w:p w14:paraId="4241880C"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NON_TITULAIRE</w:t>
            </w:r>
          </w:p>
        </w:tc>
        <w:tc>
          <w:tcPr>
            <w:tcW w:w="1132" w:type="dxa"/>
            <w:shd w:val="clear" w:color="auto" w:fill="auto"/>
            <w:vAlign w:val="bottom"/>
          </w:tcPr>
          <w:p w14:paraId="670D0EF2"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A</w:t>
            </w:r>
          </w:p>
        </w:tc>
        <w:tc>
          <w:tcPr>
            <w:tcW w:w="1074" w:type="dxa"/>
            <w:shd w:val="clear" w:color="auto" w:fill="auto"/>
            <w:vAlign w:val="bottom"/>
          </w:tcPr>
          <w:p w14:paraId="7B034AE7"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202N</w:t>
            </w:r>
          </w:p>
        </w:tc>
        <w:tc>
          <w:tcPr>
            <w:tcW w:w="901" w:type="dxa"/>
            <w:shd w:val="clear" w:color="auto" w:fill="auto"/>
            <w:vAlign w:val="bottom"/>
          </w:tcPr>
          <w:p w14:paraId="485D7CD3"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I.F.T.S.</w:t>
            </w:r>
          </w:p>
        </w:tc>
        <w:tc>
          <w:tcPr>
            <w:tcW w:w="739" w:type="dxa"/>
            <w:shd w:val="clear" w:color="auto" w:fill="auto"/>
            <w:vAlign w:val="bottom"/>
          </w:tcPr>
          <w:p w14:paraId="458A7CB3"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461</w:t>
            </w:r>
          </w:p>
        </w:tc>
        <w:tc>
          <w:tcPr>
            <w:tcW w:w="1257" w:type="dxa"/>
            <w:shd w:val="clear" w:color="auto" w:fill="auto"/>
            <w:vAlign w:val="bottom"/>
          </w:tcPr>
          <w:p w14:paraId="6CDEB4E5"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178,81</w:t>
            </w:r>
          </w:p>
        </w:tc>
      </w:tr>
      <w:tr w:rsidR="00317D12" w:rsidRPr="00FA59C0" w14:paraId="402EDC2C" w14:textId="77777777" w:rsidTr="00436E55">
        <w:trPr>
          <w:trHeight w:val="256"/>
        </w:trPr>
        <w:tc>
          <w:tcPr>
            <w:tcW w:w="1131" w:type="dxa"/>
            <w:shd w:val="clear" w:color="auto" w:fill="auto"/>
            <w:vAlign w:val="bottom"/>
          </w:tcPr>
          <w:p w14:paraId="2E3DAD0D" w14:textId="77777777" w:rsidR="00317D12" w:rsidRPr="00126F22" w:rsidRDefault="00317D12" w:rsidP="00FA59C0">
            <w:pPr>
              <w:rPr>
                <w:rFonts w:asciiTheme="majorHAnsi" w:hAnsiTheme="majorHAnsi" w:cstheme="majorHAnsi"/>
                <w:sz w:val="16"/>
                <w:szCs w:val="16"/>
              </w:rPr>
            </w:pPr>
          </w:p>
        </w:tc>
        <w:tc>
          <w:tcPr>
            <w:tcW w:w="806" w:type="dxa"/>
            <w:shd w:val="clear" w:color="auto" w:fill="auto"/>
            <w:vAlign w:val="bottom"/>
          </w:tcPr>
          <w:p w14:paraId="0F248D10"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2009</w:t>
            </w:r>
          </w:p>
        </w:tc>
        <w:tc>
          <w:tcPr>
            <w:tcW w:w="562" w:type="dxa"/>
            <w:shd w:val="clear" w:color="auto" w:fill="auto"/>
            <w:vAlign w:val="bottom"/>
          </w:tcPr>
          <w:p w14:paraId="08446147"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6</w:t>
            </w:r>
          </w:p>
        </w:tc>
        <w:tc>
          <w:tcPr>
            <w:tcW w:w="2106" w:type="dxa"/>
            <w:shd w:val="clear" w:color="auto" w:fill="auto"/>
            <w:vAlign w:val="bottom"/>
          </w:tcPr>
          <w:p w14:paraId="425498B1"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NON_TITULAIRE</w:t>
            </w:r>
          </w:p>
        </w:tc>
        <w:tc>
          <w:tcPr>
            <w:tcW w:w="1132" w:type="dxa"/>
            <w:shd w:val="clear" w:color="auto" w:fill="auto"/>
            <w:vAlign w:val="bottom"/>
          </w:tcPr>
          <w:p w14:paraId="4272851C"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A</w:t>
            </w:r>
          </w:p>
        </w:tc>
        <w:tc>
          <w:tcPr>
            <w:tcW w:w="1074" w:type="dxa"/>
            <w:shd w:val="clear" w:color="auto" w:fill="auto"/>
            <w:vAlign w:val="bottom"/>
          </w:tcPr>
          <w:p w14:paraId="3E694F99"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202N</w:t>
            </w:r>
          </w:p>
        </w:tc>
        <w:tc>
          <w:tcPr>
            <w:tcW w:w="901" w:type="dxa"/>
            <w:shd w:val="clear" w:color="auto" w:fill="auto"/>
            <w:vAlign w:val="bottom"/>
          </w:tcPr>
          <w:p w14:paraId="691F84E9"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I.F.T.S.</w:t>
            </w:r>
          </w:p>
        </w:tc>
        <w:tc>
          <w:tcPr>
            <w:tcW w:w="739" w:type="dxa"/>
            <w:shd w:val="clear" w:color="auto" w:fill="auto"/>
            <w:vAlign w:val="bottom"/>
          </w:tcPr>
          <w:p w14:paraId="793AC0CC"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461</w:t>
            </w:r>
          </w:p>
        </w:tc>
        <w:tc>
          <w:tcPr>
            <w:tcW w:w="1257" w:type="dxa"/>
            <w:shd w:val="clear" w:color="auto" w:fill="auto"/>
            <w:vAlign w:val="bottom"/>
          </w:tcPr>
          <w:p w14:paraId="5E03505D"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178,81</w:t>
            </w:r>
          </w:p>
        </w:tc>
      </w:tr>
    </w:tbl>
    <w:p w14:paraId="7D3B7C47" w14:textId="0B8E708D" w:rsidR="00EC4BBB" w:rsidRPr="00704399" w:rsidRDefault="009862CA" w:rsidP="001B1EE0">
      <w:pPr>
        <w:suppressAutoHyphens/>
        <w:spacing w:before="120"/>
        <w:rPr>
          <w:rFonts w:asciiTheme="majorHAnsi" w:hAnsiTheme="majorHAnsi" w:cstheme="majorHAnsi"/>
        </w:rPr>
      </w:pPr>
      <w:r w:rsidRPr="009F47F6">
        <w:rPr>
          <w:rFonts w:asciiTheme="majorHAnsi" w:hAnsiTheme="majorHAnsi" w:cstheme="majorHAnsi"/>
          <w:b/>
          <w:u w:val="single"/>
        </w:rPr>
        <w:t>Interprétation</w:t>
      </w:r>
      <w:r w:rsidR="00704399" w:rsidRPr="00704399">
        <w:rPr>
          <w:rFonts w:asciiTheme="majorHAnsi" w:hAnsiTheme="majorHAnsi" w:cstheme="majorHAnsi"/>
        </w:rPr>
        <w:t> :</w:t>
      </w:r>
    </w:p>
    <w:p w14:paraId="76BB16C0" w14:textId="28ADCB5E" w:rsidR="00EB0B80" w:rsidRDefault="006D6EA6" w:rsidP="00126F22">
      <w:pPr>
        <w:suppressAutoHyphens/>
        <w:contextualSpacing/>
        <w:rPr>
          <w:rFonts w:asciiTheme="majorHAnsi" w:hAnsiTheme="majorHAnsi" w:cstheme="majorHAnsi"/>
          <w:bCs/>
          <w:iCs/>
          <w:shd w:val="clear" w:color="auto" w:fill="FFFFFF"/>
        </w:rPr>
      </w:pPr>
      <w:r>
        <w:rPr>
          <w:rFonts w:asciiTheme="majorHAnsi" w:hAnsiTheme="majorHAnsi" w:cstheme="majorHAnsi"/>
        </w:rPr>
        <w:t xml:space="preserve">En cas d’absence de délibération, les agents </w:t>
      </w:r>
      <w:r w:rsidR="006C66EB">
        <w:rPr>
          <w:rFonts w:asciiTheme="majorHAnsi" w:hAnsiTheme="majorHAnsi" w:cstheme="majorHAnsi"/>
        </w:rPr>
        <w:t>renseignés dans ce tableau perçoivent des indemnités de manière irrégulière.</w:t>
      </w:r>
    </w:p>
    <w:p w14:paraId="594F253C" w14:textId="2ADFEE40" w:rsidR="009862CA" w:rsidRDefault="009862CA" w:rsidP="00126F22">
      <w:pPr>
        <w:suppressAutoHyphens/>
        <w:contextualSpacing/>
        <w:rPr>
          <w:rFonts w:asciiTheme="majorHAnsi" w:hAnsiTheme="majorHAnsi" w:cstheme="majorHAnsi"/>
          <w:bCs/>
          <w:iCs/>
          <w:shd w:val="clear" w:color="auto" w:fill="FFFFFF"/>
        </w:rPr>
      </w:pPr>
    </w:p>
    <w:p w14:paraId="58C8F22F" w14:textId="77777777" w:rsidR="001B1EE0" w:rsidRDefault="001B1EE0" w:rsidP="001B1EE0">
      <w:pPr>
        <w:ind w:left="567"/>
        <w:rPr>
          <w:rFonts w:asciiTheme="majorHAnsi" w:hAnsiTheme="majorHAnsi" w:cstheme="majorHAnsi"/>
        </w:rPr>
      </w:pPr>
      <w:r w:rsidRPr="00B26231">
        <w:rPr>
          <w:rFonts w:asciiTheme="majorHAnsi" w:hAnsiTheme="majorHAnsi" w:cstheme="majorHAnsi"/>
          <w:b/>
          <w:noProof/>
          <w:szCs w:val="20"/>
        </w:rPr>
        <mc:AlternateContent>
          <mc:Choice Requires="wps">
            <w:drawing>
              <wp:anchor distT="0" distB="0" distL="114300" distR="114300" simplePos="0" relativeHeight="251977728" behindDoc="0" locked="0" layoutInCell="1" allowOverlap="1" wp14:anchorId="07ED67ED" wp14:editId="39B8B562">
                <wp:simplePos x="0" y="0"/>
                <wp:positionH relativeFrom="column">
                  <wp:posOffset>0</wp:posOffset>
                </wp:positionH>
                <wp:positionV relativeFrom="paragraph">
                  <wp:posOffset>-635</wp:posOffset>
                </wp:positionV>
                <wp:extent cx="293523" cy="285293"/>
                <wp:effectExtent l="0" t="0" r="0" b="635"/>
                <wp:wrapNone/>
                <wp:docPr id="239" name="Freeform 7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93523" cy="285293"/>
                        </a:xfrm>
                        <a:custGeom>
                          <a:avLst/>
                          <a:gdLst/>
                          <a:ahLst/>
                          <a:cxnLst>
                            <a:cxn ang="0">
                              <a:pos x="390" y="200"/>
                            </a:cxn>
                            <a:cxn ang="0">
                              <a:pos x="390" y="216"/>
                            </a:cxn>
                            <a:cxn ang="0">
                              <a:pos x="215" y="259"/>
                            </a:cxn>
                            <a:cxn ang="0">
                              <a:pos x="215" y="291"/>
                            </a:cxn>
                            <a:cxn ang="0">
                              <a:pos x="390" y="248"/>
                            </a:cxn>
                            <a:cxn ang="0">
                              <a:pos x="390" y="264"/>
                            </a:cxn>
                            <a:cxn ang="0">
                              <a:pos x="207" y="310"/>
                            </a:cxn>
                            <a:cxn ang="0">
                              <a:pos x="197" y="308"/>
                            </a:cxn>
                            <a:cxn ang="0">
                              <a:pos x="56" y="184"/>
                            </a:cxn>
                            <a:cxn ang="0">
                              <a:pos x="60" y="124"/>
                            </a:cxn>
                            <a:cxn ang="0">
                              <a:pos x="197" y="244"/>
                            </a:cxn>
                            <a:cxn ang="0">
                              <a:pos x="207" y="245"/>
                            </a:cxn>
                            <a:cxn ang="0">
                              <a:pos x="390" y="200"/>
                            </a:cxn>
                            <a:cxn ang="0">
                              <a:pos x="65" y="46"/>
                            </a:cxn>
                            <a:cxn ang="0">
                              <a:pos x="249" y="0"/>
                            </a:cxn>
                            <a:cxn ang="0">
                              <a:pos x="390" y="124"/>
                            </a:cxn>
                            <a:cxn ang="0">
                              <a:pos x="390" y="140"/>
                            </a:cxn>
                            <a:cxn ang="0">
                              <a:pos x="215" y="184"/>
                            </a:cxn>
                            <a:cxn ang="0">
                              <a:pos x="215" y="215"/>
                            </a:cxn>
                            <a:cxn ang="0">
                              <a:pos x="390" y="172"/>
                            </a:cxn>
                            <a:cxn ang="0">
                              <a:pos x="390" y="188"/>
                            </a:cxn>
                            <a:cxn ang="0">
                              <a:pos x="207" y="234"/>
                            </a:cxn>
                            <a:cxn ang="0">
                              <a:pos x="197" y="232"/>
                            </a:cxn>
                            <a:cxn ang="0">
                              <a:pos x="56" y="109"/>
                            </a:cxn>
                            <a:cxn ang="0">
                              <a:pos x="65" y="46"/>
                            </a:cxn>
                            <a:cxn ang="0">
                              <a:pos x="224" y="421"/>
                            </a:cxn>
                            <a:cxn ang="0">
                              <a:pos x="0" y="288"/>
                            </a:cxn>
                            <a:cxn ang="0">
                              <a:pos x="0" y="313"/>
                            </a:cxn>
                            <a:cxn ang="0">
                              <a:pos x="224" y="446"/>
                            </a:cxn>
                            <a:cxn ang="0">
                              <a:pos x="353" y="398"/>
                            </a:cxn>
                            <a:cxn ang="0">
                              <a:pos x="353" y="372"/>
                            </a:cxn>
                            <a:cxn ang="0">
                              <a:pos x="224" y="421"/>
                            </a:cxn>
                            <a:cxn ang="0">
                              <a:pos x="418" y="335"/>
                            </a:cxn>
                            <a:cxn ang="0">
                              <a:pos x="364" y="355"/>
                            </a:cxn>
                            <a:cxn ang="0">
                              <a:pos x="364" y="434"/>
                            </a:cxn>
                            <a:cxn ang="0">
                              <a:pos x="391" y="402"/>
                            </a:cxn>
                            <a:cxn ang="0">
                              <a:pos x="418" y="414"/>
                            </a:cxn>
                            <a:cxn ang="0">
                              <a:pos x="418" y="374"/>
                            </a:cxn>
                            <a:cxn ang="0">
                              <a:pos x="442" y="365"/>
                            </a:cxn>
                            <a:cxn ang="0">
                              <a:pos x="457" y="346"/>
                            </a:cxn>
                            <a:cxn ang="0">
                              <a:pos x="457" y="283"/>
                            </a:cxn>
                            <a:cxn ang="0">
                              <a:pos x="451" y="272"/>
                            </a:cxn>
                            <a:cxn ang="0">
                              <a:pos x="400" y="242"/>
                            </a:cxn>
                            <a:cxn ang="0">
                              <a:pos x="400" y="271"/>
                            </a:cxn>
                            <a:cxn ang="0">
                              <a:pos x="211" y="320"/>
                            </a:cxn>
                            <a:cxn ang="0">
                              <a:pos x="187" y="314"/>
                            </a:cxn>
                            <a:cxn ang="0">
                              <a:pos x="56" y="197"/>
                            </a:cxn>
                            <a:cxn ang="0">
                              <a:pos x="0" y="218"/>
                            </a:cxn>
                            <a:cxn ang="0">
                              <a:pos x="0" y="245"/>
                            </a:cxn>
                            <a:cxn ang="0">
                              <a:pos x="224" y="378"/>
                            </a:cxn>
                            <a:cxn ang="0">
                              <a:pos x="432" y="299"/>
                            </a:cxn>
                            <a:cxn ang="0">
                              <a:pos x="432" y="341"/>
                            </a:cxn>
                            <a:cxn ang="0">
                              <a:pos x="418" y="347"/>
                            </a:cxn>
                            <a:cxn ang="0">
                              <a:pos x="418" y="335"/>
                            </a:cxn>
                          </a:cxnLst>
                          <a:rect l="0" t="0" r="r" b="b"/>
                          <a:pathLst>
                            <a:path w="457" h="446">
                              <a:moveTo>
                                <a:pt x="390" y="200"/>
                              </a:moveTo>
                              <a:cubicBezTo>
                                <a:pt x="390" y="216"/>
                                <a:pt x="390" y="216"/>
                                <a:pt x="390" y="216"/>
                              </a:cubicBezTo>
                              <a:cubicBezTo>
                                <a:pt x="215" y="259"/>
                                <a:pt x="215" y="259"/>
                                <a:pt x="215" y="259"/>
                              </a:cubicBezTo>
                              <a:cubicBezTo>
                                <a:pt x="208" y="271"/>
                                <a:pt x="209" y="281"/>
                                <a:pt x="215" y="291"/>
                              </a:cubicBezTo>
                              <a:cubicBezTo>
                                <a:pt x="390" y="248"/>
                                <a:pt x="390" y="248"/>
                                <a:pt x="390" y="248"/>
                              </a:cubicBezTo>
                              <a:cubicBezTo>
                                <a:pt x="390" y="264"/>
                                <a:pt x="390" y="264"/>
                                <a:pt x="390" y="264"/>
                              </a:cubicBezTo>
                              <a:cubicBezTo>
                                <a:pt x="207" y="310"/>
                                <a:pt x="207" y="310"/>
                                <a:pt x="207" y="310"/>
                              </a:cubicBezTo>
                              <a:cubicBezTo>
                                <a:pt x="203" y="310"/>
                                <a:pt x="199" y="310"/>
                                <a:pt x="197" y="308"/>
                              </a:cubicBezTo>
                              <a:cubicBezTo>
                                <a:pt x="56" y="184"/>
                                <a:pt x="56" y="184"/>
                                <a:pt x="56" y="184"/>
                              </a:cubicBezTo>
                              <a:cubicBezTo>
                                <a:pt x="49" y="179"/>
                                <a:pt x="43" y="135"/>
                                <a:pt x="60" y="124"/>
                              </a:cubicBezTo>
                              <a:cubicBezTo>
                                <a:pt x="197" y="244"/>
                                <a:pt x="197" y="244"/>
                                <a:pt x="197" y="244"/>
                              </a:cubicBezTo>
                              <a:cubicBezTo>
                                <a:pt x="199" y="245"/>
                                <a:pt x="203" y="246"/>
                                <a:pt x="207" y="245"/>
                              </a:cubicBezTo>
                              <a:cubicBezTo>
                                <a:pt x="390" y="200"/>
                                <a:pt x="390" y="200"/>
                                <a:pt x="390" y="200"/>
                              </a:cubicBezTo>
                              <a:close/>
                              <a:moveTo>
                                <a:pt x="65" y="46"/>
                              </a:moveTo>
                              <a:cubicBezTo>
                                <a:pt x="249" y="0"/>
                                <a:pt x="249" y="0"/>
                                <a:pt x="249" y="0"/>
                              </a:cubicBezTo>
                              <a:cubicBezTo>
                                <a:pt x="390" y="124"/>
                                <a:pt x="390" y="124"/>
                                <a:pt x="390" y="124"/>
                              </a:cubicBezTo>
                              <a:cubicBezTo>
                                <a:pt x="390" y="140"/>
                                <a:pt x="390" y="140"/>
                                <a:pt x="390" y="140"/>
                              </a:cubicBezTo>
                              <a:cubicBezTo>
                                <a:pt x="215" y="184"/>
                                <a:pt x="215" y="184"/>
                                <a:pt x="215" y="184"/>
                              </a:cubicBezTo>
                              <a:cubicBezTo>
                                <a:pt x="208" y="195"/>
                                <a:pt x="209" y="205"/>
                                <a:pt x="215" y="215"/>
                              </a:cubicBezTo>
                              <a:cubicBezTo>
                                <a:pt x="390" y="172"/>
                                <a:pt x="390" y="172"/>
                                <a:pt x="390" y="172"/>
                              </a:cubicBezTo>
                              <a:cubicBezTo>
                                <a:pt x="390" y="188"/>
                                <a:pt x="390" y="188"/>
                                <a:pt x="390" y="188"/>
                              </a:cubicBezTo>
                              <a:cubicBezTo>
                                <a:pt x="207" y="234"/>
                                <a:pt x="207" y="234"/>
                                <a:pt x="207" y="234"/>
                              </a:cubicBezTo>
                              <a:cubicBezTo>
                                <a:pt x="203" y="235"/>
                                <a:pt x="199" y="234"/>
                                <a:pt x="197" y="232"/>
                              </a:cubicBezTo>
                              <a:cubicBezTo>
                                <a:pt x="56" y="109"/>
                                <a:pt x="56" y="109"/>
                                <a:pt x="56" y="109"/>
                              </a:cubicBezTo>
                              <a:cubicBezTo>
                                <a:pt x="48" y="102"/>
                                <a:pt x="42" y="51"/>
                                <a:pt x="65" y="46"/>
                              </a:cubicBezTo>
                              <a:close/>
                              <a:moveTo>
                                <a:pt x="224" y="421"/>
                              </a:moveTo>
                              <a:cubicBezTo>
                                <a:pt x="0" y="288"/>
                                <a:pt x="0" y="288"/>
                                <a:pt x="0" y="288"/>
                              </a:cubicBezTo>
                              <a:cubicBezTo>
                                <a:pt x="0" y="313"/>
                                <a:pt x="0" y="313"/>
                                <a:pt x="0" y="313"/>
                              </a:cubicBezTo>
                              <a:cubicBezTo>
                                <a:pt x="224" y="446"/>
                                <a:pt x="224" y="446"/>
                                <a:pt x="224" y="446"/>
                              </a:cubicBezTo>
                              <a:cubicBezTo>
                                <a:pt x="353" y="398"/>
                                <a:pt x="353" y="398"/>
                                <a:pt x="353" y="398"/>
                              </a:cubicBezTo>
                              <a:cubicBezTo>
                                <a:pt x="353" y="372"/>
                                <a:pt x="353" y="372"/>
                                <a:pt x="353" y="372"/>
                              </a:cubicBezTo>
                              <a:cubicBezTo>
                                <a:pt x="224" y="421"/>
                                <a:pt x="224" y="421"/>
                                <a:pt x="224" y="421"/>
                              </a:cubicBezTo>
                              <a:close/>
                              <a:moveTo>
                                <a:pt x="418" y="335"/>
                              </a:moveTo>
                              <a:cubicBezTo>
                                <a:pt x="364" y="355"/>
                                <a:pt x="364" y="355"/>
                                <a:pt x="364" y="355"/>
                              </a:cubicBezTo>
                              <a:cubicBezTo>
                                <a:pt x="364" y="434"/>
                                <a:pt x="364" y="434"/>
                                <a:pt x="364" y="434"/>
                              </a:cubicBezTo>
                              <a:cubicBezTo>
                                <a:pt x="391" y="402"/>
                                <a:pt x="391" y="402"/>
                                <a:pt x="391" y="402"/>
                              </a:cubicBezTo>
                              <a:cubicBezTo>
                                <a:pt x="418" y="414"/>
                                <a:pt x="418" y="414"/>
                                <a:pt x="418" y="414"/>
                              </a:cubicBezTo>
                              <a:cubicBezTo>
                                <a:pt x="418" y="374"/>
                                <a:pt x="418" y="374"/>
                                <a:pt x="418" y="374"/>
                              </a:cubicBezTo>
                              <a:cubicBezTo>
                                <a:pt x="442" y="365"/>
                                <a:pt x="442" y="365"/>
                                <a:pt x="442" y="365"/>
                              </a:cubicBezTo>
                              <a:cubicBezTo>
                                <a:pt x="453" y="360"/>
                                <a:pt x="457" y="356"/>
                                <a:pt x="457" y="346"/>
                              </a:cubicBezTo>
                              <a:cubicBezTo>
                                <a:pt x="457" y="283"/>
                                <a:pt x="457" y="283"/>
                                <a:pt x="457" y="283"/>
                              </a:cubicBezTo>
                              <a:cubicBezTo>
                                <a:pt x="457" y="278"/>
                                <a:pt x="455" y="274"/>
                                <a:pt x="451" y="272"/>
                              </a:cubicBezTo>
                              <a:cubicBezTo>
                                <a:pt x="400" y="242"/>
                                <a:pt x="400" y="242"/>
                                <a:pt x="400" y="242"/>
                              </a:cubicBezTo>
                              <a:cubicBezTo>
                                <a:pt x="400" y="271"/>
                                <a:pt x="400" y="271"/>
                                <a:pt x="400" y="271"/>
                              </a:cubicBezTo>
                              <a:cubicBezTo>
                                <a:pt x="211" y="320"/>
                                <a:pt x="211" y="320"/>
                                <a:pt x="211" y="320"/>
                              </a:cubicBezTo>
                              <a:cubicBezTo>
                                <a:pt x="203" y="322"/>
                                <a:pt x="193" y="320"/>
                                <a:pt x="187" y="314"/>
                              </a:cubicBezTo>
                              <a:cubicBezTo>
                                <a:pt x="56" y="197"/>
                                <a:pt x="56" y="197"/>
                                <a:pt x="56" y="197"/>
                              </a:cubicBezTo>
                              <a:cubicBezTo>
                                <a:pt x="0" y="218"/>
                                <a:pt x="0" y="218"/>
                                <a:pt x="0" y="218"/>
                              </a:cubicBezTo>
                              <a:cubicBezTo>
                                <a:pt x="0" y="245"/>
                                <a:pt x="0" y="245"/>
                                <a:pt x="0" y="245"/>
                              </a:cubicBezTo>
                              <a:cubicBezTo>
                                <a:pt x="224" y="378"/>
                                <a:pt x="224" y="378"/>
                                <a:pt x="224" y="378"/>
                              </a:cubicBezTo>
                              <a:cubicBezTo>
                                <a:pt x="432" y="299"/>
                                <a:pt x="432" y="299"/>
                                <a:pt x="432" y="299"/>
                              </a:cubicBezTo>
                              <a:cubicBezTo>
                                <a:pt x="432" y="341"/>
                                <a:pt x="432" y="341"/>
                                <a:pt x="432" y="341"/>
                              </a:cubicBezTo>
                              <a:cubicBezTo>
                                <a:pt x="418" y="347"/>
                                <a:pt x="418" y="347"/>
                                <a:pt x="418" y="347"/>
                              </a:cubicBezTo>
                              <a:cubicBezTo>
                                <a:pt x="418" y="335"/>
                                <a:pt x="418" y="335"/>
                                <a:pt x="418" y="335"/>
                              </a:cubicBezTo>
                              <a:close/>
                            </a:path>
                          </a:pathLst>
                        </a:custGeom>
                        <a:solidFill>
                          <a:srgbClr val="D14A95"/>
                        </a:solidFill>
                        <a:ln w="9525">
                          <a:noFill/>
                          <a:round/>
                          <a:headEnd/>
                          <a:tailEnd/>
                        </a:ln>
                      </wps:spPr>
                      <wps:txbx>
                        <w:txbxContent>
                          <w:p w14:paraId="4E9E2ADA" w14:textId="77777777" w:rsidR="00EB106F" w:rsidRPr="00BB35E2" w:rsidRDefault="00EB106F" w:rsidP="001B1EE0">
                            <w:pPr>
                              <w:rPr>
                                <w:color w:val="D14A95"/>
                              </w:rPr>
                            </w:pPr>
                          </w:p>
                          <w:p w14:paraId="24DEDCFE" w14:textId="77777777" w:rsidR="00EB106F" w:rsidRDefault="00EB106F" w:rsidP="001B1EE0">
                            <w:pPr>
                              <w:jc w:val="center"/>
                            </w:pPr>
                          </w:p>
                          <w:p w14:paraId="14D0B00D" w14:textId="77777777" w:rsidR="00EB106F" w:rsidRDefault="00EB106F" w:rsidP="001B1EE0">
                            <w:pPr>
                              <w:jc w:val="center"/>
                            </w:pPr>
                          </w:p>
                        </w:txbxContent>
                      </wps:txbx>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07ED67ED" id="_x0000_s1043" style="position:absolute;left:0;text-align:left;margin-left:0;margin-top:-.05pt;width:23.1pt;height:22.45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57,44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" adj="-11796480,,5400" path="m390,200v,16,,16,,16c215,259,215,259,215,259v-7,12,-6,22,,32c390,248,390,248,390,248v,16,,16,,16c207,310,207,310,207,310v-4,,-8,,-10,-2c56,184,56,184,56,184v-7,-5,-13,-49,4,-60c197,244,197,244,197,244v2,1,6,2,10,1c390,200,390,200,390,200xm65,46c249,,249,,249,,390,124,390,124,390,124v,16,,16,,16c215,184,215,184,215,184v-7,11,-6,21,,31c390,172,390,172,390,172v,16,,16,,16c207,234,207,234,207,234v-4,1,-8,,-10,-2c56,109,56,109,56,109,48,102,42,51,65,46xm224,421c,288,,288,,288v,25,,25,,25c224,446,224,446,224,446,353,398,353,398,353,398v,-26,,-26,,-26c224,421,224,421,224,421xm418,335v-54,20,-54,20,-54,20c364,434,364,434,364,434v27,-32,27,-32,27,-32c418,414,418,414,418,414v,-40,,-40,,-40c442,365,442,365,442,365v11,-5,15,-9,15,-19c457,283,457,283,457,283v,-5,-2,-9,-6,-11c400,242,400,242,400,242v,29,,29,,29c211,320,211,320,211,320v-8,2,-18,,-24,-6c56,197,56,197,56,197,,218,,218,,218v,27,,27,,27c224,378,224,378,224,378,432,299,432,299,432,299v,42,,42,,42c418,347,418,347,418,347v,-12,,-12,,-12xe" fillcolor="#d14a95" stroked="f">
                <v:stroke joinstyle="round"/>
                <v:formulas/>
                <v:path arrowok="t" o:connecttype="custom" o:connectlocs="390,200;390,216;215,259;215,291;390,248;390,264;207,310;197,308;56,184;60,124;197,244;207,245;390,200;65,46;249,0;390,124;390,140;215,184;215,215;390,172;390,188;207,234;197,232;56,109;65,46;224,421;0,288;0,313;224,446;353,398;353,372;224,421;418,335;364,355;364,434;391,402;418,414;418,374;442,365;457,346;457,283;451,272;400,242;400,271;211,320;187,314;56,197;0,218;0,245;224,378;432,299;432,341;418,347;418,335" o:connectangles="0,0,0,0,0,0,0,0,0,0,0,0,0,0,0,0,0,0,0,0,0,0,0,0,0,0,0,0,0,0,0,0,0,0,0,0,0,0,0,0,0,0,0,0,0,0,0,0,0,0,0,0,0,0" textboxrect="0,0,457,446"/>
                <o:lock v:ext="edit" verticies="t"/>
                <v:textbox>
                  <w:txbxContent>
                    <w:p w14:paraId="4E9E2ADA" w14:textId="77777777" w:rsidR="00EB106F" w:rsidRPr="00BB35E2" w:rsidRDefault="00EB106F" w:rsidP="001B1EE0">
                      <w:pPr>
                        <w:rPr>
                          <w:color w:val="D14A95"/>
                        </w:rPr>
                      </w:pPr>
                    </w:p>
                    <w:p w14:paraId="24DEDCFE" w14:textId="77777777" w:rsidR="00EB106F" w:rsidRDefault="00EB106F" w:rsidP="001B1EE0">
                      <w:pPr>
                        <w:jc w:val="center"/>
                      </w:pPr>
                    </w:p>
                    <w:p w14:paraId="14D0B00D" w14:textId="77777777" w:rsidR="00EB106F" w:rsidRDefault="00EB106F" w:rsidP="001B1EE0">
                      <w:pPr>
                        <w:jc w:val="center"/>
                      </w:pPr>
                    </w:p>
                  </w:txbxContent>
                </v:textbox>
              </v:shape>
            </w:pict>
          </mc:Fallback>
        </mc:AlternateContent>
      </w:r>
      <w:r w:rsidRPr="009F47F6">
        <w:rPr>
          <w:rFonts w:asciiTheme="majorHAnsi" w:hAnsiTheme="majorHAnsi" w:cstheme="majorHAnsi"/>
          <w:b/>
        </w:rPr>
        <w:t>Documents à consulter</w:t>
      </w:r>
      <w:r>
        <w:rPr>
          <w:rFonts w:asciiTheme="majorHAnsi" w:hAnsiTheme="majorHAnsi" w:cstheme="majorHAnsi"/>
        </w:rPr>
        <w:t> :</w:t>
      </w:r>
    </w:p>
    <w:p w14:paraId="2FFFEB2A" w14:textId="4B23A834" w:rsidR="001B1EE0" w:rsidRDefault="001B1EE0" w:rsidP="001B1EE0">
      <w:pPr>
        <w:suppressAutoHyphens/>
        <w:spacing w:after="0"/>
        <w:ind w:left="567"/>
        <w:rPr>
          <w:ins w:id="339" w:author="Nicol, Fabrice" w:date="2017-09-19T18:57:00Z"/>
          <w:rFonts w:asciiTheme="majorHAnsi" w:hAnsiTheme="majorHAnsi" w:cstheme="majorHAnsi"/>
        </w:rPr>
      </w:pPr>
      <w:r>
        <w:rPr>
          <w:rFonts w:asciiTheme="majorHAnsi" w:hAnsiTheme="majorHAnsi" w:cstheme="majorHAnsi"/>
        </w:rPr>
        <w:t>Délibérations</w:t>
      </w:r>
      <w:r w:rsidRPr="001B1EE0">
        <w:rPr>
          <w:rFonts w:asciiTheme="majorHAnsi" w:hAnsiTheme="majorHAnsi" w:cstheme="majorHAnsi"/>
        </w:rPr>
        <w:t xml:space="preserve"> </w:t>
      </w:r>
      <w:r w:rsidR="006122CD">
        <w:rPr>
          <w:rFonts w:asciiTheme="majorHAnsi" w:hAnsiTheme="majorHAnsi" w:cstheme="majorHAnsi"/>
        </w:rPr>
        <w:t>attribuant d</w:t>
      </w:r>
      <w:r w:rsidRPr="001B1EE0">
        <w:rPr>
          <w:rFonts w:asciiTheme="majorHAnsi" w:hAnsiTheme="majorHAnsi" w:cstheme="majorHAnsi"/>
        </w:rPr>
        <w:t>es IFTS aux agents non titulaires</w:t>
      </w:r>
      <w:r>
        <w:rPr>
          <w:rFonts w:asciiTheme="majorHAnsi" w:hAnsiTheme="majorHAnsi" w:cstheme="majorHAnsi"/>
        </w:rPr>
        <w:t>.</w:t>
      </w:r>
    </w:p>
    <w:p w14:paraId="31F8B9C5" w14:textId="77777777" w:rsidR="00172CD8" w:rsidRDefault="00172CD8" w:rsidP="001B1EE0">
      <w:pPr>
        <w:suppressAutoHyphens/>
        <w:spacing w:after="0"/>
        <w:ind w:left="567"/>
        <w:rPr>
          <w:rFonts w:asciiTheme="majorHAnsi" w:hAnsiTheme="majorHAnsi" w:cstheme="majorHAnsi"/>
        </w:rPr>
      </w:pPr>
    </w:p>
    <w:p w14:paraId="6BC3E6DD" w14:textId="75BA0BEB" w:rsidR="001B1EE0" w:rsidRDefault="001B1EE0" w:rsidP="00126F22">
      <w:pPr>
        <w:suppressAutoHyphens/>
        <w:contextualSpacing/>
        <w:rPr>
          <w:rFonts w:asciiTheme="majorHAnsi" w:hAnsiTheme="majorHAnsi" w:cstheme="majorHAnsi"/>
          <w:bCs/>
          <w:iCs/>
          <w:shd w:val="clear" w:color="auto" w:fill="FFFFFF"/>
        </w:rPr>
      </w:pPr>
    </w:p>
    <w:p w14:paraId="001F22A0" w14:textId="3E76EFD9" w:rsidR="00317D12" w:rsidRDefault="006122CD" w:rsidP="009F47F6">
      <w:pPr>
        <w:suppressAutoHyphens/>
        <w:contextualSpacing/>
        <w:rPr>
          <w:rFonts w:asciiTheme="majorHAnsi" w:hAnsiTheme="majorHAnsi" w:cstheme="majorHAnsi"/>
        </w:rPr>
      </w:pPr>
      <w:r>
        <w:rPr>
          <w:rFonts w:asciiTheme="majorHAnsi" w:hAnsiTheme="majorHAnsi" w:cstheme="majorHAnsi"/>
          <w:bCs/>
          <w:iCs/>
          <w:shd w:val="clear" w:color="auto" w:fill="FFFFFF"/>
        </w:rPr>
        <w:t>2.2 Un autre l</w:t>
      </w:r>
      <w:r w:rsidR="00317D12" w:rsidRPr="00126F22">
        <w:rPr>
          <w:rFonts w:asciiTheme="majorHAnsi" w:hAnsiTheme="majorHAnsi" w:cstheme="majorHAnsi"/>
          <w:bCs/>
          <w:iCs/>
          <w:shd w:val="clear" w:color="auto" w:fill="FFFFFF"/>
        </w:rPr>
        <w:t xml:space="preserve">ien </w:t>
      </w:r>
      <w:r w:rsidR="006D6EA6">
        <w:rPr>
          <w:rFonts w:asciiTheme="majorHAnsi" w:hAnsiTheme="majorHAnsi" w:cstheme="majorHAnsi"/>
          <w:bCs/>
          <w:iCs/>
          <w:shd w:val="clear" w:color="auto" w:fill="FFFFFF"/>
        </w:rPr>
        <w:t>hypertexte</w:t>
      </w:r>
      <w:r w:rsidR="006D6EA6" w:rsidRPr="00126F22">
        <w:rPr>
          <w:rFonts w:asciiTheme="majorHAnsi" w:hAnsiTheme="majorHAnsi" w:cstheme="majorHAnsi"/>
          <w:bCs/>
          <w:iCs/>
          <w:shd w:val="clear" w:color="auto" w:fill="FFFFFF"/>
        </w:rPr>
        <w:t xml:space="preserve"> </w:t>
      </w:r>
      <w:r w:rsidR="00317D12" w:rsidRPr="00126F22">
        <w:rPr>
          <w:rFonts w:asciiTheme="majorHAnsi" w:hAnsiTheme="majorHAnsi" w:cstheme="majorHAnsi"/>
          <w:bCs/>
          <w:iCs/>
          <w:shd w:val="clear" w:color="auto" w:fill="FFFFFF"/>
        </w:rPr>
        <w:t xml:space="preserve">est </w:t>
      </w:r>
      <w:r w:rsidR="00814BF6">
        <w:rPr>
          <w:rFonts w:asciiTheme="majorHAnsi" w:hAnsiTheme="majorHAnsi" w:cstheme="majorHAnsi"/>
          <w:bCs/>
          <w:iCs/>
          <w:shd w:val="clear" w:color="auto" w:fill="FFFFFF"/>
        </w:rPr>
        <w:t xml:space="preserve">également </w:t>
      </w:r>
      <w:r w:rsidR="00317D12" w:rsidRPr="00126F22">
        <w:rPr>
          <w:rFonts w:asciiTheme="majorHAnsi" w:hAnsiTheme="majorHAnsi" w:cstheme="majorHAnsi"/>
          <w:bCs/>
          <w:iCs/>
          <w:shd w:val="clear" w:color="auto" w:fill="FFFFFF"/>
        </w:rPr>
        <w:t xml:space="preserve">créé vers la </w:t>
      </w:r>
      <w:r w:rsidR="00965406" w:rsidRPr="00126F22">
        <w:rPr>
          <w:rFonts w:asciiTheme="majorHAnsi" w:hAnsiTheme="majorHAnsi" w:cstheme="majorHAnsi"/>
          <w:bCs/>
          <w:iCs/>
          <w:shd w:val="clear" w:color="auto" w:fill="FFFFFF"/>
        </w:rPr>
        <w:t>base de données CSV</w:t>
      </w:r>
      <w:r w:rsidR="00317D12" w:rsidRPr="00126F22">
        <w:rPr>
          <w:rFonts w:asciiTheme="majorHAnsi" w:hAnsiTheme="majorHAnsi" w:cstheme="majorHAnsi"/>
          <w:bCs/>
          <w:iCs/>
          <w:shd w:val="clear" w:color="auto" w:fill="FFFFFF"/>
        </w:rPr>
        <w:t xml:space="preserve"> « </w:t>
      </w:r>
      <w:r w:rsidR="00317D12" w:rsidRPr="00133DBA">
        <w:rPr>
          <w:rFonts w:asciiTheme="majorHAnsi" w:hAnsiTheme="majorHAnsi" w:cstheme="majorHAnsi"/>
          <w:bCs/>
          <w:iCs/>
          <w:shd w:val="clear" w:color="auto" w:fill="FFFFFF"/>
        </w:rPr>
        <w:t>IFTS anormales</w:t>
      </w:r>
      <w:r w:rsidR="00FC4A7B">
        <w:rPr>
          <w:rFonts w:asciiTheme="majorHAnsi" w:hAnsiTheme="majorHAnsi" w:cstheme="majorHAnsi"/>
          <w:bCs/>
          <w:iCs/>
          <w:shd w:val="clear" w:color="auto" w:fill="FFFFFF"/>
        </w:rPr>
        <w:t> »</w:t>
      </w:r>
      <w:r w:rsidR="00317D12" w:rsidRPr="00126F22">
        <w:rPr>
          <w:rFonts w:asciiTheme="majorHAnsi" w:hAnsiTheme="majorHAnsi" w:cstheme="majorHAnsi"/>
          <w:bCs/>
          <w:iCs/>
          <w:shd w:val="clear" w:color="auto" w:fill="FFFFFF"/>
        </w:rPr>
        <w:t xml:space="preserve"> pour les </w:t>
      </w:r>
      <w:r w:rsidR="00317D12" w:rsidRPr="00126F22">
        <w:rPr>
          <w:rFonts w:asciiTheme="majorHAnsi" w:hAnsiTheme="majorHAnsi" w:cstheme="majorHAnsi"/>
        </w:rPr>
        <w:t xml:space="preserve">personnels de catégorie B </w:t>
      </w:r>
      <w:r w:rsidR="00317D12" w:rsidRPr="00126F22">
        <w:rPr>
          <w:rFonts w:asciiTheme="majorHAnsi" w:hAnsiTheme="majorHAnsi" w:cstheme="majorHAnsi"/>
          <w:bCs/>
          <w:iCs/>
          <w:shd w:val="clear" w:color="auto" w:fill="FFFFFF"/>
        </w:rPr>
        <w:t>percevant un indice brut inférieur à 380 (INM inférieur à 350). </w:t>
      </w:r>
    </w:p>
    <w:p w14:paraId="56F153DA" w14:textId="41F4A204" w:rsidR="00DE0ABE" w:rsidRPr="00DE0ABE" w:rsidRDefault="00DE0ABE" w:rsidP="009F47F6">
      <w:pPr>
        <w:pStyle w:val="Titretableau"/>
      </w:pPr>
      <w:r>
        <w:t xml:space="preserve">  Liste des agents </w:t>
      </w:r>
      <w:r w:rsidR="00EA579D">
        <w:t xml:space="preserve">de catégorie B </w:t>
      </w:r>
      <w:r w:rsidR="00060962">
        <w:t xml:space="preserve">ayant perçu l’IFTS </w:t>
      </w:r>
      <w:r w:rsidR="00EA579D">
        <w:t xml:space="preserve">dont l’indice &lt;380 </w:t>
      </w:r>
    </w:p>
    <w:tbl>
      <w:tblPr>
        <w:tblW w:w="9355"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682"/>
        <w:gridCol w:w="684"/>
        <w:gridCol w:w="389"/>
        <w:gridCol w:w="1322"/>
        <w:gridCol w:w="2282"/>
        <w:gridCol w:w="717"/>
        <w:gridCol w:w="448"/>
        <w:gridCol w:w="549"/>
        <w:gridCol w:w="494"/>
        <w:gridCol w:w="1788"/>
      </w:tblGrid>
      <w:tr w:rsidR="00F576BF" w:rsidRPr="00FA59C0" w14:paraId="4ABBB6A9" w14:textId="77777777" w:rsidTr="00436E55">
        <w:trPr>
          <w:trHeight w:val="188"/>
        </w:trPr>
        <w:tc>
          <w:tcPr>
            <w:tcW w:w="682" w:type="dxa"/>
            <w:shd w:val="clear" w:color="auto" w:fill="auto"/>
            <w:vAlign w:val="bottom"/>
          </w:tcPr>
          <w:p w14:paraId="457FF505" w14:textId="0057B674" w:rsidR="00317D12" w:rsidRPr="00126F22" w:rsidRDefault="00317D12" w:rsidP="00FA59C0">
            <w:pPr>
              <w:rPr>
                <w:rFonts w:asciiTheme="majorHAnsi" w:hAnsiTheme="majorHAnsi" w:cstheme="majorHAnsi"/>
                <w:sz w:val="16"/>
                <w:szCs w:val="16"/>
              </w:rPr>
            </w:pPr>
            <w:r w:rsidRPr="00126F22">
              <w:rPr>
                <w:rFonts w:asciiTheme="majorHAnsi" w:hAnsiTheme="majorHAnsi" w:cstheme="majorHAnsi"/>
                <w:sz w:val="16"/>
                <w:szCs w:val="16"/>
              </w:rPr>
              <w:t>Matricule</w:t>
            </w:r>
          </w:p>
        </w:tc>
        <w:tc>
          <w:tcPr>
            <w:tcW w:w="684" w:type="dxa"/>
            <w:shd w:val="clear" w:color="auto" w:fill="auto"/>
            <w:vAlign w:val="bottom"/>
          </w:tcPr>
          <w:p w14:paraId="58E790B1" w14:textId="6454420E"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Année</w:t>
            </w:r>
          </w:p>
        </w:tc>
        <w:tc>
          <w:tcPr>
            <w:tcW w:w="389" w:type="dxa"/>
            <w:shd w:val="clear" w:color="auto" w:fill="auto"/>
            <w:vAlign w:val="bottom"/>
          </w:tcPr>
          <w:p w14:paraId="46A6B04A"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Mois</w:t>
            </w:r>
          </w:p>
        </w:tc>
        <w:tc>
          <w:tcPr>
            <w:tcW w:w="1322" w:type="dxa"/>
            <w:shd w:val="clear" w:color="auto" w:fill="auto"/>
            <w:vAlign w:val="bottom"/>
          </w:tcPr>
          <w:p w14:paraId="03C5E67F"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Statut</w:t>
            </w:r>
          </w:p>
        </w:tc>
        <w:tc>
          <w:tcPr>
            <w:tcW w:w="2282" w:type="dxa"/>
            <w:shd w:val="clear" w:color="auto" w:fill="auto"/>
            <w:vAlign w:val="bottom"/>
          </w:tcPr>
          <w:p w14:paraId="5A2840EB"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Grade</w:t>
            </w:r>
          </w:p>
        </w:tc>
        <w:tc>
          <w:tcPr>
            <w:tcW w:w="717" w:type="dxa"/>
            <w:shd w:val="clear" w:color="auto" w:fill="auto"/>
            <w:vAlign w:val="bottom"/>
          </w:tcPr>
          <w:p w14:paraId="554F6CB5"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Catégorie</w:t>
            </w:r>
          </w:p>
        </w:tc>
        <w:tc>
          <w:tcPr>
            <w:tcW w:w="448" w:type="dxa"/>
            <w:shd w:val="clear" w:color="auto" w:fill="auto"/>
            <w:vAlign w:val="bottom"/>
          </w:tcPr>
          <w:p w14:paraId="630A46D3"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Code</w:t>
            </w:r>
          </w:p>
        </w:tc>
        <w:tc>
          <w:tcPr>
            <w:tcW w:w="549" w:type="dxa"/>
            <w:shd w:val="clear" w:color="auto" w:fill="auto"/>
            <w:vAlign w:val="bottom"/>
          </w:tcPr>
          <w:p w14:paraId="1C4BFC26"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Libellé</w:t>
            </w:r>
          </w:p>
        </w:tc>
        <w:tc>
          <w:tcPr>
            <w:tcW w:w="494" w:type="dxa"/>
            <w:shd w:val="clear" w:color="auto" w:fill="auto"/>
            <w:vAlign w:val="bottom"/>
          </w:tcPr>
          <w:p w14:paraId="2A14FC12"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Indice</w:t>
            </w:r>
          </w:p>
        </w:tc>
        <w:tc>
          <w:tcPr>
            <w:tcW w:w="1788" w:type="dxa"/>
            <w:shd w:val="clear" w:color="auto" w:fill="auto"/>
            <w:vAlign w:val="bottom"/>
          </w:tcPr>
          <w:p w14:paraId="02171636" w14:textId="77777777" w:rsidR="00317D12" w:rsidRPr="00126F22" w:rsidRDefault="00317D12">
            <w:pPr>
              <w:rPr>
                <w:rFonts w:asciiTheme="majorHAnsi" w:hAnsiTheme="majorHAnsi" w:cstheme="majorHAnsi"/>
                <w:sz w:val="14"/>
                <w:szCs w:val="14"/>
              </w:rPr>
            </w:pPr>
            <w:r w:rsidRPr="00126F22">
              <w:rPr>
                <w:rFonts w:asciiTheme="majorHAnsi" w:hAnsiTheme="majorHAnsi" w:cstheme="majorHAnsi"/>
                <w:sz w:val="14"/>
                <w:szCs w:val="14"/>
              </w:rPr>
              <w:t>Montant</w:t>
            </w:r>
          </w:p>
        </w:tc>
      </w:tr>
      <w:tr w:rsidR="00F576BF" w:rsidRPr="00FA59C0" w14:paraId="616E08F7" w14:textId="77777777" w:rsidTr="00436E55">
        <w:trPr>
          <w:trHeight w:val="188"/>
        </w:trPr>
        <w:tc>
          <w:tcPr>
            <w:tcW w:w="682" w:type="dxa"/>
            <w:shd w:val="clear" w:color="auto" w:fill="auto"/>
            <w:vAlign w:val="bottom"/>
          </w:tcPr>
          <w:p w14:paraId="1E5B4F36" w14:textId="77777777" w:rsidR="00317D12" w:rsidRPr="00126F22" w:rsidRDefault="00317D12" w:rsidP="00FA59C0">
            <w:pPr>
              <w:rPr>
                <w:rFonts w:asciiTheme="majorHAnsi" w:hAnsiTheme="majorHAnsi" w:cstheme="majorHAnsi"/>
                <w:sz w:val="16"/>
                <w:szCs w:val="16"/>
              </w:rPr>
            </w:pPr>
            <w:r w:rsidRPr="00126F22">
              <w:rPr>
                <w:rFonts w:asciiTheme="majorHAnsi" w:hAnsiTheme="majorHAnsi" w:cstheme="majorHAnsi"/>
                <w:sz w:val="16"/>
                <w:szCs w:val="16"/>
              </w:rPr>
              <w:t>...</w:t>
            </w:r>
          </w:p>
        </w:tc>
        <w:tc>
          <w:tcPr>
            <w:tcW w:w="684" w:type="dxa"/>
            <w:shd w:val="clear" w:color="auto" w:fill="auto"/>
            <w:vAlign w:val="bottom"/>
          </w:tcPr>
          <w:p w14:paraId="2FFA7E9E" w14:textId="3E7DC9C6"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2010</w:t>
            </w:r>
          </w:p>
        </w:tc>
        <w:tc>
          <w:tcPr>
            <w:tcW w:w="389" w:type="dxa"/>
            <w:shd w:val="clear" w:color="auto" w:fill="auto"/>
            <w:vAlign w:val="bottom"/>
          </w:tcPr>
          <w:p w14:paraId="37D84F7C"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9</w:t>
            </w:r>
          </w:p>
        </w:tc>
        <w:tc>
          <w:tcPr>
            <w:tcW w:w="1322" w:type="dxa"/>
            <w:shd w:val="clear" w:color="auto" w:fill="auto"/>
            <w:vAlign w:val="bottom"/>
          </w:tcPr>
          <w:p w14:paraId="006E2AF5"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NON_TITULAIRE</w:t>
            </w:r>
          </w:p>
        </w:tc>
        <w:tc>
          <w:tcPr>
            <w:tcW w:w="2282" w:type="dxa"/>
            <w:shd w:val="clear" w:color="auto" w:fill="auto"/>
            <w:vAlign w:val="bottom"/>
          </w:tcPr>
          <w:p w14:paraId="1D72A37E"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EDUCATEUR TER.APS 2EME CLASSE</w:t>
            </w:r>
          </w:p>
        </w:tc>
        <w:tc>
          <w:tcPr>
            <w:tcW w:w="717" w:type="dxa"/>
            <w:shd w:val="clear" w:color="auto" w:fill="auto"/>
            <w:vAlign w:val="bottom"/>
          </w:tcPr>
          <w:p w14:paraId="51F6CBE0"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B</w:t>
            </w:r>
          </w:p>
        </w:tc>
        <w:tc>
          <w:tcPr>
            <w:tcW w:w="448" w:type="dxa"/>
            <w:shd w:val="clear" w:color="auto" w:fill="auto"/>
            <w:vAlign w:val="bottom"/>
          </w:tcPr>
          <w:p w14:paraId="03F83113"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202N</w:t>
            </w:r>
          </w:p>
        </w:tc>
        <w:tc>
          <w:tcPr>
            <w:tcW w:w="549" w:type="dxa"/>
            <w:shd w:val="clear" w:color="auto" w:fill="auto"/>
            <w:vAlign w:val="bottom"/>
          </w:tcPr>
          <w:p w14:paraId="637F55DB"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I.F.T.S.</w:t>
            </w:r>
          </w:p>
        </w:tc>
        <w:tc>
          <w:tcPr>
            <w:tcW w:w="494" w:type="dxa"/>
            <w:shd w:val="clear" w:color="auto" w:fill="auto"/>
            <w:vAlign w:val="bottom"/>
          </w:tcPr>
          <w:p w14:paraId="270D95FE"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0</w:t>
            </w:r>
          </w:p>
        </w:tc>
        <w:tc>
          <w:tcPr>
            <w:tcW w:w="1788" w:type="dxa"/>
            <w:shd w:val="clear" w:color="auto" w:fill="auto"/>
            <w:vAlign w:val="bottom"/>
          </w:tcPr>
          <w:p w14:paraId="4F3FE62C" w14:textId="18099EBF" w:rsidR="00317D12" w:rsidRPr="00126F22" w:rsidRDefault="00317D12">
            <w:pPr>
              <w:rPr>
                <w:rFonts w:asciiTheme="majorHAnsi" w:hAnsiTheme="majorHAnsi" w:cstheme="majorHAnsi"/>
                <w:sz w:val="14"/>
                <w:szCs w:val="14"/>
              </w:rPr>
            </w:pPr>
            <w:r w:rsidRPr="00126F22">
              <w:rPr>
                <w:rFonts w:asciiTheme="majorHAnsi" w:hAnsiTheme="majorHAnsi" w:cstheme="majorHAnsi"/>
                <w:sz w:val="14"/>
                <w:szCs w:val="14"/>
              </w:rPr>
              <w:t>66,72</w:t>
            </w:r>
          </w:p>
        </w:tc>
      </w:tr>
      <w:tr w:rsidR="00F576BF" w:rsidRPr="00FA59C0" w14:paraId="0DC246B6" w14:textId="77777777" w:rsidTr="00436E55">
        <w:trPr>
          <w:trHeight w:val="188"/>
        </w:trPr>
        <w:tc>
          <w:tcPr>
            <w:tcW w:w="682" w:type="dxa"/>
            <w:shd w:val="clear" w:color="auto" w:fill="auto"/>
            <w:vAlign w:val="bottom"/>
          </w:tcPr>
          <w:p w14:paraId="555AC38C" w14:textId="77777777" w:rsidR="00317D12" w:rsidRPr="00126F22" w:rsidRDefault="00317D12" w:rsidP="00FA59C0">
            <w:pPr>
              <w:rPr>
                <w:rFonts w:asciiTheme="majorHAnsi" w:hAnsiTheme="majorHAnsi" w:cstheme="majorHAnsi"/>
                <w:sz w:val="16"/>
                <w:szCs w:val="16"/>
              </w:rPr>
            </w:pPr>
            <w:r w:rsidRPr="00126F22">
              <w:rPr>
                <w:rFonts w:asciiTheme="majorHAnsi" w:hAnsiTheme="majorHAnsi" w:cstheme="majorHAnsi"/>
                <w:sz w:val="16"/>
                <w:szCs w:val="16"/>
              </w:rPr>
              <w:t>...</w:t>
            </w:r>
          </w:p>
        </w:tc>
        <w:tc>
          <w:tcPr>
            <w:tcW w:w="684" w:type="dxa"/>
            <w:shd w:val="clear" w:color="auto" w:fill="auto"/>
            <w:vAlign w:val="bottom"/>
          </w:tcPr>
          <w:p w14:paraId="160CA735" w14:textId="0B312DBE"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2010</w:t>
            </w:r>
          </w:p>
        </w:tc>
        <w:tc>
          <w:tcPr>
            <w:tcW w:w="389" w:type="dxa"/>
            <w:shd w:val="clear" w:color="auto" w:fill="auto"/>
            <w:vAlign w:val="bottom"/>
          </w:tcPr>
          <w:p w14:paraId="7E774B75"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9</w:t>
            </w:r>
          </w:p>
        </w:tc>
        <w:tc>
          <w:tcPr>
            <w:tcW w:w="1322" w:type="dxa"/>
            <w:shd w:val="clear" w:color="auto" w:fill="auto"/>
            <w:vAlign w:val="bottom"/>
          </w:tcPr>
          <w:p w14:paraId="4196B1FA"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NON_TITULAIRE</w:t>
            </w:r>
          </w:p>
        </w:tc>
        <w:tc>
          <w:tcPr>
            <w:tcW w:w="2282" w:type="dxa"/>
            <w:shd w:val="clear" w:color="auto" w:fill="auto"/>
            <w:vAlign w:val="bottom"/>
          </w:tcPr>
          <w:p w14:paraId="4D36A201"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EDUCATEUR TER.APS 2EME CLASSE</w:t>
            </w:r>
          </w:p>
        </w:tc>
        <w:tc>
          <w:tcPr>
            <w:tcW w:w="717" w:type="dxa"/>
            <w:shd w:val="clear" w:color="auto" w:fill="auto"/>
            <w:vAlign w:val="bottom"/>
          </w:tcPr>
          <w:p w14:paraId="43F1E691"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B</w:t>
            </w:r>
          </w:p>
        </w:tc>
        <w:tc>
          <w:tcPr>
            <w:tcW w:w="448" w:type="dxa"/>
            <w:shd w:val="clear" w:color="auto" w:fill="auto"/>
            <w:vAlign w:val="bottom"/>
          </w:tcPr>
          <w:p w14:paraId="3227193A"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202N</w:t>
            </w:r>
          </w:p>
        </w:tc>
        <w:tc>
          <w:tcPr>
            <w:tcW w:w="549" w:type="dxa"/>
            <w:shd w:val="clear" w:color="auto" w:fill="auto"/>
            <w:vAlign w:val="bottom"/>
          </w:tcPr>
          <w:p w14:paraId="20FF83AA"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I.F.T.S.</w:t>
            </w:r>
          </w:p>
        </w:tc>
        <w:tc>
          <w:tcPr>
            <w:tcW w:w="494" w:type="dxa"/>
            <w:shd w:val="clear" w:color="auto" w:fill="auto"/>
            <w:vAlign w:val="bottom"/>
          </w:tcPr>
          <w:p w14:paraId="056AD013"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0</w:t>
            </w:r>
          </w:p>
        </w:tc>
        <w:tc>
          <w:tcPr>
            <w:tcW w:w="1788" w:type="dxa"/>
            <w:shd w:val="clear" w:color="auto" w:fill="auto"/>
            <w:vAlign w:val="bottom"/>
          </w:tcPr>
          <w:p w14:paraId="6DBD2F08" w14:textId="77777777" w:rsidR="00317D12" w:rsidRPr="00126F22" w:rsidRDefault="00317D12">
            <w:pPr>
              <w:rPr>
                <w:rFonts w:asciiTheme="majorHAnsi" w:hAnsiTheme="majorHAnsi" w:cstheme="majorHAnsi"/>
                <w:sz w:val="14"/>
                <w:szCs w:val="14"/>
              </w:rPr>
            </w:pPr>
            <w:r w:rsidRPr="00126F22">
              <w:rPr>
                <w:rFonts w:asciiTheme="majorHAnsi" w:hAnsiTheme="majorHAnsi" w:cstheme="majorHAnsi"/>
                <w:sz w:val="14"/>
                <w:szCs w:val="14"/>
              </w:rPr>
              <w:t>66,72</w:t>
            </w:r>
          </w:p>
        </w:tc>
      </w:tr>
    </w:tbl>
    <w:p w14:paraId="51D8794A" w14:textId="722A9892" w:rsidR="00172CD8" w:rsidRDefault="00172CD8" w:rsidP="004A1456">
      <w:pPr>
        <w:suppressAutoHyphens/>
        <w:spacing w:before="120"/>
        <w:rPr>
          <w:ins w:id="340" w:author="Nicol, Fabrice" w:date="2017-09-19T18:58:00Z"/>
          <w:rFonts w:asciiTheme="majorHAnsi" w:hAnsiTheme="majorHAnsi" w:cstheme="majorHAnsi"/>
          <w:b/>
          <w:u w:val="single"/>
        </w:rPr>
      </w:pPr>
      <w:r w:rsidRPr="00384BE4">
        <w:rPr>
          <w:noProof/>
        </w:rPr>
        <w:drawing>
          <wp:anchor distT="0" distB="0" distL="114300" distR="114300" simplePos="0" relativeHeight="251879424" behindDoc="0" locked="0" layoutInCell="1" allowOverlap="1" wp14:anchorId="127480AC" wp14:editId="5DD37324">
            <wp:simplePos x="0" y="0"/>
            <wp:positionH relativeFrom="column">
              <wp:posOffset>-177800</wp:posOffset>
            </wp:positionH>
            <wp:positionV relativeFrom="page">
              <wp:posOffset>8110855</wp:posOffset>
            </wp:positionV>
            <wp:extent cx="532765" cy="421005"/>
            <wp:effectExtent l="0" t="0" r="635" b="0"/>
            <wp:wrapThrough wrapText="bothSides">
              <wp:wrapPolygon edited="0">
                <wp:start x="0" y="0"/>
                <wp:lineTo x="0" y="20525"/>
                <wp:lineTo x="20853" y="20525"/>
                <wp:lineTo x="20853" y="0"/>
                <wp:lineTo x="0" y="0"/>
              </wp:wrapPolygon>
            </wp:wrapThrough>
            <wp:docPr id="251" name="Image 251" descr="E:\OUTILS\Images-guides-contrôle\Fleche r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OUTILS\Images-guides-contrôle\Fleche rose.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2765" cy="421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8F4B89" w14:textId="59B0E413" w:rsidR="00814BF6" w:rsidRDefault="00814BF6" w:rsidP="004A1456">
      <w:pPr>
        <w:suppressAutoHyphens/>
        <w:spacing w:before="120"/>
        <w:rPr>
          <w:rFonts w:asciiTheme="majorHAnsi" w:hAnsiTheme="majorHAnsi" w:cstheme="majorHAnsi"/>
          <w:bCs/>
          <w:iCs/>
          <w:shd w:val="clear" w:color="auto" w:fill="FFFFFF"/>
        </w:rPr>
      </w:pPr>
      <w:r w:rsidRPr="009F47F6">
        <w:rPr>
          <w:rFonts w:asciiTheme="majorHAnsi" w:hAnsiTheme="majorHAnsi" w:cstheme="majorHAnsi"/>
          <w:b/>
          <w:u w:val="single"/>
        </w:rPr>
        <w:t>Interprétation</w:t>
      </w:r>
      <w:r w:rsidR="00704399" w:rsidRPr="00704399">
        <w:rPr>
          <w:rFonts w:asciiTheme="majorHAnsi" w:hAnsiTheme="majorHAnsi" w:cstheme="majorHAnsi"/>
        </w:rPr>
        <w:t> :</w:t>
      </w:r>
      <w:r>
        <w:rPr>
          <w:rFonts w:asciiTheme="majorHAnsi" w:hAnsiTheme="majorHAnsi" w:cstheme="majorHAnsi"/>
        </w:rPr>
        <w:t xml:space="preserve"> </w:t>
      </w:r>
    </w:p>
    <w:p w14:paraId="711F70E2" w14:textId="1CBFF08C" w:rsidR="00317D12" w:rsidRPr="00126F22" w:rsidRDefault="00DD37E1" w:rsidP="00126F22">
      <w:pPr>
        <w:spacing w:after="200"/>
        <w:jc w:val="left"/>
        <w:rPr>
          <w:rFonts w:asciiTheme="majorHAnsi" w:hAnsiTheme="majorHAnsi" w:cstheme="majorHAnsi"/>
        </w:rPr>
      </w:pPr>
      <w:r>
        <w:rPr>
          <w:rFonts w:asciiTheme="majorHAnsi" w:hAnsiTheme="majorHAnsi" w:cstheme="majorHAnsi"/>
        </w:rPr>
        <w:t xml:space="preserve">Le tableau recense les agents de catégorie B ayant perçu l’IFTS </w:t>
      </w:r>
      <w:r w:rsidR="004A1456">
        <w:rPr>
          <w:rFonts w:asciiTheme="majorHAnsi" w:hAnsiTheme="majorHAnsi" w:cstheme="majorHAnsi"/>
        </w:rPr>
        <w:t>alors qu’ils ne sont pas él</w:t>
      </w:r>
      <w:ins w:id="341" w:author="Nicol, Fabrice" w:date="2017-09-19T18:58:00Z">
        <w:r w:rsidR="00172CD8">
          <w:rPr>
            <w:rFonts w:asciiTheme="majorHAnsi" w:hAnsiTheme="majorHAnsi" w:cstheme="majorHAnsi"/>
          </w:rPr>
          <w:t>i</w:t>
        </w:r>
      </w:ins>
      <w:del w:id="342" w:author="Nicol, Fabrice" w:date="2017-09-19T18:58:00Z">
        <w:r w:rsidR="004A1456" w:rsidDel="00172CD8">
          <w:rPr>
            <w:rFonts w:asciiTheme="majorHAnsi" w:hAnsiTheme="majorHAnsi" w:cstheme="majorHAnsi"/>
          </w:rPr>
          <w:delText>é</w:delText>
        </w:r>
      </w:del>
      <w:r w:rsidR="004A1456">
        <w:rPr>
          <w:rFonts w:asciiTheme="majorHAnsi" w:hAnsiTheme="majorHAnsi" w:cstheme="majorHAnsi"/>
        </w:rPr>
        <w:t>gibles</w:t>
      </w:r>
      <w:r w:rsidR="006C66EB">
        <w:rPr>
          <w:rFonts w:asciiTheme="majorHAnsi" w:hAnsiTheme="majorHAnsi" w:cstheme="majorHAnsi"/>
        </w:rPr>
        <w:t>, l’indice net majoré correspondan</w:t>
      </w:r>
      <w:r w:rsidR="004A1456">
        <w:rPr>
          <w:rFonts w:asciiTheme="majorHAnsi" w:hAnsiTheme="majorHAnsi" w:cstheme="majorHAnsi"/>
        </w:rPr>
        <w:t>t à leur traitement étant infér</w:t>
      </w:r>
      <w:r w:rsidR="006C66EB">
        <w:rPr>
          <w:rFonts w:asciiTheme="majorHAnsi" w:hAnsiTheme="majorHAnsi" w:cstheme="majorHAnsi"/>
        </w:rPr>
        <w:t>ieur à 350 (IB 380).</w:t>
      </w:r>
    </w:p>
    <w:p w14:paraId="6208204D" w14:textId="305D0317" w:rsidR="00816B26" w:rsidRDefault="00816B26" w:rsidP="00F576BF">
      <w:pPr>
        <w:pStyle w:val="Paragraphedeliste"/>
        <w:suppressAutoHyphens/>
        <w:ind w:left="0"/>
        <w:rPr>
          <w:rFonts w:asciiTheme="majorHAnsi" w:hAnsiTheme="majorHAnsi" w:cstheme="majorHAnsi"/>
          <w:b/>
          <w:szCs w:val="22"/>
        </w:rPr>
      </w:pPr>
    </w:p>
    <w:p w14:paraId="2F1B2F54" w14:textId="1788AF5F" w:rsidR="00317D12" w:rsidRDefault="00F576BF" w:rsidP="00F576BF">
      <w:pPr>
        <w:pStyle w:val="Paragraphedeliste"/>
        <w:suppressAutoHyphens/>
        <w:ind w:left="0"/>
        <w:rPr>
          <w:rFonts w:asciiTheme="majorHAnsi" w:hAnsiTheme="majorHAnsi" w:cstheme="majorHAnsi"/>
        </w:rPr>
      </w:pPr>
      <w:r w:rsidRPr="004A1456">
        <w:rPr>
          <w:rFonts w:asciiTheme="majorHAnsi" w:hAnsiTheme="majorHAnsi" w:cstheme="majorHAnsi"/>
          <w:b/>
          <w:color w:val="D14A95" w:themeColor="accent1"/>
          <w:szCs w:val="22"/>
          <w:u w:val="single"/>
        </w:rPr>
        <w:t>Pour aller vers l’observation</w:t>
      </w:r>
      <w:r w:rsidRPr="004A1456">
        <w:rPr>
          <w:rFonts w:asciiTheme="majorHAnsi" w:hAnsiTheme="majorHAnsi" w:cstheme="majorHAnsi"/>
          <w:color w:val="D14A95" w:themeColor="accent1"/>
        </w:rPr>
        <w:t> </w:t>
      </w:r>
      <w:r>
        <w:rPr>
          <w:rFonts w:asciiTheme="majorHAnsi" w:hAnsiTheme="majorHAnsi" w:cstheme="majorHAnsi"/>
        </w:rPr>
        <w:t>:</w:t>
      </w:r>
    </w:p>
    <w:p w14:paraId="35A66988" w14:textId="77777777" w:rsidR="001C699A" w:rsidRDefault="001C699A" w:rsidP="00F576BF">
      <w:pPr>
        <w:pStyle w:val="Paragraphedeliste"/>
        <w:suppressAutoHyphens/>
        <w:ind w:left="0"/>
        <w:rPr>
          <w:rFonts w:asciiTheme="majorHAnsi" w:hAnsiTheme="majorHAnsi" w:cstheme="majorHAnsi"/>
        </w:rPr>
      </w:pPr>
    </w:p>
    <w:p w14:paraId="3BCB325D" w14:textId="7C0F5B1F" w:rsidR="00207141" w:rsidRDefault="00436E55" w:rsidP="00F576BF">
      <w:pPr>
        <w:pStyle w:val="Paragraphedeliste"/>
        <w:suppressAutoHyphens/>
        <w:ind w:left="0"/>
        <w:rPr>
          <w:rFonts w:asciiTheme="majorHAnsi" w:hAnsiTheme="majorHAnsi" w:cstheme="majorHAnsi"/>
        </w:rPr>
      </w:pPr>
      <w:r>
        <w:rPr>
          <w:rFonts w:asciiTheme="majorHAnsi" w:hAnsiTheme="majorHAnsi" w:cstheme="majorHAnsi"/>
        </w:rPr>
        <w:lastRenderedPageBreak/>
        <w:t>Vous pouvez s</w:t>
      </w:r>
      <w:r w:rsidR="004A1456">
        <w:rPr>
          <w:rFonts w:asciiTheme="majorHAnsi" w:hAnsiTheme="majorHAnsi" w:cstheme="majorHAnsi"/>
        </w:rPr>
        <w:t>ignal</w:t>
      </w:r>
      <w:r w:rsidR="00E272FF">
        <w:rPr>
          <w:rFonts w:asciiTheme="majorHAnsi" w:hAnsiTheme="majorHAnsi" w:cstheme="majorHAnsi"/>
        </w:rPr>
        <w:t xml:space="preserve">er l’attribution </w:t>
      </w:r>
      <w:r w:rsidR="004A1456">
        <w:rPr>
          <w:rFonts w:asciiTheme="majorHAnsi" w:hAnsiTheme="majorHAnsi" w:cstheme="majorHAnsi"/>
        </w:rPr>
        <w:t xml:space="preserve">irrégulière </w:t>
      </w:r>
      <w:r w:rsidR="00E272FF">
        <w:rPr>
          <w:rFonts w:asciiTheme="majorHAnsi" w:hAnsiTheme="majorHAnsi" w:cstheme="majorHAnsi"/>
        </w:rPr>
        <w:t>d’IAT et d’IFTS</w:t>
      </w:r>
      <w:r>
        <w:rPr>
          <w:rFonts w:asciiTheme="majorHAnsi" w:hAnsiTheme="majorHAnsi" w:cstheme="majorHAnsi"/>
        </w:rPr>
        <w:t xml:space="preserve"> et v</w:t>
      </w:r>
      <w:r w:rsidR="006C66EB">
        <w:rPr>
          <w:rFonts w:asciiTheme="majorHAnsi" w:hAnsiTheme="majorHAnsi" w:cstheme="majorHAnsi"/>
        </w:rPr>
        <w:t xml:space="preserve">érifier </w:t>
      </w:r>
      <w:r w:rsidR="00F114D0">
        <w:rPr>
          <w:rFonts w:asciiTheme="majorHAnsi" w:hAnsiTheme="majorHAnsi" w:cstheme="majorHAnsi"/>
        </w:rPr>
        <w:t>auprès de</w:t>
      </w:r>
      <w:r w:rsidR="006C66EB">
        <w:rPr>
          <w:rFonts w:asciiTheme="majorHAnsi" w:hAnsiTheme="majorHAnsi" w:cstheme="majorHAnsi"/>
        </w:rPr>
        <w:t xml:space="preserve"> l’organisme que des régularisations tardives n’ont </w:t>
      </w:r>
      <w:r w:rsidR="001C699A">
        <w:rPr>
          <w:rFonts w:asciiTheme="majorHAnsi" w:hAnsiTheme="majorHAnsi" w:cstheme="majorHAnsi"/>
        </w:rPr>
        <w:t>p</w:t>
      </w:r>
      <w:r w:rsidR="006C66EB">
        <w:rPr>
          <w:rFonts w:asciiTheme="majorHAnsi" w:hAnsiTheme="majorHAnsi" w:cstheme="majorHAnsi"/>
        </w:rPr>
        <w:t>as été effectuées.</w:t>
      </w:r>
    </w:p>
    <w:p w14:paraId="3E038B12" w14:textId="5A0F914A" w:rsidR="006122CD" w:rsidRDefault="006122CD" w:rsidP="00F576BF">
      <w:pPr>
        <w:pStyle w:val="Paragraphedeliste"/>
        <w:suppressAutoHyphens/>
        <w:ind w:left="0"/>
        <w:rPr>
          <w:rFonts w:asciiTheme="majorHAnsi" w:hAnsiTheme="majorHAnsi" w:cstheme="majorHAnsi"/>
        </w:rPr>
      </w:pPr>
    </w:p>
    <w:p w14:paraId="2245A85D" w14:textId="77777777" w:rsidR="006122CD" w:rsidRPr="00F576BF" w:rsidRDefault="006122CD" w:rsidP="00F576BF">
      <w:pPr>
        <w:pStyle w:val="Paragraphedeliste"/>
        <w:suppressAutoHyphens/>
        <w:ind w:left="0"/>
        <w:rPr>
          <w:rFonts w:asciiTheme="majorHAnsi" w:hAnsiTheme="majorHAnsi" w:cstheme="majorHAnsi"/>
        </w:rPr>
      </w:pPr>
    </w:p>
    <w:p w14:paraId="40F38587" w14:textId="77777777" w:rsidR="00317D12" w:rsidRPr="00126F22" w:rsidRDefault="00317D12" w:rsidP="00126F22">
      <w:pPr>
        <w:spacing w:after="200"/>
        <w:jc w:val="left"/>
        <w:rPr>
          <w:rFonts w:asciiTheme="majorHAnsi" w:hAnsiTheme="majorHAnsi" w:cstheme="majorHAnsi"/>
        </w:rPr>
      </w:pPr>
      <w:r w:rsidRPr="00126F22">
        <w:rPr>
          <w:rFonts w:asciiTheme="majorHAnsi" w:hAnsiTheme="majorHAnsi" w:cstheme="majorHAnsi"/>
        </w:rPr>
        <w:br w:type="page"/>
      </w:r>
    </w:p>
    <w:p w14:paraId="595667FB" w14:textId="77D8FD8C" w:rsidR="00317D12" w:rsidRDefault="00345B3D" w:rsidP="00FA59C0">
      <w:pPr>
        <w:pStyle w:val="Titre1"/>
        <w:shd w:val="clear" w:color="auto" w:fill="D14A95" w:themeFill="accent1"/>
        <w:rPr>
          <w:rFonts w:cstheme="majorHAnsi"/>
          <w:color w:val="FFFFFF" w:themeColor="background1"/>
        </w:rPr>
      </w:pPr>
      <w:bookmarkStart w:id="343" w:name="_Toc493088735"/>
      <w:r>
        <w:rPr>
          <w:rFonts w:cstheme="majorHAnsi"/>
          <w:color w:val="FFFFFF" w:themeColor="background1"/>
        </w:rPr>
        <w:lastRenderedPageBreak/>
        <w:t>FICHE N° </w:t>
      </w:r>
      <w:r w:rsidR="00AC4D53">
        <w:rPr>
          <w:rFonts w:cstheme="majorHAnsi"/>
          <w:color w:val="FFFFFF" w:themeColor="background1"/>
        </w:rPr>
        <w:t>7</w:t>
      </w:r>
      <w:r w:rsidR="00AC4D53" w:rsidRPr="00521842">
        <w:rPr>
          <w:rFonts w:cstheme="majorHAnsi"/>
          <w:color w:val="FFFFFF" w:themeColor="background1"/>
        </w:rPr>
        <w:t xml:space="preserve"> </w:t>
      </w:r>
      <w:r w:rsidR="007818A0" w:rsidRPr="00521842">
        <w:rPr>
          <w:rFonts w:cstheme="majorHAnsi"/>
          <w:color w:val="FFFFFF" w:themeColor="background1"/>
        </w:rPr>
        <w:t xml:space="preserve">- </w:t>
      </w:r>
      <w:r w:rsidR="00C65F3D" w:rsidRPr="00521842">
        <w:rPr>
          <w:rFonts w:cstheme="majorHAnsi"/>
          <w:color w:val="FFFFFF" w:themeColor="background1"/>
        </w:rPr>
        <w:t>CONTRÔLER LA PRIME DE FONCTIONS ET DE RÉSULTATS (PFR)</w:t>
      </w:r>
      <w:bookmarkEnd w:id="343"/>
    </w:p>
    <w:p w14:paraId="7AAA1AC2" w14:textId="5C0CF737" w:rsidR="00207141" w:rsidRDefault="00F114D0" w:rsidP="00120C2A">
      <w:r>
        <w:rPr>
          <w:b/>
          <w:u w:val="single"/>
        </w:rPr>
        <w:t>Objectifs</w:t>
      </w:r>
      <w:r>
        <w:t> </w:t>
      </w:r>
      <w:r w:rsidR="00207141">
        <w:t>:</w:t>
      </w:r>
    </w:p>
    <w:p w14:paraId="75CB93F6" w14:textId="7A810FEC" w:rsidR="00AC396D" w:rsidRPr="009F47F6" w:rsidRDefault="008177C0" w:rsidP="00340855">
      <w:pPr>
        <w:pStyle w:val="Paragraphedeliste"/>
        <w:numPr>
          <w:ilvl w:val="0"/>
          <w:numId w:val="30"/>
        </w:numPr>
        <w:autoSpaceDE w:val="0"/>
        <w:autoSpaceDN w:val="0"/>
        <w:adjustRightInd w:val="0"/>
        <w:spacing w:after="0"/>
        <w:rPr>
          <w:rFonts w:asciiTheme="majorHAnsi" w:hAnsiTheme="majorHAnsi" w:cstheme="majorHAnsi"/>
        </w:rPr>
      </w:pPr>
      <w:r>
        <w:rPr>
          <w:rFonts w:asciiTheme="majorHAnsi" w:hAnsiTheme="majorHAnsi" w:cstheme="majorHAnsi"/>
        </w:rPr>
        <w:t>S’assurer que</w:t>
      </w:r>
      <w:r w:rsidR="00AC396D" w:rsidRPr="009F47F6">
        <w:rPr>
          <w:rFonts w:asciiTheme="majorHAnsi" w:hAnsiTheme="majorHAnsi" w:cstheme="majorHAnsi"/>
        </w:rPr>
        <w:t xml:space="preserve"> la réglementation a bien été suivie</w:t>
      </w:r>
      <w:r>
        <w:rPr>
          <w:rFonts w:asciiTheme="majorHAnsi" w:hAnsiTheme="majorHAnsi" w:cstheme="majorHAnsi"/>
        </w:rPr>
        <w:t xml:space="preserve">, dans le cas où </w:t>
      </w:r>
      <w:r w:rsidRPr="009F47F6">
        <w:rPr>
          <w:rFonts w:asciiTheme="majorHAnsi" w:hAnsiTheme="majorHAnsi" w:cstheme="majorHAnsi"/>
        </w:rPr>
        <w:t>la collectivité ou l’établissement public a mis en place la PFR</w:t>
      </w:r>
      <w:del w:id="344" w:author="Nicol, Fabrice" w:date="2017-09-19T19:01:00Z">
        <w:r w:rsidR="002E5D2C" w:rsidDel="00CF087E">
          <w:rPr>
            <w:rFonts w:asciiTheme="majorHAnsi" w:hAnsiTheme="majorHAnsi" w:cstheme="majorHAnsi"/>
          </w:rPr>
          <w:delText> ;</w:delText>
        </w:r>
      </w:del>
      <w:ins w:id="345" w:author="Nicol, Fabrice" w:date="2017-09-19T19:01:00Z">
        <w:r w:rsidR="00CF087E">
          <w:rPr>
            <w:rFonts w:asciiTheme="majorHAnsi" w:hAnsiTheme="majorHAnsi" w:cstheme="majorHAnsi"/>
          </w:rPr>
          <w:t>.</w:t>
        </w:r>
      </w:ins>
      <w:r w:rsidR="005A17C1" w:rsidRPr="009F47F6">
        <w:rPr>
          <w:rFonts w:asciiTheme="majorHAnsi" w:hAnsiTheme="majorHAnsi" w:cstheme="majorHAnsi"/>
        </w:rPr>
        <w:t xml:space="preserve"> </w:t>
      </w:r>
    </w:p>
    <w:p w14:paraId="2843D5F3" w14:textId="61C70A06" w:rsidR="002E5D2C" w:rsidRDefault="002E5D2C" w:rsidP="00340855">
      <w:pPr>
        <w:pStyle w:val="Paragraphedeliste"/>
        <w:numPr>
          <w:ilvl w:val="0"/>
          <w:numId w:val="30"/>
        </w:numPr>
        <w:suppressAutoHyphens/>
        <w:rPr>
          <w:rFonts w:asciiTheme="majorHAnsi" w:hAnsiTheme="majorHAnsi" w:cstheme="majorHAnsi"/>
        </w:rPr>
      </w:pPr>
      <w:r w:rsidRPr="00126F22">
        <w:rPr>
          <w:rFonts w:asciiTheme="majorHAnsi" w:hAnsiTheme="majorHAnsi" w:cstheme="majorHAnsi"/>
        </w:rPr>
        <w:t xml:space="preserve">Détecter les bénéficiaires de la PFR qui ne sont pas </w:t>
      </w:r>
      <w:ins w:id="346" w:author="Nicol, Fabrice" w:date="2017-09-19T19:01:00Z">
        <w:r w:rsidR="00CF087E">
          <w:rPr>
            <w:rFonts w:asciiTheme="majorHAnsi" w:hAnsiTheme="majorHAnsi" w:cstheme="majorHAnsi"/>
          </w:rPr>
          <w:t xml:space="preserve">de </w:t>
        </w:r>
      </w:ins>
      <w:r w:rsidRPr="00126F22">
        <w:rPr>
          <w:rFonts w:asciiTheme="majorHAnsi" w:hAnsiTheme="majorHAnsi" w:cstheme="majorHAnsi"/>
        </w:rPr>
        <w:t>catégorie A</w:t>
      </w:r>
      <w:del w:id="347" w:author="Nicol, Fabrice" w:date="2017-09-19T19:01:00Z">
        <w:r w:rsidDel="00CF087E">
          <w:rPr>
            <w:rFonts w:asciiTheme="majorHAnsi" w:hAnsiTheme="majorHAnsi" w:cstheme="majorHAnsi"/>
          </w:rPr>
          <w:delText> ;</w:delText>
        </w:r>
      </w:del>
      <w:ins w:id="348" w:author="Nicol, Fabrice" w:date="2017-09-19T19:01:00Z">
        <w:r w:rsidR="00CF087E">
          <w:rPr>
            <w:rFonts w:asciiTheme="majorHAnsi" w:hAnsiTheme="majorHAnsi" w:cstheme="majorHAnsi"/>
          </w:rPr>
          <w:t>.</w:t>
        </w:r>
      </w:ins>
    </w:p>
    <w:p w14:paraId="4D7398D4" w14:textId="56FA8881" w:rsidR="002E5D2C" w:rsidRDefault="002E5D2C" w:rsidP="00340855">
      <w:pPr>
        <w:pStyle w:val="Paragraphedeliste"/>
        <w:numPr>
          <w:ilvl w:val="0"/>
          <w:numId w:val="30"/>
        </w:numPr>
        <w:suppressAutoHyphens/>
        <w:rPr>
          <w:rFonts w:asciiTheme="majorHAnsi" w:hAnsiTheme="majorHAnsi" w:cstheme="majorHAnsi"/>
        </w:rPr>
      </w:pPr>
      <w:r w:rsidRPr="00207141">
        <w:rPr>
          <w:rFonts w:asciiTheme="majorHAnsi" w:hAnsiTheme="majorHAnsi" w:cstheme="majorHAnsi"/>
        </w:rPr>
        <w:t>Détecter les agents qui ont cumulé la PFR avec d'autres indemnités liées aux fonctions e</w:t>
      </w:r>
      <w:r>
        <w:rPr>
          <w:rFonts w:asciiTheme="majorHAnsi" w:hAnsiTheme="majorHAnsi" w:cstheme="majorHAnsi"/>
        </w:rPr>
        <w:t>t à la manière de servir (IFTS)</w:t>
      </w:r>
      <w:del w:id="349" w:author="Nicol, Fabrice" w:date="2017-09-19T19:01:00Z">
        <w:r w:rsidDel="00CF087E">
          <w:rPr>
            <w:rFonts w:asciiTheme="majorHAnsi" w:hAnsiTheme="majorHAnsi" w:cstheme="majorHAnsi"/>
          </w:rPr>
          <w:delText> ;</w:delText>
        </w:r>
      </w:del>
      <w:ins w:id="350" w:author="Nicol, Fabrice" w:date="2017-09-19T19:01:00Z">
        <w:r w:rsidR="00CF087E">
          <w:rPr>
            <w:rFonts w:asciiTheme="majorHAnsi" w:hAnsiTheme="majorHAnsi" w:cstheme="majorHAnsi"/>
          </w:rPr>
          <w:t>.</w:t>
        </w:r>
      </w:ins>
    </w:p>
    <w:p w14:paraId="66BAD6C7" w14:textId="302A0369" w:rsidR="002E5D2C" w:rsidRPr="00207141" w:rsidRDefault="008177C0" w:rsidP="00340855">
      <w:pPr>
        <w:pStyle w:val="Paragraphedeliste"/>
        <w:numPr>
          <w:ilvl w:val="0"/>
          <w:numId w:val="30"/>
        </w:numPr>
        <w:suppressAutoHyphens/>
        <w:rPr>
          <w:rFonts w:asciiTheme="majorHAnsi" w:hAnsiTheme="majorHAnsi" w:cstheme="majorHAnsi"/>
        </w:rPr>
      </w:pPr>
      <w:r>
        <w:rPr>
          <w:rFonts w:asciiTheme="majorHAnsi" w:hAnsiTheme="majorHAnsi" w:cstheme="majorHAnsi"/>
        </w:rPr>
        <w:t>V</w:t>
      </w:r>
      <w:r w:rsidR="002E5D2C">
        <w:rPr>
          <w:rFonts w:asciiTheme="majorHAnsi" w:hAnsiTheme="majorHAnsi" w:cstheme="majorHAnsi"/>
        </w:rPr>
        <w:t xml:space="preserve">érifier que l’évolution des montants attribués témoigne </w:t>
      </w:r>
      <w:proofErr w:type="gramStart"/>
      <w:r w:rsidR="002E5D2C">
        <w:rPr>
          <w:rFonts w:asciiTheme="majorHAnsi" w:hAnsiTheme="majorHAnsi" w:cstheme="majorHAnsi"/>
        </w:rPr>
        <w:t>d’un bonne efficience</w:t>
      </w:r>
      <w:proofErr w:type="gramEnd"/>
      <w:r w:rsidR="002E5D2C">
        <w:rPr>
          <w:rFonts w:asciiTheme="majorHAnsi" w:hAnsiTheme="majorHAnsi" w:cstheme="majorHAnsi"/>
        </w:rPr>
        <w:t xml:space="preserve"> de la dépense publique.</w:t>
      </w:r>
    </w:p>
    <w:p w14:paraId="35F9CA58" w14:textId="57400985" w:rsidR="00207141" w:rsidRDefault="00207141" w:rsidP="008177C0">
      <w:pPr>
        <w:spacing w:before="240"/>
      </w:pPr>
      <w:r w:rsidRPr="00120C2A">
        <w:rPr>
          <w:b/>
          <w:u w:val="single"/>
        </w:rPr>
        <w:t>Rappel de la règle</w:t>
      </w:r>
      <w:commentRangeStart w:id="351"/>
      <w:r w:rsidR="00305335">
        <w:rPr>
          <w:rStyle w:val="Appelnotedebasdep"/>
          <w:b/>
          <w:u w:val="single"/>
        </w:rPr>
        <w:footnoteReference w:id="8"/>
      </w:r>
      <w:commentRangeEnd w:id="351"/>
      <w:r w:rsidR="00687EDA">
        <w:rPr>
          <w:rStyle w:val="Marquedecommentaire"/>
        </w:rPr>
        <w:commentReference w:id="351"/>
      </w:r>
      <w:r>
        <w:t> :</w:t>
      </w:r>
    </w:p>
    <w:p w14:paraId="58CC4411" w14:textId="03B71AA5" w:rsidR="005F2FC5" w:rsidRDefault="005F2FC5" w:rsidP="005F2FC5">
      <w:pPr>
        <w:pBdr>
          <w:top w:val="single" w:sz="4" w:space="1" w:color="auto"/>
          <w:left w:val="single" w:sz="4" w:space="4" w:color="auto"/>
          <w:bottom w:val="single" w:sz="4" w:space="1" w:color="auto"/>
          <w:right w:val="single" w:sz="4" w:space="4" w:color="auto"/>
        </w:pBdr>
      </w:pPr>
      <w:r>
        <w:t>Le décret n°</w:t>
      </w:r>
      <w:r w:rsidR="008177C0">
        <w:t> </w:t>
      </w:r>
      <w:r>
        <w:t>2008-1533 du 22 décembre 2008 instituant la PFR et les arrêtés d</w:t>
      </w:r>
      <w:r w:rsidR="008177C0">
        <w:t>es</w:t>
      </w:r>
      <w:r>
        <w:t xml:space="preserve"> 22 décembre 2008, 9 octobre 2009 et 9 février 2011 fixent les conditions d’attribution de la prime de fonctions et de résultats.</w:t>
      </w:r>
    </w:p>
    <w:p w14:paraId="2F5C2B53" w14:textId="1C7D841D" w:rsidR="005F2FC5" w:rsidRDefault="005F2FC5" w:rsidP="005F2FC5">
      <w:pPr>
        <w:pBdr>
          <w:top w:val="single" w:sz="4" w:space="1" w:color="auto"/>
          <w:left w:val="single" w:sz="4" w:space="4" w:color="auto"/>
          <w:bottom w:val="single" w:sz="4" w:space="1" w:color="auto"/>
          <w:right w:val="single" w:sz="4" w:space="4" w:color="auto"/>
        </w:pBdr>
      </w:pPr>
      <w:r>
        <w:t>Cette prime remplace les indemnités composant le régime indemnitaire des administrateurs civils (IFTS, indemnité de fonctions et de résultats et prime de rendement) depuis le 1</w:t>
      </w:r>
      <w:proofErr w:type="gramStart"/>
      <w:r w:rsidRPr="008177C0">
        <w:rPr>
          <w:vertAlign w:val="superscript"/>
        </w:rPr>
        <w:t>er</w:t>
      </w:r>
      <w:r w:rsidR="008177C0">
        <w:t> </w:t>
      </w:r>
      <w:r>
        <w:t xml:space="preserve"> janvier</w:t>
      </w:r>
      <w:proofErr w:type="gramEnd"/>
      <w:r w:rsidR="008177C0">
        <w:t> </w:t>
      </w:r>
      <w:r>
        <w:t xml:space="preserve"> 2010 et celles composant le régime indemnitaire des attachés d'administration du ministère de l'intérieur et des directeurs de préfectures (IFTS et IEMP) depuis le 1</w:t>
      </w:r>
      <w:r w:rsidRPr="008177C0">
        <w:rPr>
          <w:vertAlign w:val="superscript"/>
        </w:rPr>
        <w:t>er</w:t>
      </w:r>
      <w:r w:rsidR="008177C0">
        <w:t> </w:t>
      </w:r>
      <w:r>
        <w:t xml:space="preserve"> janvier</w:t>
      </w:r>
      <w:r w:rsidR="008177C0">
        <w:t> </w:t>
      </w:r>
      <w:r>
        <w:t xml:space="preserve"> 2011.</w:t>
      </w:r>
    </w:p>
    <w:p w14:paraId="7DF6DF3F" w14:textId="2E9D4535" w:rsidR="005F2FC5" w:rsidRDefault="005F2FC5" w:rsidP="005F2FC5">
      <w:pPr>
        <w:pBdr>
          <w:top w:val="single" w:sz="4" w:space="1" w:color="auto"/>
          <w:left w:val="single" w:sz="4" w:space="4" w:color="auto"/>
          <w:bottom w:val="single" w:sz="4" w:space="1" w:color="auto"/>
          <w:right w:val="single" w:sz="4" w:space="4" w:color="auto"/>
        </w:pBdr>
      </w:pPr>
      <w:r>
        <w:t>La prime concerne la filière administr</w:t>
      </w:r>
      <w:r w:rsidR="008177C0">
        <w:t>ative pour les cadres d'emplois :</w:t>
      </w:r>
      <w:r>
        <w:t xml:space="preserve"> administrateurs, directeurs, attachés et secrétaires de mairie. </w:t>
      </w:r>
    </w:p>
    <w:p w14:paraId="02DF7AC3" w14:textId="26D3A919" w:rsidR="005F2FC5" w:rsidRDefault="005F2FC5" w:rsidP="005F2FC5">
      <w:pPr>
        <w:pBdr>
          <w:top w:val="single" w:sz="4" w:space="1" w:color="auto"/>
          <w:left w:val="single" w:sz="4" w:space="4" w:color="auto"/>
          <w:bottom w:val="single" w:sz="4" w:space="1" w:color="auto"/>
          <w:right w:val="single" w:sz="4" w:space="4" w:color="auto"/>
        </w:pBdr>
      </w:pPr>
      <w:r>
        <w:t>Elle comprend deux parts</w:t>
      </w:r>
      <w:r w:rsidR="00687EDA">
        <w:t> :</w:t>
      </w:r>
    </w:p>
    <w:p w14:paraId="52753C84" w14:textId="107D497E" w:rsidR="005F2FC5" w:rsidRDefault="00CE471B" w:rsidP="005F2FC5">
      <w:pPr>
        <w:pBdr>
          <w:top w:val="single" w:sz="4" w:space="1" w:color="auto"/>
          <w:left w:val="single" w:sz="4" w:space="4" w:color="auto"/>
          <w:bottom w:val="single" w:sz="4" w:space="1" w:color="auto"/>
          <w:right w:val="single" w:sz="4" w:space="4" w:color="auto"/>
        </w:pBdr>
      </w:pPr>
      <w:r>
        <w:t>-</w:t>
      </w:r>
      <w:del w:id="352" w:author="Nicol, Fabrice" w:date="2017-09-19T19:02:00Z">
        <w:r w:rsidR="005F2FC5" w:rsidDel="00CF087E">
          <w:tab/>
        </w:r>
      </w:del>
      <w:ins w:id="353" w:author="Nicol, Fabrice" w:date="2017-09-19T19:02:00Z">
        <w:r w:rsidR="00CF087E">
          <w:t> </w:t>
        </w:r>
      </w:ins>
      <w:r w:rsidR="005F2FC5">
        <w:t>une part tenant compte des responsabilités, du niveau d'expertise et de sujétions spéciales liées aux fonctions exercées</w:t>
      </w:r>
      <w:r w:rsidR="00687EDA">
        <w:t> :</w:t>
      </w:r>
      <w:r w:rsidR="005F2FC5">
        <w:t xml:space="preserve"> « part fonctionnelle PF » ;</w:t>
      </w:r>
    </w:p>
    <w:p w14:paraId="769F7E33" w14:textId="37C8CC62" w:rsidR="005F2FC5" w:rsidRDefault="005F2FC5" w:rsidP="005F2FC5">
      <w:pPr>
        <w:pBdr>
          <w:top w:val="single" w:sz="4" w:space="1" w:color="auto"/>
          <w:left w:val="single" w:sz="4" w:space="4" w:color="auto"/>
          <w:bottom w:val="single" w:sz="4" w:space="1" w:color="auto"/>
          <w:right w:val="single" w:sz="4" w:space="4" w:color="auto"/>
        </w:pBdr>
      </w:pPr>
      <w:r>
        <w:t>-</w:t>
      </w:r>
      <w:del w:id="354" w:author="Nicol, Fabrice" w:date="2017-09-19T19:02:00Z">
        <w:r w:rsidDel="00CF087E">
          <w:tab/>
        </w:r>
      </w:del>
      <w:ins w:id="355" w:author="Nicol, Fabrice" w:date="2017-09-19T19:02:00Z">
        <w:r w:rsidR="00CF087E">
          <w:t> </w:t>
        </w:r>
      </w:ins>
      <w:r>
        <w:t>une part liée aux résultats de la procédure d'évaluation individuelle et la manière de servir</w:t>
      </w:r>
      <w:r w:rsidR="00687EDA">
        <w:t> :</w:t>
      </w:r>
      <w:ins w:id="356" w:author="Nicol, Fabrice" w:date="2017-09-19T19:02:00Z">
        <w:r w:rsidR="00CF087E">
          <w:t xml:space="preserve"> </w:t>
        </w:r>
      </w:ins>
      <w:r>
        <w:t>«</w:t>
      </w:r>
      <w:del w:id="357" w:author="Nicol, Fabrice" w:date="2017-09-19T19:02:00Z">
        <w:r w:rsidDel="00CF087E">
          <w:delText xml:space="preserve"> </w:delText>
        </w:r>
      </w:del>
      <w:ins w:id="358" w:author="Nicol, Fabrice" w:date="2017-09-19T19:02:00Z">
        <w:r w:rsidR="00CF087E">
          <w:t> </w:t>
        </w:r>
      </w:ins>
      <w:r>
        <w:t>part résultats individuels PR ».</w:t>
      </w:r>
    </w:p>
    <w:p w14:paraId="5FB97119" w14:textId="77777777" w:rsidR="005F2FC5" w:rsidRDefault="005F2FC5" w:rsidP="005F2FC5">
      <w:pPr>
        <w:pBdr>
          <w:top w:val="single" w:sz="4" w:space="1" w:color="auto"/>
          <w:left w:val="single" w:sz="4" w:space="4" w:color="auto"/>
          <w:bottom w:val="single" w:sz="4" w:space="1" w:color="auto"/>
          <w:right w:val="single" w:sz="4" w:space="4" w:color="auto"/>
        </w:pBdr>
      </w:pPr>
      <w:r>
        <w:t>La « part fonctionnelle » est réduite en cas d'attribution d'un logement concédé par nécessité absolue de service.</w:t>
      </w:r>
    </w:p>
    <w:p w14:paraId="4EBA0E0E" w14:textId="4AA1D128" w:rsidR="00305335" w:rsidRDefault="005F2FC5" w:rsidP="009F47F6">
      <w:pPr>
        <w:pBdr>
          <w:top w:val="single" w:sz="4" w:space="1" w:color="auto"/>
          <w:left w:val="single" w:sz="4" w:space="4" w:color="auto"/>
          <w:bottom w:val="single" w:sz="4" w:space="1" w:color="auto"/>
          <w:right w:val="single" w:sz="4" w:space="4" w:color="auto"/>
        </w:pBdr>
      </w:pPr>
      <w:r>
        <w:t xml:space="preserve">Cette prime a vocation à être remplacée par l'IFSE </w:t>
      </w:r>
      <w:proofErr w:type="gramStart"/>
      <w:r>
        <w:t>( régime</w:t>
      </w:r>
      <w:proofErr w:type="gramEnd"/>
      <w:r>
        <w:t xml:space="preserve"> indemnitaire tenant compte des fonctions, des sujétions, de l'expertise et de l'engagement professionnel dans</w:t>
      </w:r>
      <w:r w:rsidR="00687EDA">
        <w:t xml:space="preserve"> la fonction publique de l'État -</w:t>
      </w:r>
      <w:r>
        <w:t xml:space="preserve"> RIFSEEP).</w:t>
      </w:r>
    </w:p>
    <w:p w14:paraId="71C6F735" w14:textId="58F1BD43" w:rsidR="00526C59" w:rsidRPr="00526C59" w:rsidRDefault="00526C59" w:rsidP="004A2802">
      <w:pPr>
        <w:pStyle w:val="Paragraphedeliste"/>
        <w:numPr>
          <w:ilvl w:val="0"/>
          <w:numId w:val="74"/>
        </w:numPr>
        <w:spacing w:after="200"/>
        <w:rPr>
          <w:rFonts w:asciiTheme="majorHAnsi" w:hAnsiTheme="majorHAnsi" w:cstheme="majorHAnsi"/>
          <w:b/>
        </w:rPr>
      </w:pPr>
      <w:r w:rsidRPr="00526C59">
        <w:rPr>
          <w:rFonts w:asciiTheme="majorHAnsi" w:hAnsiTheme="majorHAnsi" w:cstheme="majorHAnsi"/>
          <w:b/>
        </w:rPr>
        <w:lastRenderedPageBreak/>
        <w:t>Contrôle de la PFR</w:t>
      </w:r>
    </w:p>
    <w:p w14:paraId="4ACE1E41" w14:textId="669EB65D" w:rsidR="0028073B" w:rsidRPr="00687EDA" w:rsidRDefault="0028073B" w:rsidP="00207141">
      <w:pPr>
        <w:spacing w:after="200"/>
        <w:jc w:val="left"/>
        <w:rPr>
          <w:rFonts w:asciiTheme="majorHAnsi" w:hAnsiTheme="majorHAnsi" w:cstheme="majorHAnsi"/>
          <w:b/>
          <w:u w:val="single"/>
        </w:rPr>
      </w:pPr>
      <w:r w:rsidRPr="00687EDA">
        <w:rPr>
          <w:rFonts w:asciiTheme="majorHAnsi" w:hAnsiTheme="majorHAnsi" w:cstheme="majorHAnsi"/>
          <w:b/>
          <w:u w:val="single"/>
        </w:rPr>
        <w:t>Application au logiciel</w:t>
      </w:r>
      <w:r w:rsidR="00687EDA" w:rsidRPr="00687EDA">
        <w:rPr>
          <w:rFonts w:asciiTheme="majorHAnsi" w:hAnsiTheme="majorHAnsi" w:cstheme="majorHAnsi"/>
        </w:rPr>
        <w:t> :</w:t>
      </w:r>
    </w:p>
    <w:p w14:paraId="52894E44" w14:textId="2E212F33" w:rsidR="00CB2E54" w:rsidRDefault="008E09BD" w:rsidP="00120C2A">
      <w:pPr>
        <w:suppressAutoHyphens/>
        <w:spacing w:before="120"/>
        <w:rPr>
          <w:rFonts w:asciiTheme="majorHAnsi" w:hAnsiTheme="majorHAnsi" w:cstheme="majorHAnsi"/>
        </w:rPr>
      </w:pPr>
      <w:r>
        <w:rPr>
          <w:rFonts w:asciiTheme="majorHAnsi" w:hAnsiTheme="majorHAnsi" w:cstheme="majorHAnsi"/>
        </w:rPr>
        <w:t xml:space="preserve">Le logiciel </w:t>
      </w:r>
      <w:r w:rsidR="00C65F3D" w:rsidRPr="00126F22">
        <w:rPr>
          <w:rFonts w:asciiTheme="majorHAnsi" w:hAnsiTheme="majorHAnsi" w:cstheme="majorHAnsi"/>
        </w:rPr>
        <w:t>identifie</w:t>
      </w:r>
      <w:r>
        <w:rPr>
          <w:rFonts w:asciiTheme="majorHAnsi" w:hAnsiTheme="majorHAnsi" w:cstheme="majorHAnsi"/>
        </w:rPr>
        <w:t xml:space="preserve">, de façon </w:t>
      </w:r>
      <w:r w:rsidR="00701086">
        <w:rPr>
          <w:rFonts w:asciiTheme="majorHAnsi" w:hAnsiTheme="majorHAnsi" w:cstheme="majorHAnsi"/>
        </w:rPr>
        <w:t xml:space="preserve">entièrement </w:t>
      </w:r>
      <w:r>
        <w:rPr>
          <w:rFonts w:asciiTheme="majorHAnsi" w:hAnsiTheme="majorHAnsi" w:cstheme="majorHAnsi"/>
        </w:rPr>
        <w:t>automatisée</w:t>
      </w:r>
      <w:r w:rsidR="00CB2E54">
        <w:rPr>
          <w:rFonts w:asciiTheme="majorHAnsi" w:hAnsiTheme="majorHAnsi" w:cstheme="majorHAnsi"/>
        </w:rPr>
        <w:t> :</w:t>
      </w:r>
    </w:p>
    <w:p w14:paraId="76038DA1" w14:textId="36C55D47" w:rsidR="00C65F3D" w:rsidRPr="00687EDA" w:rsidRDefault="006C66EB" w:rsidP="004A2802">
      <w:pPr>
        <w:pStyle w:val="Paragraphedeliste"/>
        <w:numPr>
          <w:ilvl w:val="0"/>
          <w:numId w:val="70"/>
        </w:numPr>
        <w:suppressAutoHyphens/>
        <w:spacing w:before="120"/>
        <w:ind w:left="709"/>
        <w:rPr>
          <w:rFonts w:asciiTheme="majorHAnsi" w:hAnsiTheme="majorHAnsi" w:cstheme="majorHAnsi"/>
        </w:rPr>
      </w:pPr>
      <w:proofErr w:type="gramStart"/>
      <w:r w:rsidRPr="00687EDA">
        <w:rPr>
          <w:rFonts w:asciiTheme="majorHAnsi" w:hAnsiTheme="majorHAnsi" w:cstheme="majorHAnsi"/>
        </w:rPr>
        <w:t>la</w:t>
      </w:r>
      <w:proofErr w:type="gramEnd"/>
      <w:r w:rsidRPr="00687EDA">
        <w:rPr>
          <w:rFonts w:asciiTheme="majorHAnsi" w:hAnsiTheme="majorHAnsi" w:cstheme="majorHAnsi"/>
        </w:rPr>
        <w:t xml:space="preserve"> catégorie statutaire des </w:t>
      </w:r>
      <w:r w:rsidR="00C65F3D" w:rsidRPr="00687EDA">
        <w:rPr>
          <w:rFonts w:asciiTheme="majorHAnsi" w:hAnsiTheme="majorHAnsi" w:cstheme="majorHAnsi"/>
        </w:rPr>
        <w:t>bénéficiaires</w:t>
      </w:r>
      <w:ins w:id="359" w:author="Nicol, Fabrice" w:date="2017-09-19T19:03:00Z">
        <w:r w:rsidR="00CF087E">
          <w:rPr>
            <w:rFonts w:asciiTheme="majorHAnsi" w:hAnsiTheme="majorHAnsi" w:cstheme="majorHAnsi"/>
          </w:rPr>
          <w:t> ;</w:t>
        </w:r>
      </w:ins>
      <w:del w:id="360" w:author="Nicol, Fabrice" w:date="2017-09-19T19:03:00Z">
        <w:r w:rsidR="004D2DE2" w:rsidRPr="00687EDA" w:rsidDel="00CF087E">
          <w:rPr>
            <w:rFonts w:asciiTheme="majorHAnsi" w:hAnsiTheme="majorHAnsi" w:cstheme="majorHAnsi"/>
          </w:rPr>
          <w:delText>,</w:delText>
        </w:r>
      </w:del>
      <w:r w:rsidRPr="00687EDA">
        <w:rPr>
          <w:rFonts w:asciiTheme="majorHAnsi" w:hAnsiTheme="majorHAnsi" w:cstheme="majorHAnsi"/>
        </w:rPr>
        <w:t xml:space="preserve"> </w:t>
      </w:r>
    </w:p>
    <w:p w14:paraId="7F15013E" w14:textId="6F5B7291" w:rsidR="006B363E" w:rsidRPr="009F47F6" w:rsidRDefault="006C66EB" w:rsidP="004A2802">
      <w:pPr>
        <w:pStyle w:val="Paragraphedeliste"/>
        <w:numPr>
          <w:ilvl w:val="0"/>
          <w:numId w:val="51"/>
        </w:numPr>
        <w:suppressAutoHyphens/>
        <w:spacing w:before="120"/>
        <w:rPr>
          <w:rFonts w:asciiTheme="majorHAnsi" w:hAnsiTheme="majorHAnsi" w:cstheme="majorHAnsi"/>
        </w:rPr>
      </w:pPr>
      <w:proofErr w:type="gramStart"/>
      <w:r>
        <w:rPr>
          <w:rFonts w:asciiTheme="majorHAnsi" w:hAnsiTheme="majorHAnsi" w:cstheme="majorHAnsi"/>
        </w:rPr>
        <w:t>la</w:t>
      </w:r>
      <w:proofErr w:type="gramEnd"/>
      <w:r>
        <w:rPr>
          <w:rFonts w:asciiTheme="majorHAnsi" w:hAnsiTheme="majorHAnsi" w:cstheme="majorHAnsi"/>
        </w:rPr>
        <w:t xml:space="preserve"> l</w:t>
      </w:r>
      <w:r w:rsidR="00687EDA">
        <w:rPr>
          <w:rFonts w:asciiTheme="majorHAnsi" w:hAnsiTheme="majorHAnsi" w:cstheme="majorHAnsi"/>
        </w:rPr>
        <w:t>iste d</w:t>
      </w:r>
      <w:r w:rsidR="008E09BD" w:rsidRPr="009F47F6">
        <w:rPr>
          <w:rFonts w:asciiTheme="majorHAnsi" w:hAnsiTheme="majorHAnsi" w:cstheme="majorHAnsi"/>
        </w:rPr>
        <w:t>es</w:t>
      </w:r>
      <w:r w:rsidR="006B363E" w:rsidRPr="009F47F6">
        <w:rPr>
          <w:rFonts w:asciiTheme="majorHAnsi" w:hAnsiTheme="majorHAnsi" w:cstheme="majorHAnsi"/>
        </w:rPr>
        <w:t xml:space="preserve"> agents non titulaires, attributaires de la PFR</w:t>
      </w:r>
      <w:r w:rsidR="004D2DE2">
        <w:rPr>
          <w:rFonts w:asciiTheme="majorHAnsi" w:hAnsiTheme="majorHAnsi" w:cstheme="majorHAnsi"/>
        </w:rPr>
        <w:t> ;</w:t>
      </w:r>
    </w:p>
    <w:p w14:paraId="7BB31869" w14:textId="4B8CE099" w:rsidR="006C66EB" w:rsidRDefault="006C66EB">
      <w:pPr>
        <w:suppressAutoHyphens/>
        <w:spacing w:before="120"/>
        <w:rPr>
          <w:rFonts w:asciiTheme="majorHAnsi" w:hAnsiTheme="majorHAnsi" w:cstheme="majorHAnsi"/>
        </w:rPr>
      </w:pPr>
      <w:proofErr w:type="gramStart"/>
      <w:r>
        <w:rPr>
          <w:rFonts w:asciiTheme="majorHAnsi" w:hAnsiTheme="majorHAnsi" w:cstheme="majorHAnsi"/>
        </w:rPr>
        <w:t>et</w:t>
      </w:r>
      <w:proofErr w:type="gramEnd"/>
      <w:r>
        <w:rPr>
          <w:rFonts w:asciiTheme="majorHAnsi" w:hAnsiTheme="majorHAnsi" w:cstheme="majorHAnsi"/>
        </w:rPr>
        <w:t xml:space="preserve"> p</w:t>
      </w:r>
      <w:r w:rsidR="00CB2E54" w:rsidRPr="009F47F6">
        <w:rPr>
          <w:rFonts w:asciiTheme="majorHAnsi" w:hAnsiTheme="majorHAnsi" w:cstheme="majorHAnsi"/>
        </w:rPr>
        <w:t xml:space="preserve">récise dans un </w:t>
      </w:r>
      <w:r w:rsidR="004D2DE2">
        <w:rPr>
          <w:rFonts w:asciiTheme="majorHAnsi" w:hAnsiTheme="majorHAnsi" w:cstheme="majorHAnsi"/>
        </w:rPr>
        <w:t xml:space="preserve">fichier tableur </w:t>
      </w:r>
      <w:ins w:id="361" w:author="Nicol, Fabrice" w:date="2017-09-19T19:03:00Z">
        <w:r w:rsidR="00CF087E">
          <w:rPr>
            <w:rFonts w:asciiTheme="majorHAnsi" w:hAnsiTheme="majorHAnsi" w:cstheme="majorHAnsi"/>
          </w:rPr>
          <w:t>au format</w:t>
        </w:r>
      </w:ins>
      <w:del w:id="362" w:author="Nicol, Fabrice" w:date="2017-09-19T19:03:00Z">
        <w:r w:rsidR="004D2DE2" w:rsidDel="00CF087E">
          <w:rPr>
            <w:rFonts w:asciiTheme="majorHAnsi" w:hAnsiTheme="majorHAnsi" w:cstheme="majorHAnsi"/>
          </w:rPr>
          <w:delText>ou</w:delText>
        </w:r>
      </w:del>
      <w:r w:rsidR="004D2DE2">
        <w:rPr>
          <w:rFonts w:asciiTheme="majorHAnsi" w:hAnsiTheme="majorHAnsi" w:cstheme="majorHAnsi"/>
        </w:rPr>
        <w:t xml:space="preserve"> CSV</w:t>
      </w:r>
      <w:r>
        <w:rPr>
          <w:rFonts w:asciiTheme="majorHAnsi" w:hAnsiTheme="majorHAnsi" w:cstheme="majorHAnsi"/>
        </w:rPr>
        <w:t> :</w:t>
      </w:r>
    </w:p>
    <w:p w14:paraId="0D3D751C" w14:textId="1141E9F1" w:rsidR="00CB2E54" w:rsidRPr="009F47F6" w:rsidRDefault="00701086" w:rsidP="004A2802">
      <w:pPr>
        <w:pStyle w:val="Paragraphedeliste"/>
        <w:numPr>
          <w:ilvl w:val="0"/>
          <w:numId w:val="51"/>
        </w:numPr>
        <w:suppressAutoHyphens/>
        <w:spacing w:before="120"/>
        <w:rPr>
          <w:rFonts w:asciiTheme="majorHAnsi" w:hAnsiTheme="majorHAnsi" w:cstheme="majorHAnsi"/>
        </w:rPr>
      </w:pPr>
      <w:proofErr w:type="gramStart"/>
      <w:r w:rsidRPr="009F47F6">
        <w:rPr>
          <w:rFonts w:asciiTheme="majorHAnsi" w:hAnsiTheme="majorHAnsi" w:cstheme="majorHAnsi"/>
        </w:rPr>
        <w:t>la</w:t>
      </w:r>
      <w:proofErr w:type="gramEnd"/>
      <w:r w:rsidRPr="009F47F6">
        <w:rPr>
          <w:rFonts w:asciiTheme="majorHAnsi" w:hAnsiTheme="majorHAnsi" w:cstheme="majorHAnsi"/>
        </w:rPr>
        <w:t xml:space="preserve"> liste des agents </w:t>
      </w:r>
      <w:proofErr w:type="spellStart"/>
      <w:r w:rsidR="00CB2E54" w:rsidRPr="009F47F6">
        <w:rPr>
          <w:rFonts w:asciiTheme="majorHAnsi" w:hAnsiTheme="majorHAnsi" w:cstheme="majorHAnsi"/>
        </w:rPr>
        <w:t>bénéficaires</w:t>
      </w:r>
      <w:proofErr w:type="spellEnd"/>
      <w:r w:rsidR="00CB2E54" w:rsidRPr="009F47F6">
        <w:rPr>
          <w:rFonts w:asciiTheme="majorHAnsi" w:hAnsiTheme="majorHAnsi" w:cstheme="majorHAnsi"/>
        </w:rPr>
        <w:t xml:space="preserve"> de la PFR qui ne sont pas de catégorie A</w:t>
      </w:r>
      <w:del w:id="363" w:author="Nicol, Fabrice" w:date="2017-09-19T19:03:00Z">
        <w:r w:rsidR="004D2DE2" w:rsidDel="00CF087E">
          <w:rPr>
            <w:rFonts w:asciiTheme="majorHAnsi" w:hAnsiTheme="majorHAnsi" w:cstheme="majorHAnsi"/>
          </w:rPr>
          <w:delText>,</w:delText>
        </w:r>
      </w:del>
      <w:ins w:id="364" w:author="Nicol, Fabrice" w:date="2017-09-19T19:03:00Z">
        <w:r w:rsidR="00CF087E">
          <w:rPr>
            <w:rFonts w:asciiTheme="majorHAnsi" w:hAnsiTheme="majorHAnsi" w:cstheme="majorHAnsi"/>
          </w:rPr>
          <w:t> ;</w:t>
        </w:r>
      </w:ins>
    </w:p>
    <w:p w14:paraId="4CA88478" w14:textId="220CC9B0" w:rsidR="006C4918" w:rsidRDefault="00701086" w:rsidP="004A2802">
      <w:pPr>
        <w:pStyle w:val="Paragraphedeliste"/>
        <w:numPr>
          <w:ilvl w:val="0"/>
          <w:numId w:val="51"/>
        </w:numPr>
        <w:suppressAutoHyphens/>
        <w:spacing w:before="120"/>
        <w:rPr>
          <w:rFonts w:asciiTheme="majorHAnsi" w:hAnsiTheme="majorHAnsi" w:cstheme="majorHAnsi"/>
        </w:rPr>
      </w:pPr>
      <w:proofErr w:type="gramStart"/>
      <w:r w:rsidRPr="00701086">
        <w:rPr>
          <w:rFonts w:asciiTheme="majorHAnsi" w:hAnsiTheme="majorHAnsi" w:cstheme="majorHAnsi"/>
        </w:rPr>
        <w:t>la</w:t>
      </w:r>
      <w:proofErr w:type="gramEnd"/>
      <w:r w:rsidRPr="00701086">
        <w:rPr>
          <w:rFonts w:asciiTheme="majorHAnsi" w:hAnsiTheme="majorHAnsi" w:cstheme="majorHAnsi"/>
        </w:rPr>
        <w:t xml:space="preserve"> liste des agents</w:t>
      </w:r>
      <w:r w:rsidR="00CB2E54" w:rsidRPr="009F47F6">
        <w:rPr>
          <w:rFonts w:asciiTheme="majorHAnsi" w:hAnsiTheme="majorHAnsi" w:cstheme="majorHAnsi"/>
        </w:rPr>
        <w:t xml:space="preserve"> bénéficiaires de la PFR qui sont </w:t>
      </w:r>
      <w:r w:rsidR="00687EDA">
        <w:rPr>
          <w:rFonts w:asciiTheme="majorHAnsi" w:hAnsiTheme="majorHAnsi" w:cstheme="majorHAnsi"/>
        </w:rPr>
        <w:t>des non-</w:t>
      </w:r>
      <w:r w:rsidR="00CB2E54" w:rsidRPr="009F47F6">
        <w:rPr>
          <w:rFonts w:asciiTheme="majorHAnsi" w:hAnsiTheme="majorHAnsi" w:cstheme="majorHAnsi"/>
        </w:rPr>
        <w:t>titulaires</w:t>
      </w:r>
      <w:r w:rsidR="004D2DE2">
        <w:rPr>
          <w:rFonts w:asciiTheme="majorHAnsi" w:hAnsiTheme="majorHAnsi" w:cstheme="majorHAnsi"/>
        </w:rPr>
        <w:t>.</w:t>
      </w:r>
    </w:p>
    <w:p w14:paraId="482860A6" w14:textId="29CB1F54" w:rsidR="002153D3" w:rsidRPr="00B3233A" w:rsidRDefault="002153D3" w:rsidP="002153D3">
      <w:pPr>
        <w:pStyle w:val="Titretableau"/>
      </w:pPr>
      <w:r>
        <w:t>Plafonds annuels de la PFR au 1</w:t>
      </w:r>
      <w:r w:rsidRPr="009F47F6">
        <w:rPr>
          <w:vertAlign w:val="superscript"/>
        </w:rPr>
        <w:t>er</w:t>
      </w:r>
      <w:r>
        <w:t xml:space="preserve"> janvier 2010</w:t>
      </w:r>
    </w:p>
    <w:tbl>
      <w:tblPr>
        <w:tblStyle w:val="Grilledutableau"/>
        <w:tblW w:w="8951" w:type="dxa"/>
        <w:tblLook w:val="04A0" w:firstRow="1" w:lastRow="0" w:firstColumn="1" w:lastColumn="0" w:noHBand="0" w:noVBand="1"/>
      </w:tblPr>
      <w:tblGrid>
        <w:gridCol w:w="3256"/>
        <w:gridCol w:w="1794"/>
        <w:gridCol w:w="1749"/>
        <w:gridCol w:w="2152"/>
      </w:tblGrid>
      <w:tr w:rsidR="002153D3" w:rsidRPr="00FA59C0" w14:paraId="068FD5F4" w14:textId="77777777" w:rsidTr="009F40A1">
        <w:trPr>
          <w:cnfStyle w:val="100000000000" w:firstRow="1" w:lastRow="0" w:firstColumn="0" w:lastColumn="0" w:oddVBand="0" w:evenVBand="0" w:oddHBand="0"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3256" w:type="dxa"/>
          </w:tcPr>
          <w:p w14:paraId="5010926D" w14:textId="1A058838" w:rsidR="002153D3" w:rsidRPr="00126F22" w:rsidRDefault="002153D3" w:rsidP="009F40A1">
            <w:pPr>
              <w:suppressAutoHyphens/>
              <w:contextualSpacing/>
              <w:jc w:val="center"/>
              <w:rPr>
                <w:rFonts w:asciiTheme="majorHAnsi" w:hAnsiTheme="majorHAnsi" w:cstheme="majorHAnsi"/>
              </w:rPr>
            </w:pPr>
            <w:r w:rsidRPr="00126F22">
              <w:rPr>
                <w:rFonts w:asciiTheme="majorHAnsi" w:hAnsiTheme="majorHAnsi" w:cstheme="majorHAnsi"/>
                <w:bCs/>
                <w:sz w:val="20"/>
                <w:szCs w:val="20"/>
              </w:rPr>
              <w:t>Grade</w:t>
            </w:r>
          </w:p>
        </w:tc>
        <w:tc>
          <w:tcPr>
            <w:tcW w:w="1794" w:type="dxa"/>
          </w:tcPr>
          <w:p w14:paraId="26CE3C70" w14:textId="77777777" w:rsidR="002153D3" w:rsidRDefault="002153D3" w:rsidP="009F40A1">
            <w:pPr>
              <w:suppressAutoHyphens/>
              <w:contextualSpacing/>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Cs/>
                <w:sz w:val="20"/>
                <w:szCs w:val="20"/>
              </w:rPr>
            </w:pPr>
            <w:r w:rsidRPr="00126F22">
              <w:rPr>
                <w:rFonts w:asciiTheme="majorHAnsi" w:hAnsiTheme="majorHAnsi" w:cstheme="majorHAnsi"/>
                <w:bCs/>
                <w:sz w:val="20"/>
                <w:szCs w:val="20"/>
              </w:rPr>
              <w:t>Part Fonctions</w:t>
            </w:r>
          </w:p>
          <w:p w14:paraId="50F14A30" w14:textId="77777777" w:rsidR="002153D3" w:rsidRPr="00126F22" w:rsidRDefault="002153D3" w:rsidP="009F40A1">
            <w:pPr>
              <w:suppressAutoHyphens/>
              <w:contextualSpacing/>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bCs/>
                <w:sz w:val="20"/>
                <w:szCs w:val="20"/>
              </w:rPr>
              <w:t xml:space="preserve"> En €</w:t>
            </w:r>
          </w:p>
        </w:tc>
        <w:tc>
          <w:tcPr>
            <w:tcW w:w="1749" w:type="dxa"/>
          </w:tcPr>
          <w:p w14:paraId="53B7E170" w14:textId="77777777" w:rsidR="002153D3" w:rsidRDefault="002153D3" w:rsidP="009F40A1">
            <w:pPr>
              <w:suppressAutoHyphens/>
              <w:contextualSpacing/>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Cs/>
                <w:sz w:val="20"/>
                <w:szCs w:val="20"/>
              </w:rPr>
            </w:pPr>
            <w:r w:rsidRPr="00126F22">
              <w:rPr>
                <w:rFonts w:asciiTheme="majorHAnsi" w:hAnsiTheme="majorHAnsi" w:cstheme="majorHAnsi"/>
                <w:bCs/>
                <w:sz w:val="20"/>
                <w:szCs w:val="20"/>
              </w:rPr>
              <w:t>Part Résultats</w:t>
            </w:r>
          </w:p>
          <w:p w14:paraId="505062E6" w14:textId="77777777" w:rsidR="002153D3" w:rsidRPr="00126F22" w:rsidRDefault="002153D3" w:rsidP="009F40A1">
            <w:pPr>
              <w:suppressAutoHyphens/>
              <w:contextualSpacing/>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bCs/>
                <w:sz w:val="20"/>
                <w:szCs w:val="20"/>
              </w:rPr>
              <w:t>En €</w:t>
            </w:r>
          </w:p>
        </w:tc>
        <w:tc>
          <w:tcPr>
            <w:tcW w:w="2152" w:type="dxa"/>
          </w:tcPr>
          <w:p w14:paraId="36EEE9E5" w14:textId="77777777" w:rsidR="002153D3" w:rsidRPr="00126F22" w:rsidRDefault="002153D3" w:rsidP="009F40A1">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126F22">
              <w:rPr>
                <w:rFonts w:asciiTheme="majorHAnsi" w:hAnsiTheme="majorHAnsi" w:cstheme="majorHAnsi"/>
                <w:bCs/>
                <w:sz w:val="20"/>
                <w:szCs w:val="20"/>
              </w:rPr>
              <w:t>Plafond annuels maxi</w:t>
            </w:r>
            <w:r>
              <w:rPr>
                <w:rFonts w:asciiTheme="majorHAnsi" w:hAnsiTheme="majorHAnsi" w:cstheme="majorHAnsi"/>
                <w:bCs/>
                <w:sz w:val="20"/>
                <w:szCs w:val="20"/>
              </w:rPr>
              <w:t xml:space="preserve"> (En €)</w:t>
            </w:r>
          </w:p>
        </w:tc>
      </w:tr>
      <w:tr w:rsidR="002153D3" w:rsidRPr="00FA59C0" w14:paraId="52441205" w14:textId="77777777" w:rsidTr="009F4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570FAA5C" w14:textId="640152A1" w:rsidR="002153D3" w:rsidRPr="00F57DAF" w:rsidRDefault="002153D3" w:rsidP="009F40A1">
            <w:pPr>
              <w:suppressAutoHyphens/>
              <w:contextualSpacing/>
              <w:rPr>
                <w:rFonts w:asciiTheme="majorHAnsi" w:hAnsiTheme="majorHAnsi" w:cstheme="majorHAnsi"/>
              </w:rPr>
            </w:pPr>
            <w:r w:rsidRPr="00F57DAF">
              <w:rPr>
                <w:rFonts w:asciiTheme="majorHAnsi" w:hAnsiTheme="majorHAnsi" w:cstheme="majorHAnsi"/>
                <w:bCs/>
                <w:sz w:val="20"/>
                <w:szCs w:val="20"/>
              </w:rPr>
              <w:t>Administrateur général</w:t>
            </w:r>
          </w:p>
        </w:tc>
        <w:tc>
          <w:tcPr>
            <w:tcW w:w="1794" w:type="dxa"/>
          </w:tcPr>
          <w:p w14:paraId="0F077885" w14:textId="77777777" w:rsidR="002153D3" w:rsidRPr="00126F22" w:rsidRDefault="002153D3" w:rsidP="009F40A1">
            <w:pPr>
              <w:suppressAutoHyphens/>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126F22">
              <w:rPr>
                <w:rFonts w:asciiTheme="majorHAnsi" w:hAnsiTheme="majorHAnsi" w:cstheme="majorHAnsi"/>
                <w:bCs/>
                <w:sz w:val="20"/>
                <w:szCs w:val="20"/>
              </w:rPr>
              <w:t>4 900</w:t>
            </w:r>
          </w:p>
        </w:tc>
        <w:tc>
          <w:tcPr>
            <w:tcW w:w="1749" w:type="dxa"/>
          </w:tcPr>
          <w:p w14:paraId="2CA74BC7" w14:textId="77777777" w:rsidR="002153D3" w:rsidRPr="00126F22" w:rsidRDefault="002153D3" w:rsidP="009F40A1">
            <w:pPr>
              <w:suppressAutoHyphens/>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126F22">
              <w:rPr>
                <w:rFonts w:asciiTheme="majorHAnsi" w:hAnsiTheme="majorHAnsi" w:cstheme="majorHAnsi"/>
                <w:bCs/>
                <w:sz w:val="20"/>
                <w:szCs w:val="20"/>
              </w:rPr>
              <w:t>4 900</w:t>
            </w:r>
          </w:p>
        </w:tc>
        <w:tc>
          <w:tcPr>
            <w:tcW w:w="2152" w:type="dxa"/>
          </w:tcPr>
          <w:p w14:paraId="2912D362" w14:textId="77777777" w:rsidR="002153D3" w:rsidRPr="00126F22" w:rsidRDefault="002153D3" w:rsidP="009F40A1">
            <w:pPr>
              <w:suppressAutoHyphens/>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126F22">
              <w:rPr>
                <w:rFonts w:asciiTheme="majorHAnsi" w:hAnsiTheme="majorHAnsi" w:cstheme="majorHAnsi"/>
                <w:bCs/>
                <w:sz w:val="20"/>
                <w:szCs w:val="20"/>
              </w:rPr>
              <w:t>58 800</w:t>
            </w:r>
          </w:p>
        </w:tc>
      </w:tr>
      <w:tr w:rsidR="002153D3" w:rsidRPr="00FA59C0" w14:paraId="65AFAD9A" w14:textId="77777777" w:rsidTr="009F40A1">
        <w:tc>
          <w:tcPr>
            <w:cnfStyle w:val="001000000000" w:firstRow="0" w:lastRow="0" w:firstColumn="1" w:lastColumn="0" w:oddVBand="0" w:evenVBand="0" w:oddHBand="0" w:evenHBand="0" w:firstRowFirstColumn="0" w:firstRowLastColumn="0" w:lastRowFirstColumn="0" w:lastRowLastColumn="0"/>
            <w:tcW w:w="3256" w:type="dxa"/>
          </w:tcPr>
          <w:p w14:paraId="1874253B" w14:textId="77777777" w:rsidR="002153D3" w:rsidRPr="00F57DAF" w:rsidRDefault="00313C48" w:rsidP="009F40A1">
            <w:pPr>
              <w:suppressAutoHyphens/>
              <w:contextualSpacing/>
              <w:rPr>
                <w:rFonts w:asciiTheme="majorHAnsi" w:hAnsiTheme="majorHAnsi" w:cstheme="majorHAnsi"/>
              </w:rPr>
            </w:pPr>
            <w:hyperlink r:id="rId50" w:tgtFrame="_blank" w:history="1">
              <w:r w:rsidR="002153D3" w:rsidRPr="00F57DAF">
                <w:rPr>
                  <w:rFonts w:asciiTheme="majorHAnsi" w:hAnsiTheme="majorHAnsi" w:cstheme="majorHAnsi"/>
                  <w:bCs/>
                  <w:sz w:val="20"/>
                  <w:szCs w:val="20"/>
                </w:rPr>
                <w:t>Administrateur</w:t>
              </w:r>
            </w:hyperlink>
            <w:r w:rsidR="002153D3">
              <w:rPr>
                <w:rFonts w:asciiTheme="majorHAnsi" w:hAnsiTheme="majorHAnsi" w:cstheme="majorHAnsi"/>
                <w:bCs/>
                <w:sz w:val="20"/>
                <w:szCs w:val="20"/>
              </w:rPr>
              <w:t xml:space="preserve"> </w:t>
            </w:r>
            <w:r w:rsidR="002153D3">
              <w:rPr>
                <w:rFonts w:asciiTheme="majorHAnsi" w:hAnsiTheme="majorHAnsi" w:cstheme="majorHAnsi"/>
                <w:sz w:val="20"/>
                <w:szCs w:val="20"/>
              </w:rPr>
              <w:t>h</w:t>
            </w:r>
            <w:r w:rsidR="002153D3" w:rsidRPr="00F57DAF">
              <w:rPr>
                <w:rFonts w:asciiTheme="majorHAnsi" w:hAnsiTheme="majorHAnsi" w:cstheme="majorHAnsi"/>
                <w:bCs/>
                <w:sz w:val="20"/>
                <w:szCs w:val="20"/>
              </w:rPr>
              <w:t xml:space="preserve">ors </w:t>
            </w:r>
            <w:r w:rsidR="002153D3">
              <w:rPr>
                <w:rFonts w:asciiTheme="majorHAnsi" w:hAnsiTheme="majorHAnsi" w:cstheme="majorHAnsi"/>
                <w:bCs/>
                <w:sz w:val="20"/>
                <w:szCs w:val="20"/>
              </w:rPr>
              <w:t>c</w:t>
            </w:r>
            <w:r w:rsidR="002153D3" w:rsidRPr="00F57DAF">
              <w:rPr>
                <w:rFonts w:asciiTheme="majorHAnsi" w:hAnsiTheme="majorHAnsi" w:cstheme="majorHAnsi"/>
                <w:bCs/>
                <w:sz w:val="20"/>
                <w:szCs w:val="20"/>
              </w:rPr>
              <w:t>lasse</w:t>
            </w:r>
          </w:p>
        </w:tc>
        <w:tc>
          <w:tcPr>
            <w:tcW w:w="1794" w:type="dxa"/>
          </w:tcPr>
          <w:p w14:paraId="3AC512FD" w14:textId="77777777" w:rsidR="002153D3" w:rsidRPr="00126F22" w:rsidRDefault="002153D3" w:rsidP="009F40A1">
            <w:pPr>
              <w:suppressAutoHyphens/>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126F22">
              <w:rPr>
                <w:rFonts w:asciiTheme="majorHAnsi" w:hAnsiTheme="majorHAnsi" w:cstheme="majorHAnsi"/>
                <w:bCs/>
                <w:sz w:val="20"/>
                <w:szCs w:val="20"/>
              </w:rPr>
              <w:t>4 600</w:t>
            </w:r>
          </w:p>
        </w:tc>
        <w:tc>
          <w:tcPr>
            <w:tcW w:w="1749" w:type="dxa"/>
          </w:tcPr>
          <w:p w14:paraId="3576437C" w14:textId="77777777" w:rsidR="002153D3" w:rsidRPr="00126F22" w:rsidRDefault="002153D3" w:rsidP="009F40A1">
            <w:pPr>
              <w:suppressAutoHyphens/>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126F22">
              <w:rPr>
                <w:rFonts w:asciiTheme="majorHAnsi" w:hAnsiTheme="majorHAnsi" w:cstheme="majorHAnsi"/>
                <w:bCs/>
                <w:sz w:val="20"/>
                <w:szCs w:val="20"/>
              </w:rPr>
              <w:t>4 600</w:t>
            </w:r>
          </w:p>
        </w:tc>
        <w:tc>
          <w:tcPr>
            <w:tcW w:w="2152" w:type="dxa"/>
          </w:tcPr>
          <w:p w14:paraId="1507C224" w14:textId="77777777" w:rsidR="002153D3" w:rsidRPr="00126F22" w:rsidRDefault="002153D3" w:rsidP="009F40A1">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126F22">
              <w:rPr>
                <w:rFonts w:asciiTheme="majorHAnsi" w:hAnsiTheme="majorHAnsi" w:cstheme="majorHAnsi"/>
                <w:bCs/>
                <w:sz w:val="20"/>
                <w:szCs w:val="20"/>
              </w:rPr>
              <w:t>55 200</w:t>
            </w:r>
          </w:p>
        </w:tc>
      </w:tr>
      <w:tr w:rsidR="002153D3" w:rsidRPr="00FA59C0" w14:paraId="33422390" w14:textId="77777777" w:rsidTr="009F4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FA3D493" w14:textId="77777777" w:rsidR="002153D3" w:rsidRPr="00F57DAF" w:rsidRDefault="002153D3" w:rsidP="009F40A1">
            <w:pPr>
              <w:suppressAutoHyphens/>
              <w:contextualSpacing/>
              <w:rPr>
                <w:rFonts w:asciiTheme="majorHAnsi" w:hAnsiTheme="majorHAnsi" w:cstheme="majorHAnsi"/>
              </w:rPr>
            </w:pPr>
            <w:r w:rsidRPr="00F57DAF">
              <w:rPr>
                <w:rFonts w:asciiTheme="majorHAnsi" w:hAnsiTheme="majorHAnsi" w:cstheme="majorHAnsi"/>
                <w:bCs/>
                <w:sz w:val="20"/>
                <w:szCs w:val="20"/>
              </w:rPr>
              <w:t>Administrateur</w:t>
            </w:r>
          </w:p>
        </w:tc>
        <w:tc>
          <w:tcPr>
            <w:tcW w:w="1794" w:type="dxa"/>
          </w:tcPr>
          <w:p w14:paraId="6B1EC6E5" w14:textId="77777777" w:rsidR="002153D3" w:rsidRPr="00126F22" w:rsidRDefault="002153D3" w:rsidP="009F40A1">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126F22">
              <w:rPr>
                <w:rFonts w:asciiTheme="majorHAnsi" w:hAnsiTheme="majorHAnsi" w:cstheme="majorHAnsi"/>
                <w:bCs/>
                <w:sz w:val="20"/>
                <w:szCs w:val="20"/>
              </w:rPr>
              <w:t>4 150</w:t>
            </w:r>
          </w:p>
        </w:tc>
        <w:tc>
          <w:tcPr>
            <w:tcW w:w="1749" w:type="dxa"/>
          </w:tcPr>
          <w:p w14:paraId="16C12193" w14:textId="77777777" w:rsidR="002153D3" w:rsidRPr="00126F22" w:rsidRDefault="002153D3" w:rsidP="009F40A1">
            <w:pPr>
              <w:suppressAutoHyphens/>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126F22">
              <w:rPr>
                <w:rFonts w:asciiTheme="majorHAnsi" w:hAnsiTheme="majorHAnsi" w:cstheme="majorHAnsi"/>
                <w:bCs/>
                <w:sz w:val="20"/>
                <w:szCs w:val="20"/>
              </w:rPr>
              <w:t>4 150</w:t>
            </w:r>
          </w:p>
        </w:tc>
        <w:tc>
          <w:tcPr>
            <w:tcW w:w="2152" w:type="dxa"/>
          </w:tcPr>
          <w:p w14:paraId="0A31CAEA" w14:textId="77777777" w:rsidR="002153D3" w:rsidRPr="00126F22" w:rsidRDefault="002153D3" w:rsidP="009F40A1">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126F22">
              <w:rPr>
                <w:rFonts w:asciiTheme="majorHAnsi" w:hAnsiTheme="majorHAnsi" w:cstheme="majorHAnsi"/>
                <w:bCs/>
                <w:sz w:val="20"/>
                <w:szCs w:val="20"/>
              </w:rPr>
              <w:t>49 800</w:t>
            </w:r>
          </w:p>
        </w:tc>
      </w:tr>
      <w:tr w:rsidR="002153D3" w:rsidRPr="00FA59C0" w14:paraId="02907474" w14:textId="77777777" w:rsidTr="009F40A1">
        <w:tc>
          <w:tcPr>
            <w:cnfStyle w:val="001000000000" w:firstRow="0" w:lastRow="0" w:firstColumn="1" w:lastColumn="0" w:oddVBand="0" w:evenVBand="0" w:oddHBand="0" w:evenHBand="0" w:firstRowFirstColumn="0" w:firstRowLastColumn="0" w:lastRowFirstColumn="0" w:lastRowLastColumn="0"/>
            <w:tcW w:w="3256" w:type="dxa"/>
          </w:tcPr>
          <w:p w14:paraId="0B5B19C4" w14:textId="77777777" w:rsidR="002153D3" w:rsidRPr="00F57DAF" w:rsidRDefault="00313C48" w:rsidP="009F40A1">
            <w:pPr>
              <w:suppressAutoHyphens/>
              <w:contextualSpacing/>
              <w:rPr>
                <w:rFonts w:asciiTheme="majorHAnsi" w:hAnsiTheme="majorHAnsi" w:cstheme="majorHAnsi"/>
              </w:rPr>
            </w:pPr>
            <w:hyperlink r:id="rId51" w:tgtFrame="_blank" w:history="1">
              <w:r w:rsidR="002153D3" w:rsidRPr="00F57DAF">
                <w:rPr>
                  <w:rFonts w:asciiTheme="majorHAnsi" w:hAnsiTheme="majorHAnsi" w:cstheme="majorHAnsi"/>
                  <w:bCs/>
                  <w:sz w:val="20"/>
                  <w:szCs w:val="20"/>
                </w:rPr>
                <w:t>Directeur</w:t>
              </w:r>
            </w:hyperlink>
          </w:p>
        </w:tc>
        <w:tc>
          <w:tcPr>
            <w:tcW w:w="1794" w:type="dxa"/>
          </w:tcPr>
          <w:p w14:paraId="40F82E7F" w14:textId="77777777" w:rsidR="002153D3" w:rsidRPr="00126F22" w:rsidRDefault="002153D3" w:rsidP="009F40A1">
            <w:pPr>
              <w:suppressAutoHyphens/>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126F22">
              <w:rPr>
                <w:rFonts w:asciiTheme="majorHAnsi" w:hAnsiTheme="majorHAnsi" w:cstheme="majorHAnsi"/>
                <w:bCs/>
                <w:sz w:val="20"/>
                <w:szCs w:val="20"/>
              </w:rPr>
              <w:t>2 500</w:t>
            </w:r>
          </w:p>
        </w:tc>
        <w:tc>
          <w:tcPr>
            <w:tcW w:w="1749" w:type="dxa"/>
          </w:tcPr>
          <w:p w14:paraId="0C1CA41E" w14:textId="77777777" w:rsidR="002153D3" w:rsidRPr="00126F22" w:rsidRDefault="002153D3" w:rsidP="009F40A1">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126F22">
              <w:rPr>
                <w:rFonts w:asciiTheme="majorHAnsi" w:hAnsiTheme="majorHAnsi" w:cstheme="majorHAnsi"/>
                <w:bCs/>
                <w:sz w:val="20"/>
                <w:szCs w:val="20"/>
              </w:rPr>
              <w:t>1 800</w:t>
            </w:r>
          </w:p>
        </w:tc>
        <w:tc>
          <w:tcPr>
            <w:tcW w:w="2152" w:type="dxa"/>
          </w:tcPr>
          <w:p w14:paraId="41D0CE8B" w14:textId="77777777" w:rsidR="002153D3" w:rsidRPr="00126F22" w:rsidRDefault="002153D3" w:rsidP="009F40A1">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126F22">
              <w:rPr>
                <w:rFonts w:asciiTheme="majorHAnsi" w:hAnsiTheme="majorHAnsi" w:cstheme="majorHAnsi"/>
                <w:bCs/>
                <w:sz w:val="20"/>
                <w:szCs w:val="20"/>
              </w:rPr>
              <w:t>25 800</w:t>
            </w:r>
          </w:p>
        </w:tc>
      </w:tr>
      <w:tr w:rsidR="002153D3" w:rsidRPr="00FA59C0" w14:paraId="708B34E3" w14:textId="77777777" w:rsidTr="009F4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7AD04454" w14:textId="77777777" w:rsidR="002153D3" w:rsidRPr="00F57DAF" w:rsidRDefault="002153D3" w:rsidP="009F40A1">
            <w:pPr>
              <w:suppressAutoHyphens/>
              <w:contextualSpacing/>
              <w:rPr>
                <w:rFonts w:asciiTheme="majorHAnsi" w:hAnsiTheme="majorHAnsi" w:cstheme="majorHAnsi"/>
              </w:rPr>
            </w:pPr>
            <w:r w:rsidRPr="00F57DAF">
              <w:rPr>
                <w:rFonts w:asciiTheme="majorHAnsi" w:hAnsiTheme="majorHAnsi" w:cstheme="majorHAnsi"/>
                <w:bCs/>
                <w:sz w:val="20"/>
                <w:szCs w:val="20"/>
              </w:rPr>
              <w:t>Attaché principal</w:t>
            </w:r>
          </w:p>
        </w:tc>
        <w:tc>
          <w:tcPr>
            <w:tcW w:w="1794" w:type="dxa"/>
          </w:tcPr>
          <w:p w14:paraId="22DA4195" w14:textId="77777777" w:rsidR="002153D3" w:rsidRPr="00126F22" w:rsidRDefault="002153D3" w:rsidP="009F40A1">
            <w:pPr>
              <w:suppressAutoHyphens/>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126F22">
              <w:rPr>
                <w:rFonts w:asciiTheme="majorHAnsi" w:hAnsiTheme="majorHAnsi" w:cstheme="majorHAnsi"/>
                <w:bCs/>
                <w:sz w:val="20"/>
                <w:szCs w:val="20"/>
              </w:rPr>
              <w:t>2 500</w:t>
            </w:r>
          </w:p>
        </w:tc>
        <w:tc>
          <w:tcPr>
            <w:tcW w:w="1749" w:type="dxa"/>
          </w:tcPr>
          <w:p w14:paraId="2A12AD4C" w14:textId="77777777" w:rsidR="002153D3" w:rsidRPr="00126F22" w:rsidRDefault="002153D3" w:rsidP="009F40A1">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126F22">
              <w:rPr>
                <w:rFonts w:asciiTheme="majorHAnsi" w:hAnsiTheme="majorHAnsi" w:cstheme="majorHAnsi"/>
                <w:bCs/>
                <w:sz w:val="20"/>
                <w:szCs w:val="20"/>
              </w:rPr>
              <w:t>1 800</w:t>
            </w:r>
          </w:p>
        </w:tc>
        <w:tc>
          <w:tcPr>
            <w:tcW w:w="2152" w:type="dxa"/>
          </w:tcPr>
          <w:p w14:paraId="298F10FB" w14:textId="77777777" w:rsidR="002153D3" w:rsidRPr="00126F22" w:rsidRDefault="002153D3" w:rsidP="009F40A1">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126F22">
              <w:rPr>
                <w:rFonts w:asciiTheme="majorHAnsi" w:hAnsiTheme="majorHAnsi" w:cstheme="majorHAnsi"/>
                <w:bCs/>
                <w:sz w:val="20"/>
                <w:szCs w:val="20"/>
              </w:rPr>
              <w:t>25 800</w:t>
            </w:r>
          </w:p>
        </w:tc>
      </w:tr>
      <w:tr w:rsidR="002153D3" w:rsidRPr="00FA59C0" w14:paraId="31DDDE34" w14:textId="77777777" w:rsidTr="009F40A1">
        <w:tc>
          <w:tcPr>
            <w:cnfStyle w:val="001000000000" w:firstRow="0" w:lastRow="0" w:firstColumn="1" w:lastColumn="0" w:oddVBand="0" w:evenVBand="0" w:oddHBand="0" w:evenHBand="0" w:firstRowFirstColumn="0" w:firstRowLastColumn="0" w:lastRowFirstColumn="0" w:lastRowLastColumn="0"/>
            <w:tcW w:w="3256" w:type="dxa"/>
          </w:tcPr>
          <w:p w14:paraId="2778E226" w14:textId="77777777" w:rsidR="002153D3" w:rsidRPr="00F57DAF" w:rsidRDefault="002153D3" w:rsidP="009F40A1">
            <w:pPr>
              <w:suppressAutoHyphens/>
              <w:contextualSpacing/>
              <w:rPr>
                <w:rFonts w:asciiTheme="majorHAnsi" w:hAnsiTheme="majorHAnsi" w:cstheme="majorHAnsi"/>
              </w:rPr>
            </w:pPr>
            <w:r w:rsidRPr="00F57DAF">
              <w:rPr>
                <w:rFonts w:asciiTheme="majorHAnsi" w:hAnsiTheme="majorHAnsi" w:cstheme="majorHAnsi"/>
                <w:bCs/>
                <w:sz w:val="20"/>
                <w:szCs w:val="20"/>
              </w:rPr>
              <w:t>Attaché</w:t>
            </w:r>
          </w:p>
        </w:tc>
        <w:tc>
          <w:tcPr>
            <w:tcW w:w="1794" w:type="dxa"/>
          </w:tcPr>
          <w:p w14:paraId="6388A50B" w14:textId="77777777" w:rsidR="002153D3" w:rsidRPr="00126F22" w:rsidRDefault="002153D3" w:rsidP="009F40A1">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126F22">
              <w:rPr>
                <w:rFonts w:asciiTheme="majorHAnsi" w:hAnsiTheme="majorHAnsi" w:cstheme="majorHAnsi"/>
                <w:bCs/>
                <w:sz w:val="20"/>
                <w:szCs w:val="20"/>
              </w:rPr>
              <w:t>1 750</w:t>
            </w:r>
          </w:p>
        </w:tc>
        <w:tc>
          <w:tcPr>
            <w:tcW w:w="1749" w:type="dxa"/>
          </w:tcPr>
          <w:p w14:paraId="0C307DA7" w14:textId="77777777" w:rsidR="002153D3" w:rsidRPr="00126F22" w:rsidRDefault="002153D3" w:rsidP="009F40A1">
            <w:pPr>
              <w:suppressAutoHyphens/>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126F22">
              <w:rPr>
                <w:rFonts w:asciiTheme="majorHAnsi" w:hAnsiTheme="majorHAnsi" w:cstheme="majorHAnsi"/>
                <w:bCs/>
                <w:sz w:val="20"/>
                <w:szCs w:val="20"/>
              </w:rPr>
              <w:t>1 600</w:t>
            </w:r>
          </w:p>
        </w:tc>
        <w:tc>
          <w:tcPr>
            <w:tcW w:w="2152" w:type="dxa"/>
          </w:tcPr>
          <w:p w14:paraId="3B511D4D" w14:textId="77777777" w:rsidR="002153D3" w:rsidRPr="00126F22" w:rsidRDefault="002153D3" w:rsidP="009F40A1">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126F22">
              <w:rPr>
                <w:rFonts w:asciiTheme="majorHAnsi" w:hAnsiTheme="majorHAnsi" w:cstheme="majorHAnsi"/>
                <w:bCs/>
                <w:sz w:val="20"/>
                <w:szCs w:val="20"/>
              </w:rPr>
              <w:t>20 100</w:t>
            </w:r>
          </w:p>
        </w:tc>
      </w:tr>
      <w:tr w:rsidR="002153D3" w:rsidRPr="00FA59C0" w14:paraId="2133FAD0" w14:textId="77777777" w:rsidTr="009F4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7A23274" w14:textId="77777777" w:rsidR="002153D3" w:rsidRPr="00F57DAF" w:rsidRDefault="002153D3" w:rsidP="009F40A1">
            <w:pPr>
              <w:suppressAutoHyphens/>
              <w:contextualSpacing/>
              <w:rPr>
                <w:rFonts w:asciiTheme="majorHAnsi" w:hAnsiTheme="majorHAnsi" w:cstheme="majorHAnsi"/>
              </w:rPr>
            </w:pPr>
            <w:r>
              <w:rPr>
                <w:rFonts w:asciiTheme="majorHAnsi" w:hAnsiTheme="majorHAnsi" w:cstheme="majorHAnsi"/>
                <w:bCs/>
                <w:sz w:val="20"/>
                <w:szCs w:val="20"/>
              </w:rPr>
              <w:t>Secrétaire de m</w:t>
            </w:r>
            <w:r w:rsidRPr="00F57DAF">
              <w:rPr>
                <w:rFonts w:asciiTheme="majorHAnsi" w:hAnsiTheme="majorHAnsi" w:cstheme="majorHAnsi"/>
                <w:bCs/>
                <w:sz w:val="20"/>
                <w:szCs w:val="20"/>
              </w:rPr>
              <w:t>airie</w:t>
            </w:r>
          </w:p>
        </w:tc>
        <w:tc>
          <w:tcPr>
            <w:tcW w:w="1794" w:type="dxa"/>
          </w:tcPr>
          <w:p w14:paraId="14766383" w14:textId="77777777" w:rsidR="002153D3" w:rsidRPr="00126F22" w:rsidRDefault="002153D3" w:rsidP="009F40A1">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126F22">
              <w:rPr>
                <w:rFonts w:asciiTheme="majorHAnsi" w:hAnsiTheme="majorHAnsi" w:cstheme="majorHAnsi"/>
                <w:bCs/>
                <w:sz w:val="20"/>
                <w:szCs w:val="20"/>
              </w:rPr>
              <w:t>1 750</w:t>
            </w:r>
          </w:p>
        </w:tc>
        <w:tc>
          <w:tcPr>
            <w:tcW w:w="1749" w:type="dxa"/>
          </w:tcPr>
          <w:p w14:paraId="1CD44420" w14:textId="77777777" w:rsidR="002153D3" w:rsidRPr="00126F22" w:rsidRDefault="002153D3" w:rsidP="009F40A1">
            <w:pPr>
              <w:suppressAutoHyphens/>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126F22">
              <w:rPr>
                <w:rFonts w:asciiTheme="majorHAnsi" w:hAnsiTheme="majorHAnsi" w:cstheme="majorHAnsi"/>
                <w:bCs/>
                <w:sz w:val="20"/>
                <w:szCs w:val="20"/>
              </w:rPr>
              <w:t>1 600</w:t>
            </w:r>
          </w:p>
        </w:tc>
        <w:tc>
          <w:tcPr>
            <w:tcW w:w="2152" w:type="dxa"/>
          </w:tcPr>
          <w:p w14:paraId="1646478F" w14:textId="77777777" w:rsidR="002153D3" w:rsidRPr="00126F22" w:rsidRDefault="002153D3" w:rsidP="009F40A1">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126F22">
              <w:rPr>
                <w:rFonts w:asciiTheme="majorHAnsi" w:hAnsiTheme="majorHAnsi" w:cstheme="majorHAnsi"/>
                <w:bCs/>
                <w:sz w:val="20"/>
                <w:szCs w:val="20"/>
              </w:rPr>
              <w:t>20 100</w:t>
            </w:r>
          </w:p>
        </w:tc>
      </w:tr>
    </w:tbl>
    <w:p w14:paraId="348CD997" w14:textId="1C9D87A7" w:rsidR="00317D12" w:rsidRDefault="00317D12" w:rsidP="009F47F6">
      <w:pPr>
        <w:spacing w:after="200"/>
        <w:rPr>
          <w:rFonts w:asciiTheme="majorHAnsi" w:hAnsiTheme="majorHAnsi" w:cstheme="majorHAnsi"/>
        </w:rPr>
      </w:pPr>
    </w:p>
    <w:p w14:paraId="3F60AC5E" w14:textId="5E957907" w:rsidR="00F75AB6" w:rsidRDefault="00F75AB6" w:rsidP="00120C2A">
      <w:pPr>
        <w:spacing w:after="200"/>
        <w:rPr>
          <w:rFonts w:asciiTheme="majorHAnsi" w:hAnsiTheme="majorHAnsi" w:cstheme="majorHAnsi"/>
        </w:rPr>
      </w:pPr>
      <w:r w:rsidRPr="009F47F6">
        <w:rPr>
          <w:rFonts w:asciiTheme="majorHAnsi" w:hAnsiTheme="majorHAnsi" w:cstheme="majorHAnsi"/>
          <w:b/>
          <w:shd w:val="clear" w:color="auto" w:fill="D14A95" w:themeFill="accent1"/>
        </w:rPr>
        <w:t>Axes d’investigation</w:t>
      </w:r>
      <w:r>
        <w:rPr>
          <w:rFonts w:asciiTheme="majorHAnsi" w:hAnsiTheme="majorHAnsi" w:cstheme="majorHAnsi"/>
        </w:rPr>
        <w:t> :</w:t>
      </w:r>
    </w:p>
    <w:p w14:paraId="45A58BA9" w14:textId="18F699EB" w:rsidR="00F75AB6" w:rsidRPr="00687EDA" w:rsidRDefault="00F75AB6" w:rsidP="004A2802">
      <w:pPr>
        <w:pStyle w:val="Paragraphedeliste"/>
        <w:numPr>
          <w:ilvl w:val="0"/>
          <w:numId w:val="71"/>
        </w:numPr>
        <w:suppressAutoHyphens/>
        <w:spacing w:after="0"/>
        <w:rPr>
          <w:rFonts w:asciiTheme="majorHAnsi" w:hAnsiTheme="majorHAnsi" w:cstheme="majorHAnsi"/>
          <w:szCs w:val="22"/>
        </w:rPr>
      </w:pPr>
      <w:r w:rsidRPr="00687EDA">
        <w:rPr>
          <w:rFonts w:asciiTheme="majorHAnsi" w:hAnsiTheme="majorHAnsi" w:cstheme="majorHAnsi"/>
          <w:szCs w:val="22"/>
        </w:rPr>
        <w:t xml:space="preserve">Examiner la progression de la rémunération indemnitaire en résultat et </w:t>
      </w:r>
      <w:r w:rsidR="004D2DE2" w:rsidRPr="00687EDA">
        <w:rPr>
          <w:rFonts w:asciiTheme="majorHAnsi" w:hAnsiTheme="majorHAnsi" w:cstheme="majorHAnsi"/>
          <w:szCs w:val="22"/>
        </w:rPr>
        <w:t xml:space="preserve">vérifier </w:t>
      </w:r>
      <w:r w:rsidRPr="00687EDA">
        <w:rPr>
          <w:rFonts w:asciiTheme="majorHAnsi" w:hAnsiTheme="majorHAnsi" w:cstheme="majorHAnsi"/>
          <w:szCs w:val="22"/>
        </w:rPr>
        <w:t>si cette évolution est corrélée avec celle des fonctions ou des responsabilités exercées</w:t>
      </w:r>
      <w:del w:id="365" w:author="Nicol, Fabrice" w:date="2017-09-19T19:03:00Z">
        <w:r w:rsidRPr="00687EDA" w:rsidDel="00CF087E">
          <w:rPr>
            <w:rFonts w:asciiTheme="majorHAnsi" w:hAnsiTheme="majorHAnsi" w:cstheme="majorHAnsi"/>
            <w:szCs w:val="22"/>
          </w:rPr>
          <w:delText> ;</w:delText>
        </w:r>
      </w:del>
      <w:ins w:id="366" w:author="Nicol, Fabrice" w:date="2017-09-19T19:03:00Z">
        <w:r w:rsidR="00CF087E">
          <w:rPr>
            <w:rFonts w:asciiTheme="majorHAnsi" w:hAnsiTheme="majorHAnsi" w:cstheme="majorHAnsi"/>
            <w:szCs w:val="22"/>
          </w:rPr>
          <w:t>.</w:t>
        </w:r>
      </w:ins>
    </w:p>
    <w:p w14:paraId="778C4051" w14:textId="28B52CA8" w:rsidR="00903FE3" w:rsidRPr="00687EDA" w:rsidRDefault="004D2DE2" w:rsidP="00687EDA">
      <w:pPr>
        <w:suppressAutoHyphens/>
        <w:spacing w:after="0"/>
        <w:rPr>
          <w:rFonts w:asciiTheme="majorHAnsi" w:hAnsiTheme="majorHAnsi" w:cstheme="majorHAnsi"/>
          <w:i/>
          <w:szCs w:val="22"/>
        </w:rPr>
      </w:pPr>
      <w:commentRangeStart w:id="367"/>
      <w:commentRangeEnd w:id="367"/>
      <w:r>
        <w:rPr>
          <w:rStyle w:val="Marquedecommentaire"/>
        </w:rPr>
        <w:commentReference w:id="367"/>
      </w:r>
    </w:p>
    <w:p w14:paraId="189786FE" w14:textId="0DB5FCC7" w:rsidR="00B3233A" w:rsidRDefault="005A40FF" w:rsidP="004A2802">
      <w:pPr>
        <w:pStyle w:val="Paragraphedeliste"/>
        <w:numPr>
          <w:ilvl w:val="0"/>
          <w:numId w:val="72"/>
        </w:numPr>
        <w:suppressAutoHyphens/>
        <w:rPr>
          <w:rFonts w:asciiTheme="majorHAnsi" w:hAnsiTheme="majorHAnsi" w:cstheme="majorHAnsi"/>
        </w:rPr>
      </w:pPr>
      <w:r w:rsidRPr="00687EDA">
        <w:rPr>
          <w:rFonts w:asciiTheme="majorHAnsi" w:hAnsiTheme="majorHAnsi" w:cstheme="majorHAnsi"/>
        </w:rPr>
        <w:t xml:space="preserve">Contrôler si </w:t>
      </w:r>
      <w:r w:rsidR="006E3C4F" w:rsidRPr="00687EDA">
        <w:rPr>
          <w:rFonts w:asciiTheme="majorHAnsi" w:hAnsiTheme="majorHAnsi" w:cstheme="majorHAnsi"/>
        </w:rPr>
        <w:t>les plafonds annuels de la PFR sont dépassés par certains agents de l’organisme. Dans le</w:t>
      </w:r>
      <w:r w:rsidR="00B3233A" w:rsidRPr="00687EDA">
        <w:rPr>
          <w:rFonts w:asciiTheme="majorHAnsi" w:hAnsiTheme="majorHAnsi" w:cstheme="majorHAnsi"/>
        </w:rPr>
        <w:t xml:space="preserve"> rapport créé par </w:t>
      </w:r>
      <w:r w:rsidR="006E3C4F" w:rsidRPr="00687EDA">
        <w:rPr>
          <w:rFonts w:asciiTheme="majorHAnsi" w:hAnsiTheme="majorHAnsi" w:cstheme="majorHAnsi"/>
        </w:rPr>
        <w:t>le logiciel, sont aussi précisées l</w:t>
      </w:r>
      <w:r w:rsidR="00B3233A" w:rsidRPr="00687EDA">
        <w:rPr>
          <w:rFonts w:asciiTheme="majorHAnsi" w:hAnsiTheme="majorHAnsi" w:cstheme="majorHAnsi"/>
        </w:rPr>
        <w:t>es quotités de temps de travail</w:t>
      </w:r>
      <w:r w:rsidR="002153D3">
        <w:rPr>
          <w:rFonts w:asciiTheme="majorHAnsi" w:hAnsiTheme="majorHAnsi" w:cstheme="majorHAnsi"/>
        </w:rPr>
        <w:t>.</w:t>
      </w:r>
      <w:r w:rsidR="00B3233A" w:rsidRPr="00687EDA">
        <w:rPr>
          <w:rFonts w:asciiTheme="majorHAnsi" w:hAnsiTheme="majorHAnsi" w:cstheme="majorHAnsi"/>
        </w:rPr>
        <w:t xml:space="preserve"> </w:t>
      </w:r>
    </w:p>
    <w:p w14:paraId="5637B675" w14:textId="209AF76F" w:rsidR="001F15F4" w:rsidRDefault="002153D3" w:rsidP="001F15F4">
      <w:pPr>
        <w:suppressAutoHyphens/>
        <w:rPr>
          <w:rFonts w:asciiTheme="majorHAnsi" w:hAnsiTheme="majorHAnsi" w:cstheme="majorHAnsi"/>
        </w:rPr>
      </w:pPr>
      <w:r w:rsidRPr="00126F22">
        <w:rPr>
          <w:rFonts w:asciiTheme="majorHAnsi" w:hAnsiTheme="majorHAnsi" w:cstheme="majorHAnsi"/>
          <w:noProof/>
          <w:u w:val="single"/>
        </w:rPr>
        <w:drawing>
          <wp:anchor distT="0" distB="0" distL="114300" distR="114300" simplePos="0" relativeHeight="251981824" behindDoc="0" locked="0" layoutInCell="1" allowOverlap="1" wp14:anchorId="3B8A1B1B" wp14:editId="2D9758CC">
            <wp:simplePos x="0" y="0"/>
            <wp:positionH relativeFrom="column">
              <wp:posOffset>-466725</wp:posOffset>
            </wp:positionH>
            <wp:positionV relativeFrom="page">
              <wp:posOffset>6497955</wp:posOffset>
            </wp:positionV>
            <wp:extent cx="600710" cy="546735"/>
            <wp:effectExtent l="0" t="0" r="0" b="5715"/>
            <wp:wrapSquare wrapText="bothSides"/>
            <wp:docPr id="32" name="Image 32" descr="D:\OUTILS\AmpouleJau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UTILS\AmpouleJaune.png"/>
                    <pic:cNvPicPr>
                      <a:picLocks noChangeAspect="1" noChangeArrowheads="1"/>
                    </pic:cNvPicPr>
                  </pic:nvPicPr>
                  <pic:blipFill>
                    <a:blip r:embed="rId27" cstate="print">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600710" cy="5467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FEA22A" w14:textId="4A3B9899" w:rsidR="006D77A2" w:rsidRPr="0013249B" w:rsidRDefault="006D77A2" w:rsidP="006D77A2">
      <w:pPr>
        <w:suppressAutoHyphens/>
        <w:spacing w:after="0"/>
        <w:rPr>
          <w:rFonts w:asciiTheme="majorHAnsi" w:hAnsiTheme="majorHAnsi" w:cstheme="majorHAnsi"/>
          <w:b/>
          <w:color w:val="D14A95" w:themeColor="accent1"/>
        </w:rPr>
      </w:pPr>
      <w:r w:rsidRPr="0013249B">
        <w:rPr>
          <w:rFonts w:asciiTheme="majorHAnsi" w:hAnsiTheme="majorHAnsi" w:cstheme="majorHAnsi"/>
          <w:b/>
          <w:color w:val="D14A95" w:themeColor="accent1"/>
        </w:rPr>
        <w:t>Point d’attention</w:t>
      </w:r>
    </w:p>
    <w:p w14:paraId="4CCEA00F" w14:textId="41090135" w:rsidR="001F15F4" w:rsidRDefault="001F15F4" w:rsidP="001F15F4">
      <w:pPr>
        <w:suppressAutoHyphens/>
        <w:rPr>
          <w:rFonts w:asciiTheme="majorHAnsi" w:hAnsiTheme="majorHAnsi" w:cstheme="majorHAnsi"/>
        </w:rPr>
      </w:pPr>
    </w:p>
    <w:p w14:paraId="07B6C1C3" w14:textId="56AF384C" w:rsidR="006D77A2" w:rsidRPr="006D77A2" w:rsidRDefault="006D77A2" w:rsidP="004A2802">
      <w:pPr>
        <w:pStyle w:val="Paragraphedeliste"/>
        <w:numPr>
          <w:ilvl w:val="0"/>
          <w:numId w:val="50"/>
        </w:numPr>
        <w:suppressAutoHyphens/>
        <w:spacing w:after="0"/>
        <w:rPr>
          <w:rFonts w:asciiTheme="majorHAnsi" w:hAnsiTheme="majorHAnsi" w:cstheme="majorHAnsi"/>
          <w:i/>
          <w:szCs w:val="22"/>
        </w:rPr>
      </w:pPr>
      <w:r w:rsidRPr="006D77A2">
        <w:rPr>
          <w:rFonts w:asciiTheme="majorHAnsi" w:hAnsiTheme="majorHAnsi" w:cstheme="majorHAnsi"/>
          <w:szCs w:val="22"/>
        </w:rPr>
        <w:t xml:space="preserve">Un tableau CSV </w:t>
      </w:r>
      <w:del w:id="368" w:author="Nicol, Fabrice" w:date="2017-09-19T19:04:00Z">
        <w:r w:rsidRPr="006D77A2" w:rsidDel="00CF087E">
          <w:rPr>
            <w:rFonts w:asciiTheme="majorHAnsi" w:hAnsiTheme="majorHAnsi" w:cstheme="majorHAnsi"/>
            <w:szCs w:val="22"/>
          </w:rPr>
          <w:delText xml:space="preserve">annexé </w:delText>
        </w:r>
      </w:del>
      <w:ins w:id="369" w:author="Nicol, Fabrice" w:date="2017-09-19T19:04:00Z">
        <w:r w:rsidR="00CF087E">
          <w:rPr>
            <w:rFonts w:asciiTheme="majorHAnsi" w:hAnsiTheme="majorHAnsi" w:cstheme="majorHAnsi"/>
            <w:szCs w:val="22"/>
          </w:rPr>
          <w:t xml:space="preserve">accessible en lien hypertexte </w:t>
        </w:r>
      </w:ins>
      <w:del w:id="370" w:author="Nicol, Fabrice" w:date="2017-09-19T19:04:00Z">
        <w:r w:rsidRPr="006D77A2" w:rsidDel="00CF087E">
          <w:rPr>
            <w:rFonts w:asciiTheme="majorHAnsi" w:hAnsiTheme="majorHAnsi" w:cstheme="majorHAnsi"/>
            <w:szCs w:val="22"/>
          </w:rPr>
          <w:delText>au</w:delText>
        </w:r>
      </w:del>
      <w:ins w:id="371" w:author="Nicol, Fabrice" w:date="2017-09-19T19:04:00Z">
        <w:r w:rsidR="00CF087E">
          <w:rPr>
            <w:rFonts w:asciiTheme="majorHAnsi" w:hAnsiTheme="majorHAnsi" w:cstheme="majorHAnsi"/>
            <w:szCs w:val="22"/>
          </w:rPr>
          <w:t>dans le</w:t>
        </w:r>
      </w:ins>
      <w:r w:rsidRPr="006D77A2">
        <w:rPr>
          <w:rFonts w:asciiTheme="majorHAnsi" w:hAnsiTheme="majorHAnsi" w:cstheme="majorHAnsi"/>
          <w:szCs w:val="22"/>
        </w:rPr>
        <w:t xml:space="preserve"> rapport d’analyse recense les cas de PFR attribuée à des non</w:t>
      </w:r>
      <w:del w:id="372" w:author="Nicol, Fabrice" w:date="2017-09-19T19:04:00Z">
        <w:r w:rsidR="0049031F" w:rsidDel="00CF087E">
          <w:rPr>
            <w:rFonts w:asciiTheme="majorHAnsi" w:hAnsiTheme="majorHAnsi" w:cstheme="majorHAnsi"/>
            <w:szCs w:val="22"/>
          </w:rPr>
          <w:delText> </w:delText>
        </w:r>
      </w:del>
      <w:r w:rsidRPr="006D77A2">
        <w:rPr>
          <w:rFonts w:asciiTheme="majorHAnsi" w:hAnsiTheme="majorHAnsi" w:cstheme="majorHAnsi"/>
          <w:szCs w:val="22"/>
        </w:rPr>
        <w:t xml:space="preserve">-titulaires. Contrairement à l’IAT et à l’IFTS, aucun texte réglementaire n’autorise l’octroi de la PFR à des contractuels. </w:t>
      </w:r>
    </w:p>
    <w:p w14:paraId="2C133D92" w14:textId="474ACEFC" w:rsidR="001F15F4" w:rsidRDefault="001F15F4" w:rsidP="001F15F4">
      <w:pPr>
        <w:suppressAutoHyphens/>
        <w:rPr>
          <w:rFonts w:asciiTheme="majorHAnsi" w:hAnsiTheme="majorHAnsi" w:cstheme="majorHAnsi"/>
        </w:rPr>
      </w:pPr>
    </w:p>
    <w:p w14:paraId="286C8E0F" w14:textId="77777777" w:rsidR="006D77A2" w:rsidRDefault="006D77A2" w:rsidP="006D77A2">
      <w:pPr>
        <w:ind w:left="567"/>
        <w:rPr>
          <w:rFonts w:asciiTheme="majorHAnsi" w:hAnsiTheme="majorHAnsi" w:cstheme="majorHAnsi"/>
        </w:rPr>
      </w:pPr>
      <w:r w:rsidRPr="00B26231">
        <w:rPr>
          <w:rFonts w:asciiTheme="majorHAnsi" w:hAnsiTheme="majorHAnsi" w:cstheme="majorHAnsi"/>
          <w:b/>
          <w:noProof/>
          <w:szCs w:val="20"/>
        </w:rPr>
        <mc:AlternateContent>
          <mc:Choice Requires="wps">
            <w:drawing>
              <wp:anchor distT="0" distB="0" distL="114300" distR="114300" simplePos="0" relativeHeight="251979776" behindDoc="0" locked="0" layoutInCell="1" allowOverlap="1" wp14:anchorId="6792A851" wp14:editId="1C26E60E">
                <wp:simplePos x="0" y="0"/>
                <wp:positionH relativeFrom="margin">
                  <wp:align>left</wp:align>
                </wp:positionH>
                <wp:positionV relativeFrom="paragraph">
                  <wp:posOffset>27305</wp:posOffset>
                </wp:positionV>
                <wp:extent cx="293523" cy="259715"/>
                <wp:effectExtent l="0" t="0" r="0" b="6985"/>
                <wp:wrapNone/>
                <wp:docPr id="244" name="Freeform 7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93523" cy="259715"/>
                        </a:xfrm>
                        <a:custGeom>
                          <a:avLst/>
                          <a:gdLst/>
                          <a:ahLst/>
                          <a:cxnLst>
                            <a:cxn ang="0">
                              <a:pos x="390" y="200"/>
                            </a:cxn>
                            <a:cxn ang="0">
                              <a:pos x="390" y="216"/>
                            </a:cxn>
                            <a:cxn ang="0">
                              <a:pos x="215" y="259"/>
                            </a:cxn>
                            <a:cxn ang="0">
                              <a:pos x="215" y="291"/>
                            </a:cxn>
                            <a:cxn ang="0">
                              <a:pos x="390" y="248"/>
                            </a:cxn>
                            <a:cxn ang="0">
                              <a:pos x="390" y="264"/>
                            </a:cxn>
                            <a:cxn ang="0">
                              <a:pos x="207" y="310"/>
                            </a:cxn>
                            <a:cxn ang="0">
                              <a:pos x="197" y="308"/>
                            </a:cxn>
                            <a:cxn ang="0">
                              <a:pos x="56" y="184"/>
                            </a:cxn>
                            <a:cxn ang="0">
                              <a:pos x="60" y="124"/>
                            </a:cxn>
                            <a:cxn ang="0">
                              <a:pos x="197" y="244"/>
                            </a:cxn>
                            <a:cxn ang="0">
                              <a:pos x="207" y="245"/>
                            </a:cxn>
                            <a:cxn ang="0">
                              <a:pos x="390" y="200"/>
                            </a:cxn>
                            <a:cxn ang="0">
                              <a:pos x="65" y="46"/>
                            </a:cxn>
                            <a:cxn ang="0">
                              <a:pos x="249" y="0"/>
                            </a:cxn>
                            <a:cxn ang="0">
                              <a:pos x="390" y="124"/>
                            </a:cxn>
                            <a:cxn ang="0">
                              <a:pos x="390" y="140"/>
                            </a:cxn>
                            <a:cxn ang="0">
                              <a:pos x="215" y="184"/>
                            </a:cxn>
                            <a:cxn ang="0">
                              <a:pos x="215" y="215"/>
                            </a:cxn>
                            <a:cxn ang="0">
                              <a:pos x="390" y="172"/>
                            </a:cxn>
                            <a:cxn ang="0">
                              <a:pos x="390" y="188"/>
                            </a:cxn>
                            <a:cxn ang="0">
                              <a:pos x="207" y="234"/>
                            </a:cxn>
                            <a:cxn ang="0">
                              <a:pos x="197" y="232"/>
                            </a:cxn>
                            <a:cxn ang="0">
                              <a:pos x="56" y="109"/>
                            </a:cxn>
                            <a:cxn ang="0">
                              <a:pos x="65" y="46"/>
                            </a:cxn>
                            <a:cxn ang="0">
                              <a:pos x="224" y="421"/>
                            </a:cxn>
                            <a:cxn ang="0">
                              <a:pos x="0" y="288"/>
                            </a:cxn>
                            <a:cxn ang="0">
                              <a:pos x="0" y="313"/>
                            </a:cxn>
                            <a:cxn ang="0">
                              <a:pos x="224" y="446"/>
                            </a:cxn>
                            <a:cxn ang="0">
                              <a:pos x="353" y="398"/>
                            </a:cxn>
                            <a:cxn ang="0">
                              <a:pos x="353" y="372"/>
                            </a:cxn>
                            <a:cxn ang="0">
                              <a:pos x="224" y="421"/>
                            </a:cxn>
                            <a:cxn ang="0">
                              <a:pos x="418" y="335"/>
                            </a:cxn>
                            <a:cxn ang="0">
                              <a:pos x="364" y="355"/>
                            </a:cxn>
                            <a:cxn ang="0">
                              <a:pos x="364" y="434"/>
                            </a:cxn>
                            <a:cxn ang="0">
                              <a:pos x="391" y="402"/>
                            </a:cxn>
                            <a:cxn ang="0">
                              <a:pos x="418" y="414"/>
                            </a:cxn>
                            <a:cxn ang="0">
                              <a:pos x="418" y="374"/>
                            </a:cxn>
                            <a:cxn ang="0">
                              <a:pos x="442" y="365"/>
                            </a:cxn>
                            <a:cxn ang="0">
                              <a:pos x="457" y="346"/>
                            </a:cxn>
                            <a:cxn ang="0">
                              <a:pos x="457" y="283"/>
                            </a:cxn>
                            <a:cxn ang="0">
                              <a:pos x="451" y="272"/>
                            </a:cxn>
                            <a:cxn ang="0">
                              <a:pos x="400" y="242"/>
                            </a:cxn>
                            <a:cxn ang="0">
                              <a:pos x="400" y="271"/>
                            </a:cxn>
                            <a:cxn ang="0">
                              <a:pos x="211" y="320"/>
                            </a:cxn>
                            <a:cxn ang="0">
                              <a:pos x="187" y="314"/>
                            </a:cxn>
                            <a:cxn ang="0">
                              <a:pos x="56" y="197"/>
                            </a:cxn>
                            <a:cxn ang="0">
                              <a:pos x="0" y="218"/>
                            </a:cxn>
                            <a:cxn ang="0">
                              <a:pos x="0" y="245"/>
                            </a:cxn>
                            <a:cxn ang="0">
                              <a:pos x="224" y="378"/>
                            </a:cxn>
                            <a:cxn ang="0">
                              <a:pos x="432" y="299"/>
                            </a:cxn>
                            <a:cxn ang="0">
                              <a:pos x="432" y="341"/>
                            </a:cxn>
                            <a:cxn ang="0">
                              <a:pos x="418" y="347"/>
                            </a:cxn>
                            <a:cxn ang="0">
                              <a:pos x="418" y="335"/>
                            </a:cxn>
                          </a:cxnLst>
                          <a:rect l="0" t="0" r="r" b="b"/>
                          <a:pathLst>
                            <a:path w="457" h="446">
                              <a:moveTo>
                                <a:pt x="390" y="200"/>
                              </a:moveTo>
                              <a:cubicBezTo>
                                <a:pt x="390" y="216"/>
                                <a:pt x="390" y="216"/>
                                <a:pt x="390" y="216"/>
                              </a:cubicBezTo>
                              <a:cubicBezTo>
                                <a:pt x="215" y="259"/>
                                <a:pt x="215" y="259"/>
                                <a:pt x="215" y="259"/>
                              </a:cubicBezTo>
                              <a:cubicBezTo>
                                <a:pt x="208" y="271"/>
                                <a:pt x="209" y="281"/>
                                <a:pt x="215" y="291"/>
                              </a:cubicBezTo>
                              <a:cubicBezTo>
                                <a:pt x="390" y="248"/>
                                <a:pt x="390" y="248"/>
                                <a:pt x="390" y="248"/>
                              </a:cubicBezTo>
                              <a:cubicBezTo>
                                <a:pt x="390" y="264"/>
                                <a:pt x="390" y="264"/>
                                <a:pt x="390" y="264"/>
                              </a:cubicBezTo>
                              <a:cubicBezTo>
                                <a:pt x="207" y="310"/>
                                <a:pt x="207" y="310"/>
                                <a:pt x="207" y="310"/>
                              </a:cubicBezTo>
                              <a:cubicBezTo>
                                <a:pt x="203" y="310"/>
                                <a:pt x="199" y="310"/>
                                <a:pt x="197" y="308"/>
                              </a:cubicBezTo>
                              <a:cubicBezTo>
                                <a:pt x="56" y="184"/>
                                <a:pt x="56" y="184"/>
                                <a:pt x="56" y="184"/>
                              </a:cubicBezTo>
                              <a:cubicBezTo>
                                <a:pt x="49" y="179"/>
                                <a:pt x="43" y="135"/>
                                <a:pt x="60" y="124"/>
                              </a:cubicBezTo>
                              <a:cubicBezTo>
                                <a:pt x="197" y="244"/>
                                <a:pt x="197" y="244"/>
                                <a:pt x="197" y="244"/>
                              </a:cubicBezTo>
                              <a:cubicBezTo>
                                <a:pt x="199" y="245"/>
                                <a:pt x="203" y="246"/>
                                <a:pt x="207" y="245"/>
                              </a:cubicBezTo>
                              <a:cubicBezTo>
                                <a:pt x="390" y="200"/>
                                <a:pt x="390" y="200"/>
                                <a:pt x="390" y="200"/>
                              </a:cubicBezTo>
                              <a:close/>
                              <a:moveTo>
                                <a:pt x="65" y="46"/>
                              </a:moveTo>
                              <a:cubicBezTo>
                                <a:pt x="249" y="0"/>
                                <a:pt x="249" y="0"/>
                                <a:pt x="249" y="0"/>
                              </a:cubicBezTo>
                              <a:cubicBezTo>
                                <a:pt x="390" y="124"/>
                                <a:pt x="390" y="124"/>
                                <a:pt x="390" y="124"/>
                              </a:cubicBezTo>
                              <a:cubicBezTo>
                                <a:pt x="390" y="140"/>
                                <a:pt x="390" y="140"/>
                                <a:pt x="390" y="140"/>
                              </a:cubicBezTo>
                              <a:cubicBezTo>
                                <a:pt x="215" y="184"/>
                                <a:pt x="215" y="184"/>
                                <a:pt x="215" y="184"/>
                              </a:cubicBezTo>
                              <a:cubicBezTo>
                                <a:pt x="208" y="195"/>
                                <a:pt x="209" y="205"/>
                                <a:pt x="215" y="215"/>
                              </a:cubicBezTo>
                              <a:cubicBezTo>
                                <a:pt x="390" y="172"/>
                                <a:pt x="390" y="172"/>
                                <a:pt x="390" y="172"/>
                              </a:cubicBezTo>
                              <a:cubicBezTo>
                                <a:pt x="390" y="188"/>
                                <a:pt x="390" y="188"/>
                                <a:pt x="390" y="188"/>
                              </a:cubicBezTo>
                              <a:cubicBezTo>
                                <a:pt x="207" y="234"/>
                                <a:pt x="207" y="234"/>
                                <a:pt x="207" y="234"/>
                              </a:cubicBezTo>
                              <a:cubicBezTo>
                                <a:pt x="203" y="235"/>
                                <a:pt x="199" y="234"/>
                                <a:pt x="197" y="232"/>
                              </a:cubicBezTo>
                              <a:cubicBezTo>
                                <a:pt x="56" y="109"/>
                                <a:pt x="56" y="109"/>
                                <a:pt x="56" y="109"/>
                              </a:cubicBezTo>
                              <a:cubicBezTo>
                                <a:pt x="48" y="102"/>
                                <a:pt x="42" y="51"/>
                                <a:pt x="65" y="46"/>
                              </a:cubicBezTo>
                              <a:close/>
                              <a:moveTo>
                                <a:pt x="224" y="421"/>
                              </a:moveTo>
                              <a:cubicBezTo>
                                <a:pt x="0" y="288"/>
                                <a:pt x="0" y="288"/>
                                <a:pt x="0" y="288"/>
                              </a:cubicBezTo>
                              <a:cubicBezTo>
                                <a:pt x="0" y="313"/>
                                <a:pt x="0" y="313"/>
                                <a:pt x="0" y="313"/>
                              </a:cubicBezTo>
                              <a:cubicBezTo>
                                <a:pt x="224" y="446"/>
                                <a:pt x="224" y="446"/>
                                <a:pt x="224" y="446"/>
                              </a:cubicBezTo>
                              <a:cubicBezTo>
                                <a:pt x="353" y="398"/>
                                <a:pt x="353" y="398"/>
                                <a:pt x="353" y="398"/>
                              </a:cubicBezTo>
                              <a:cubicBezTo>
                                <a:pt x="353" y="372"/>
                                <a:pt x="353" y="372"/>
                                <a:pt x="353" y="372"/>
                              </a:cubicBezTo>
                              <a:cubicBezTo>
                                <a:pt x="224" y="421"/>
                                <a:pt x="224" y="421"/>
                                <a:pt x="224" y="421"/>
                              </a:cubicBezTo>
                              <a:close/>
                              <a:moveTo>
                                <a:pt x="418" y="335"/>
                              </a:moveTo>
                              <a:cubicBezTo>
                                <a:pt x="364" y="355"/>
                                <a:pt x="364" y="355"/>
                                <a:pt x="364" y="355"/>
                              </a:cubicBezTo>
                              <a:cubicBezTo>
                                <a:pt x="364" y="434"/>
                                <a:pt x="364" y="434"/>
                                <a:pt x="364" y="434"/>
                              </a:cubicBezTo>
                              <a:cubicBezTo>
                                <a:pt x="391" y="402"/>
                                <a:pt x="391" y="402"/>
                                <a:pt x="391" y="402"/>
                              </a:cubicBezTo>
                              <a:cubicBezTo>
                                <a:pt x="418" y="414"/>
                                <a:pt x="418" y="414"/>
                                <a:pt x="418" y="414"/>
                              </a:cubicBezTo>
                              <a:cubicBezTo>
                                <a:pt x="418" y="374"/>
                                <a:pt x="418" y="374"/>
                                <a:pt x="418" y="374"/>
                              </a:cubicBezTo>
                              <a:cubicBezTo>
                                <a:pt x="442" y="365"/>
                                <a:pt x="442" y="365"/>
                                <a:pt x="442" y="365"/>
                              </a:cubicBezTo>
                              <a:cubicBezTo>
                                <a:pt x="453" y="360"/>
                                <a:pt x="457" y="356"/>
                                <a:pt x="457" y="346"/>
                              </a:cubicBezTo>
                              <a:cubicBezTo>
                                <a:pt x="457" y="283"/>
                                <a:pt x="457" y="283"/>
                                <a:pt x="457" y="283"/>
                              </a:cubicBezTo>
                              <a:cubicBezTo>
                                <a:pt x="457" y="278"/>
                                <a:pt x="455" y="274"/>
                                <a:pt x="451" y="272"/>
                              </a:cubicBezTo>
                              <a:cubicBezTo>
                                <a:pt x="400" y="242"/>
                                <a:pt x="400" y="242"/>
                                <a:pt x="400" y="242"/>
                              </a:cubicBezTo>
                              <a:cubicBezTo>
                                <a:pt x="400" y="271"/>
                                <a:pt x="400" y="271"/>
                                <a:pt x="400" y="271"/>
                              </a:cubicBezTo>
                              <a:cubicBezTo>
                                <a:pt x="211" y="320"/>
                                <a:pt x="211" y="320"/>
                                <a:pt x="211" y="320"/>
                              </a:cubicBezTo>
                              <a:cubicBezTo>
                                <a:pt x="203" y="322"/>
                                <a:pt x="193" y="320"/>
                                <a:pt x="187" y="314"/>
                              </a:cubicBezTo>
                              <a:cubicBezTo>
                                <a:pt x="56" y="197"/>
                                <a:pt x="56" y="197"/>
                                <a:pt x="56" y="197"/>
                              </a:cubicBezTo>
                              <a:cubicBezTo>
                                <a:pt x="0" y="218"/>
                                <a:pt x="0" y="218"/>
                                <a:pt x="0" y="218"/>
                              </a:cubicBezTo>
                              <a:cubicBezTo>
                                <a:pt x="0" y="245"/>
                                <a:pt x="0" y="245"/>
                                <a:pt x="0" y="245"/>
                              </a:cubicBezTo>
                              <a:cubicBezTo>
                                <a:pt x="224" y="378"/>
                                <a:pt x="224" y="378"/>
                                <a:pt x="224" y="378"/>
                              </a:cubicBezTo>
                              <a:cubicBezTo>
                                <a:pt x="432" y="299"/>
                                <a:pt x="432" y="299"/>
                                <a:pt x="432" y="299"/>
                              </a:cubicBezTo>
                              <a:cubicBezTo>
                                <a:pt x="432" y="341"/>
                                <a:pt x="432" y="341"/>
                                <a:pt x="432" y="341"/>
                              </a:cubicBezTo>
                              <a:cubicBezTo>
                                <a:pt x="418" y="347"/>
                                <a:pt x="418" y="347"/>
                                <a:pt x="418" y="347"/>
                              </a:cubicBezTo>
                              <a:cubicBezTo>
                                <a:pt x="418" y="335"/>
                                <a:pt x="418" y="335"/>
                                <a:pt x="418" y="335"/>
                              </a:cubicBezTo>
                              <a:close/>
                            </a:path>
                          </a:pathLst>
                        </a:custGeom>
                        <a:solidFill>
                          <a:srgbClr val="D14A95"/>
                        </a:solidFill>
                        <a:ln w="9525">
                          <a:noFill/>
                          <a:round/>
                          <a:headEnd/>
                          <a:tailEnd/>
                        </a:ln>
                      </wps:spPr>
                      <wps:txbx>
                        <w:txbxContent>
                          <w:p w14:paraId="50F2D532" w14:textId="77777777" w:rsidR="00EB106F" w:rsidRPr="00BB35E2" w:rsidRDefault="00EB106F" w:rsidP="006D77A2">
                            <w:pPr>
                              <w:rPr>
                                <w:color w:val="D14A95"/>
                              </w:rPr>
                            </w:pPr>
                          </w:p>
                          <w:p w14:paraId="0EE9CFB6" w14:textId="77777777" w:rsidR="00EB106F" w:rsidRDefault="00EB106F" w:rsidP="006D77A2">
                            <w:pPr>
                              <w:jc w:val="center"/>
                            </w:pPr>
                          </w:p>
                          <w:p w14:paraId="3AD225DA" w14:textId="77777777" w:rsidR="00EB106F" w:rsidRDefault="00EB106F" w:rsidP="006D77A2">
                            <w:pPr>
                              <w:jc w:val="center"/>
                            </w:pP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92A851" id="_x0000_s1044" style="position:absolute;left:0;text-align:left;margin-left:0;margin-top:2.15pt;width:23.1pt;height:20.45pt;z-index:2519797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coordsize="457,44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" adj="-11796480,,5400" path="m390,200v,16,,16,,16c215,259,215,259,215,259v-7,12,-6,22,,32c390,248,390,248,390,248v,16,,16,,16c207,310,207,310,207,310v-4,,-8,,-10,-2c56,184,56,184,56,184v-7,-5,-13,-49,4,-60c197,244,197,244,197,244v2,1,6,2,10,1c390,200,390,200,390,200xm65,46c249,,249,,249,,390,124,390,124,390,124v,16,,16,,16c215,184,215,184,215,184v-7,11,-6,21,,31c390,172,390,172,390,172v,16,,16,,16c207,234,207,234,207,234v-4,1,-8,,-10,-2c56,109,56,109,56,109,48,102,42,51,65,46xm224,421c,288,,288,,288v,25,,25,,25c224,446,224,446,224,446,353,398,353,398,353,398v,-26,,-26,,-26c224,421,224,421,224,421xm418,335v-54,20,-54,20,-54,20c364,434,364,434,364,434v27,-32,27,-32,27,-32c418,414,418,414,418,414v,-40,,-40,,-40c442,365,442,365,442,365v11,-5,15,-9,15,-19c457,283,457,283,457,283v,-5,-2,-9,-6,-11c400,242,400,242,400,242v,29,,29,,29c211,320,211,320,211,320v-8,2,-18,,-24,-6c56,197,56,197,56,197,,218,,218,,218v,27,,27,,27c224,378,224,378,224,378,432,299,432,299,432,299v,42,,42,,42c418,347,418,347,418,347v,-12,,-12,,-12xe" fillcolor="#d14a95" stroked="f">
                <v:stroke joinstyle="round"/>
                <v:formulas/>
                <v:path arrowok="t" o:connecttype="custom" o:connectlocs="390,200;390,216;215,259;215,291;390,248;390,264;207,310;197,308;56,184;60,124;197,244;207,245;390,200;65,46;249,0;390,124;390,140;215,184;215,215;390,172;390,188;207,234;197,232;56,109;65,46;224,421;0,288;0,313;224,446;353,398;353,372;224,421;418,335;364,355;364,434;391,402;418,414;418,374;442,365;457,346;457,283;451,272;400,242;400,271;211,320;187,314;56,197;0,218;0,245;224,378;432,299;432,341;418,347;418,335" o:connectangles="0,0,0,0,0,0,0,0,0,0,0,0,0,0,0,0,0,0,0,0,0,0,0,0,0,0,0,0,0,0,0,0,0,0,0,0,0,0,0,0,0,0,0,0,0,0,0,0,0,0,0,0,0,0" textboxrect="0,0,457,446"/>
                <o:lock v:ext="edit" verticies="t"/>
                <v:textbox>
                  <w:txbxContent>
                    <w:p w14:paraId="50F2D532" w14:textId="77777777" w:rsidR="00EB106F" w:rsidRPr="00BB35E2" w:rsidRDefault="00EB106F" w:rsidP="006D77A2">
                      <w:pPr>
                        <w:rPr>
                          <w:color w:val="D14A95"/>
                        </w:rPr>
                      </w:pPr>
                    </w:p>
                    <w:p w14:paraId="0EE9CFB6" w14:textId="77777777" w:rsidR="00EB106F" w:rsidRDefault="00EB106F" w:rsidP="006D77A2">
                      <w:pPr>
                        <w:jc w:val="center"/>
                      </w:pPr>
                    </w:p>
                    <w:p w14:paraId="3AD225DA" w14:textId="77777777" w:rsidR="00EB106F" w:rsidRDefault="00EB106F" w:rsidP="006D77A2">
                      <w:pPr>
                        <w:jc w:val="center"/>
                      </w:pPr>
                    </w:p>
                  </w:txbxContent>
                </v:textbox>
                <w10:wrap anchorx="margin"/>
              </v:shape>
            </w:pict>
          </mc:Fallback>
        </mc:AlternateContent>
      </w:r>
      <w:r w:rsidRPr="009F47F6">
        <w:rPr>
          <w:rFonts w:asciiTheme="majorHAnsi" w:hAnsiTheme="majorHAnsi" w:cstheme="majorHAnsi"/>
          <w:b/>
        </w:rPr>
        <w:t>Documents à consulter</w:t>
      </w:r>
      <w:r>
        <w:rPr>
          <w:rFonts w:asciiTheme="majorHAnsi" w:hAnsiTheme="majorHAnsi" w:cstheme="majorHAnsi"/>
        </w:rPr>
        <w:t> :</w:t>
      </w:r>
    </w:p>
    <w:p w14:paraId="1BF36394" w14:textId="79286806" w:rsidR="006D77A2" w:rsidRDefault="006D77A2" w:rsidP="006D77A2">
      <w:pPr>
        <w:suppressAutoHyphens/>
        <w:ind w:left="567"/>
        <w:rPr>
          <w:rFonts w:asciiTheme="majorHAnsi" w:hAnsiTheme="majorHAnsi" w:cstheme="majorHAnsi"/>
          <w:szCs w:val="22"/>
        </w:rPr>
      </w:pPr>
      <w:r>
        <w:rPr>
          <w:rFonts w:asciiTheme="majorHAnsi" w:hAnsiTheme="majorHAnsi" w:cstheme="majorHAnsi"/>
          <w:szCs w:val="22"/>
        </w:rPr>
        <w:t>D</w:t>
      </w:r>
      <w:r w:rsidRPr="00687EDA">
        <w:rPr>
          <w:rFonts w:asciiTheme="majorHAnsi" w:hAnsiTheme="majorHAnsi" w:cstheme="majorHAnsi"/>
          <w:szCs w:val="22"/>
        </w:rPr>
        <w:t>élibération</w:t>
      </w:r>
      <w:r>
        <w:rPr>
          <w:rFonts w:asciiTheme="majorHAnsi" w:hAnsiTheme="majorHAnsi" w:cstheme="majorHAnsi"/>
          <w:szCs w:val="22"/>
        </w:rPr>
        <w:t>s</w:t>
      </w:r>
      <w:r w:rsidRPr="00687EDA">
        <w:rPr>
          <w:rFonts w:asciiTheme="majorHAnsi" w:hAnsiTheme="majorHAnsi" w:cstheme="majorHAnsi"/>
          <w:szCs w:val="22"/>
        </w:rPr>
        <w:t xml:space="preserve"> qui </w:t>
      </w:r>
      <w:commentRangeStart w:id="373"/>
      <w:r w:rsidRPr="00687EDA">
        <w:rPr>
          <w:rFonts w:asciiTheme="majorHAnsi" w:hAnsiTheme="majorHAnsi" w:cstheme="majorHAnsi"/>
          <w:szCs w:val="22"/>
        </w:rPr>
        <w:t>octroi</w:t>
      </w:r>
      <w:ins w:id="374" w:author="Nicol, Fabrice" w:date="2017-09-19T19:04:00Z">
        <w:r w:rsidR="00CF087E">
          <w:rPr>
            <w:rFonts w:asciiTheme="majorHAnsi" w:hAnsiTheme="majorHAnsi" w:cstheme="majorHAnsi"/>
            <w:szCs w:val="22"/>
          </w:rPr>
          <w:t>e</w:t>
        </w:r>
      </w:ins>
      <w:r w:rsidRPr="00687EDA">
        <w:rPr>
          <w:rFonts w:asciiTheme="majorHAnsi" w:hAnsiTheme="majorHAnsi" w:cstheme="majorHAnsi"/>
          <w:szCs w:val="22"/>
        </w:rPr>
        <w:t>rai</w:t>
      </w:r>
      <w:r>
        <w:rPr>
          <w:rFonts w:asciiTheme="majorHAnsi" w:hAnsiTheme="majorHAnsi" w:cstheme="majorHAnsi"/>
          <w:szCs w:val="22"/>
        </w:rPr>
        <w:t>en</w:t>
      </w:r>
      <w:r w:rsidRPr="00687EDA">
        <w:rPr>
          <w:rFonts w:asciiTheme="majorHAnsi" w:hAnsiTheme="majorHAnsi" w:cstheme="majorHAnsi"/>
          <w:szCs w:val="22"/>
        </w:rPr>
        <w:t>t</w:t>
      </w:r>
      <w:commentRangeEnd w:id="373"/>
      <w:r w:rsidR="00CF087E">
        <w:rPr>
          <w:rStyle w:val="Marquedecommentaire"/>
        </w:rPr>
        <w:commentReference w:id="373"/>
      </w:r>
      <w:r w:rsidRPr="00687EDA">
        <w:rPr>
          <w:rFonts w:asciiTheme="majorHAnsi" w:hAnsiTheme="majorHAnsi" w:cstheme="majorHAnsi"/>
          <w:szCs w:val="22"/>
        </w:rPr>
        <w:t xml:space="preserve"> irrégulièrement une PFR à des non-titulaires</w:t>
      </w:r>
      <w:r w:rsidR="00440C70">
        <w:rPr>
          <w:rFonts w:asciiTheme="majorHAnsi" w:hAnsiTheme="majorHAnsi" w:cstheme="majorHAnsi"/>
          <w:szCs w:val="22"/>
        </w:rPr>
        <w:t> ; dossiers des personnels, fiches de poste</w:t>
      </w:r>
      <w:r w:rsidRPr="00687EDA">
        <w:rPr>
          <w:rFonts w:asciiTheme="majorHAnsi" w:hAnsiTheme="majorHAnsi" w:cstheme="majorHAnsi"/>
          <w:szCs w:val="22"/>
        </w:rPr>
        <w:t>.</w:t>
      </w:r>
    </w:p>
    <w:p w14:paraId="087F4810" w14:textId="11197980" w:rsidR="00526C59" w:rsidRDefault="00526C59" w:rsidP="00526C59">
      <w:pPr>
        <w:suppressAutoHyphens/>
        <w:rPr>
          <w:rFonts w:asciiTheme="majorHAnsi" w:hAnsiTheme="majorHAnsi" w:cstheme="majorHAnsi"/>
          <w:szCs w:val="22"/>
        </w:rPr>
      </w:pPr>
    </w:p>
    <w:p w14:paraId="6BBE3290" w14:textId="3F8A9F95" w:rsidR="00526C59" w:rsidRPr="00436E55" w:rsidRDefault="00526C59" w:rsidP="004A2802">
      <w:pPr>
        <w:pStyle w:val="Paragraphedeliste"/>
        <w:numPr>
          <w:ilvl w:val="0"/>
          <w:numId w:val="74"/>
        </w:numPr>
        <w:rPr>
          <w:b/>
        </w:rPr>
      </w:pPr>
      <w:r w:rsidRPr="00436E55">
        <w:rPr>
          <w:b/>
        </w:rPr>
        <w:t>Contrôle du cumul</w:t>
      </w:r>
    </w:p>
    <w:p w14:paraId="0A325FD6" w14:textId="6CCEC258" w:rsidR="00526C59" w:rsidRDefault="00526C59" w:rsidP="00526C59">
      <w:pPr>
        <w:suppressAutoHyphens/>
        <w:rPr>
          <w:rFonts w:asciiTheme="majorHAnsi" w:hAnsiTheme="majorHAnsi" w:cstheme="majorHAnsi"/>
        </w:rPr>
      </w:pPr>
      <w:r w:rsidRPr="00526C59">
        <w:rPr>
          <w:rFonts w:asciiTheme="majorHAnsi" w:hAnsiTheme="majorHAnsi" w:cstheme="majorHAnsi"/>
          <w:b/>
          <w:u w:val="single"/>
        </w:rPr>
        <w:t>Application du logiciel</w:t>
      </w:r>
      <w:r>
        <w:rPr>
          <w:rFonts w:asciiTheme="majorHAnsi" w:hAnsiTheme="majorHAnsi" w:cstheme="majorHAnsi"/>
        </w:rPr>
        <w:t> :</w:t>
      </w:r>
    </w:p>
    <w:p w14:paraId="567C326F" w14:textId="3152A82F" w:rsidR="00526C59" w:rsidRDefault="00526C59" w:rsidP="00526C59">
      <w:pPr>
        <w:suppressAutoHyphens/>
        <w:spacing w:before="120"/>
        <w:rPr>
          <w:rFonts w:asciiTheme="majorHAnsi" w:hAnsiTheme="majorHAnsi" w:cstheme="majorHAnsi"/>
        </w:rPr>
      </w:pPr>
      <w:r w:rsidRPr="000146D1">
        <w:rPr>
          <w:rFonts w:asciiTheme="majorHAnsi" w:hAnsiTheme="majorHAnsi" w:cstheme="majorHAnsi"/>
        </w:rPr>
        <w:lastRenderedPageBreak/>
        <w:t xml:space="preserve">Le </w:t>
      </w:r>
      <w:r>
        <w:rPr>
          <w:rFonts w:asciiTheme="majorHAnsi" w:hAnsiTheme="majorHAnsi" w:cstheme="majorHAnsi"/>
        </w:rPr>
        <w:t>logiciel r</w:t>
      </w:r>
      <w:r w:rsidRPr="009F47F6">
        <w:rPr>
          <w:rFonts w:asciiTheme="majorHAnsi" w:hAnsiTheme="majorHAnsi" w:cstheme="majorHAnsi"/>
        </w:rPr>
        <w:t>éalise le test réglementaire sur le cumul « </w:t>
      </w:r>
      <w:r w:rsidRPr="007267E7">
        <w:rPr>
          <w:rFonts w:asciiTheme="majorHAnsi" w:hAnsiTheme="majorHAnsi" w:cstheme="majorHAnsi"/>
        </w:rPr>
        <w:t>PFR/</w:t>
      </w:r>
      <w:r w:rsidRPr="009F47F6">
        <w:rPr>
          <w:rFonts w:asciiTheme="majorHAnsi" w:hAnsiTheme="majorHAnsi" w:cstheme="majorHAnsi"/>
        </w:rPr>
        <w:t>IFTS »</w:t>
      </w:r>
      <w:r>
        <w:rPr>
          <w:rFonts w:asciiTheme="majorHAnsi" w:hAnsiTheme="majorHAnsi" w:cstheme="majorHAnsi"/>
        </w:rPr>
        <w:t>, grâce à un</w:t>
      </w:r>
      <w:r w:rsidRPr="00126F22">
        <w:rPr>
          <w:rFonts w:asciiTheme="majorHAnsi" w:hAnsiTheme="majorHAnsi" w:cstheme="majorHAnsi"/>
        </w:rPr>
        <w:t xml:space="preserve"> lien </w:t>
      </w:r>
      <w:del w:id="375" w:author="Nicol, Fabrice" w:date="2017-09-19T19:07:00Z">
        <w:r w:rsidRPr="00126F22" w:rsidDel="00874176">
          <w:rPr>
            <w:rFonts w:asciiTheme="majorHAnsi" w:hAnsiTheme="majorHAnsi" w:cstheme="majorHAnsi"/>
          </w:rPr>
          <w:delText>cliquable</w:delText>
        </w:r>
      </w:del>
      <w:proofErr w:type="gramStart"/>
      <w:ins w:id="376" w:author="Nicol, Fabrice" w:date="2017-09-19T19:07:00Z">
        <w:r w:rsidR="00874176">
          <w:rPr>
            <w:rFonts w:asciiTheme="majorHAnsi" w:hAnsiTheme="majorHAnsi" w:cstheme="majorHAnsi"/>
          </w:rPr>
          <w:t>hypertexte</w:t>
        </w:r>
      </w:ins>
      <w:r w:rsidRPr="00126F22">
        <w:rPr>
          <w:rFonts w:asciiTheme="majorHAnsi" w:hAnsiTheme="majorHAnsi" w:cstheme="majorHAnsi"/>
        </w:rPr>
        <w:t xml:space="preserve">  créé</w:t>
      </w:r>
      <w:proofErr w:type="gramEnd"/>
      <w:r w:rsidRPr="00126F22">
        <w:rPr>
          <w:rFonts w:asciiTheme="majorHAnsi" w:hAnsiTheme="majorHAnsi" w:cstheme="majorHAnsi"/>
        </w:rPr>
        <w:t xml:space="preserve"> vers la base de données CSV </w:t>
      </w:r>
      <w:r>
        <w:rPr>
          <w:rFonts w:asciiTheme="majorHAnsi" w:hAnsiTheme="majorHAnsi" w:cstheme="majorHAnsi"/>
        </w:rPr>
        <w:t>« </w:t>
      </w:r>
      <w:r w:rsidRPr="00133DBA">
        <w:rPr>
          <w:rFonts w:asciiTheme="majorHAnsi" w:hAnsiTheme="majorHAnsi" w:cstheme="majorHAnsi"/>
        </w:rPr>
        <w:t>Cumul PFR/IFTS</w:t>
      </w:r>
      <w:r>
        <w:rPr>
          <w:rFonts w:asciiTheme="majorHAnsi" w:hAnsiTheme="majorHAnsi" w:cstheme="majorHAnsi"/>
        </w:rPr>
        <w:t> »</w:t>
      </w:r>
      <w:r w:rsidRPr="00126F22">
        <w:rPr>
          <w:rFonts w:asciiTheme="majorHAnsi" w:hAnsiTheme="majorHAnsi" w:cstheme="majorHAnsi"/>
        </w:rPr>
        <w:t>.</w:t>
      </w:r>
      <w:r w:rsidR="002153D3">
        <w:rPr>
          <w:rFonts w:asciiTheme="majorHAnsi" w:hAnsiTheme="majorHAnsi" w:cstheme="majorHAnsi"/>
        </w:rPr>
        <w:t xml:space="preserve"> </w:t>
      </w:r>
    </w:p>
    <w:p w14:paraId="2AEBC6F7" w14:textId="7B863C4F" w:rsidR="00701086" w:rsidRPr="009F47F6" w:rsidRDefault="005D48A2" w:rsidP="009F47F6">
      <w:pPr>
        <w:suppressAutoHyphens/>
        <w:spacing w:before="120"/>
        <w:rPr>
          <w:rFonts w:asciiTheme="majorHAnsi" w:hAnsiTheme="majorHAnsi" w:cstheme="majorHAnsi"/>
        </w:rPr>
      </w:pPr>
      <w:r>
        <w:rPr>
          <w:rFonts w:asciiTheme="majorHAnsi" w:hAnsiTheme="majorHAnsi" w:cstheme="majorHAnsi"/>
        </w:rPr>
        <w:t>Il p</w:t>
      </w:r>
      <w:r w:rsidR="00701086" w:rsidRPr="007F0CC0">
        <w:rPr>
          <w:rFonts w:asciiTheme="majorHAnsi" w:hAnsiTheme="majorHAnsi" w:cstheme="majorHAnsi"/>
        </w:rPr>
        <w:t>roduit les deux tableaux suivants sur la valeur de l’agrégat annuel (PFR ou IFTS) ainsi que les variations de l’agrégat mensuel moyen (PFR et IFTS) pour les bénéficiaires de la PFR</w:t>
      </w:r>
      <w:r w:rsidR="002153D3">
        <w:rPr>
          <w:rFonts w:asciiTheme="majorHAnsi" w:hAnsiTheme="majorHAnsi" w:cstheme="majorHAnsi"/>
        </w:rPr>
        <w:t>.</w:t>
      </w:r>
      <w:ins w:id="377" w:author="Nicol, Fabrice" w:date="2017-09-19T19:12:00Z">
        <w:r w:rsidR="00874176">
          <w:rPr>
            <w:rFonts w:asciiTheme="majorHAnsi" w:hAnsiTheme="majorHAnsi" w:cstheme="majorHAnsi"/>
          </w:rPr>
          <w:t xml:space="preserve"> La colonne « Régime » indique si une situation de cumul (a priori anormale) est détectée ou pas.</w:t>
        </w:r>
      </w:ins>
    </w:p>
    <w:p w14:paraId="323CADD3" w14:textId="77777777" w:rsidR="00701086" w:rsidRPr="00C8711A" w:rsidRDefault="00701086" w:rsidP="00701086">
      <w:pPr>
        <w:pStyle w:val="Titretableau"/>
      </w:pPr>
      <w:r>
        <w:t xml:space="preserve">  Valeur de l’agrégat annuel (PFR ou IFTS), pour l’ensemble de la période contrôlée, pour les bénéficiaires de la PFR </w:t>
      </w:r>
    </w:p>
    <w:tbl>
      <w:tblPr>
        <w:tblW w:w="91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00"/>
        <w:gridCol w:w="1200"/>
        <w:gridCol w:w="1200"/>
        <w:gridCol w:w="2320"/>
        <w:gridCol w:w="940"/>
        <w:gridCol w:w="2247"/>
        <w:tblGridChange w:id="378">
          <w:tblGrid>
            <w:gridCol w:w="1200"/>
            <w:gridCol w:w="1200"/>
            <w:gridCol w:w="1200"/>
            <w:gridCol w:w="2320"/>
            <w:gridCol w:w="940"/>
            <w:gridCol w:w="2247"/>
          </w:tblGrid>
        </w:tblGridChange>
      </w:tblGrid>
      <w:tr w:rsidR="00701086" w:rsidRPr="00334B60" w14:paraId="7F6FC3E8" w14:textId="77777777" w:rsidTr="00436E55">
        <w:trPr>
          <w:trHeight w:val="300"/>
        </w:trPr>
        <w:tc>
          <w:tcPr>
            <w:tcW w:w="1200" w:type="dxa"/>
            <w:shd w:val="clear" w:color="auto" w:fill="auto"/>
            <w:noWrap/>
            <w:vAlign w:val="bottom"/>
            <w:hideMark/>
          </w:tcPr>
          <w:p w14:paraId="5CE5450D" w14:textId="77777777" w:rsidR="00701086" w:rsidRPr="00334B60" w:rsidRDefault="00701086" w:rsidP="003A5ACE">
            <w:pPr>
              <w:spacing w:after="0"/>
              <w:jc w:val="left"/>
              <w:rPr>
                <w:rFonts w:ascii="Calibri" w:hAnsi="Calibri"/>
                <w:color w:val="000000"/>
                <w:sz w:val="22"/>
                <w:szCs w:val="22"/>
              </w:rPr>
            </w:pPr>
            <w:r w:rsidRPr="00334B60">
              <w:rPr>
                <w:rFonts w:ascii="Calibri" w:hAnsi="Calibri"/>
                <w:color w:val="000000"/>
                <w:sz w:val="22"/>
                <w:szCs w:val="22"/>
              </w:rPr>
              <w:t>Matricule</w:t>
            </w:r>
          </w:p>
        </w:tc>
        <w:tc>
          <w:tcPr>
            <w:tcW w:w="1200" w:type="dxa"/>
            <w:shd w:val="clear" w:color="auto" w:fill="auto"/>
            <w:noWrap/>
            <w:vAlign w:val="bottom"/>
            <w:hideMark/>
          </w:tcPr>
          <w:p w14:paraId="6296F5E9" w14:textId="77777777" w:rsidR="00701086" w:rsidRPr="00334B60" w:rsidRDefault="00701086" w:rsidP="003A5ACE">
            <w:pPr>
              <w:spacing w:after="0"/>
              <w:jc w:val="left"/>
              <w:rPr>
                <w:rFonts w:ascii="Calibri" w:hAnsi="Calibri"/>
                <w:color w:val="000000"/>
                <w:sz w:val="22"/>
                <w:szCs w:val="22"/>
              </w:rPr>
            </w:pPr>
            <w:r w:rsidRPr="00334B60">
              <w:rPr>
                <w:rFonts w:ascii="Calibri" w:hAnsi="Calibri"/>
                <w:color w:val="000000"/>
                <w:sz w:val="22"/>
                <w:szCs w:val="22"/>
              </w:rPr>
              <w:t>Année</w:t>
            </w:r>
          </w:p>
        </w:tc>
        <w:tc>
          <w:tcPr>
            <w:tcW w:w="1200" w:type="dxa"/>
            <w:shd w:val="clear" w:color="auto" w:fill="auto"/>
            <w:noWrap/>
            <w:vAlign w:val="bottom"/>
            <w:hideMark/>
          </w:tcPr>
          <w:p w14:paraId="5464E4F4" w14:textId="77777777" w:rsidR="00701086" w:rsidRPr="00334B60" w:rsidRDefault="00701086" w:rsidP="003A5ACE">
            <w:pPr>
              <w:spacing w:after="0"/>
              <w:jc w:val="left"/>
              <w:rPr>
                <w:rFonts w:ascii="Calibri" w:hAnsi="Calibri"/>
                <w:color w:val="000000"/>
                <w:sz w:val="22"/>
                <w:szCs w:val="22"/>
              </w:rPr>
            </w:pPr>
            <w:r w:rsidRPr="00334B60">
              <w:rPr>
                <w:rFonts w:ascii="Calibri" w:hAnsi="Calibri"/>
                <w:color w:val="000000"/>
                <w:sz w:val="22"/>
                <w:szCs w:val="22"/>
              </w:rPr>
              <w:t>Agrégat</w:t>
            </w:r>
          </w:p>
        </w:tc>
        <w:tc>
          <w:tcPr>
            <w:tcW w:w="2320" w:type="dxa"/>
            <w:shd w:val="clear" w:color="auto" w:fill="auto"/>
            <w:noWrap/>
            <w:vAlign w:val="bottom"/>
            <w:hideMark/>
          </w:tcPr>
          <w:p w14:paraId="3DB04167" w14:textId="77777777" w:rsidR="00701086" w:rsidRPr="00334B60" w:rsidRDefault="00701086" w:rsidP="003A5ACE">
            <w:pPr>
              <w:spacing w:after="0"/>
              <w:jc w:val="left"/>
              <w:rPr>
                <w:rFonts w:ascii="Calibri" w:hAnsi="Calibri"/>
                <w:color w:val="000000"/>
                <w:sz w:val="22"/>
                <w:szCs w:val="22"/>
              </w:rPr>
            </w:pPr>
            <w:r w:rsidRPr="00334B60">
              <w:rPr>
                <w:rFonts w:ascii="Calibri" w:hAnsi="Calibri"/>
                <w:color w:val="000000"/>
                <w:sz w:val="22"/>
                <w:szCs w:val="22"/>
              </w:rPr>
              <w:t>Régime</w:t>
            </w:r>
          </w:p>
        </w:tc>
        <w:tc>
          <w:tcPr>
            <w:tcW w:w="940" w:type="dxa"/>
            <w:shd w:val="clear" w:color="auto" w:fill="auto"/>
            <w:noWrap/>
            <w:vAlign w:val="bottom"/>
            <w:hideMark/>
          </w:tcPr>
          <w:p w14:paraId="2DC9E150" w14:textId="77777777" w:rsidR="00701086" w:rsidRPr="00334B60" w:rsidRDefault="00701086" w:rsidP="003A5ACE">
            <w:pPr>
              <w:spacing w:after="0"/>
              <w:jc w:val="left"/>
              <w:rPr>
                <w:rFonts w:ascii="Calibri" w:hAnsi="Calibri"/>
                <w:color w:val="000000"/>
                <w:sz w:val="22"/>
                <w:szCs w:val="22"/>
              </w:rPr>
            </w:pPr>
            <w:proofErr w:type="spellStart"/>
            <w:proofErr w:type="gramStart"/>
            <w:r w:rsidRPr="00334B60">
              <w:rPr>
                <w:rFonts w:ascii="Calibri" w:hAnsi="Calibri"/>
                <w:color w:val="000000"/>
                <w:sz w:val="22"/>
                <w:szCs w:val="22"/>
              </w:rPr>
              <w:t>nb.mois</w:t>
            </w:r>
            <w:proofErr w:type="spellEnd"/>
            <w:proofErr w:type="gramEnd"/>
          </w:p>
        </w:tc>
        <w:tc>
          <w:tcPr>
            <w:tcW w:w="2247" w:type="dxa"/>
            <w:shd w:val="clear" w:color="auto" w:fill="auto"/>
            <w:noWrap/>
            <w:vAlign w:val="bottom"/>
            <w:hideMark/>
          </w:tcPr>
          <w:p w14:paraId="34D58C2F" w14:textId="77777777" w:rsidR="00701086" w:rsidRPr="00334B60" w:rsidRDefault="00701086" w:rsidP="003A5ACE">
            <w:pPr>
              <w:spacing w:after="0"/>
              <w:jc w:val="left"/>
              <w:rPr>
                <w:rFonts w:ascii="Calibri" w:hAnsi="Calibri"/>
                <w:color w:val="000000"/>
                <w:sz w:val="22"/>
                <w:szCs w:val="22"/>
              </w:rPr>
            </w:pPr>
            <w:r w:rsidRPr="00334B60">
              <w:rPr>
                <w:rFonts w:ascii="Calibri" w:hAnsi="Calibri"/>
                <w:color w:val="000000"/>
                <w:sz w:val="22"/>
                <w:szCs w:val="22"/>
              </w:rPr>
              <w:t>Grade</w:t>
            </w:r>
          </w:p>
        </w:tc>
      </w:tr>
      <w:tr w:rsidR="00701086" w:rsidRPr="00334B60" w14:paraId="0B8398B6" w14:textId="77777777" w:rsidTr="00874176">
        <w:tblPrEx>
          <w:tblW w:w="91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PrExChange w:id="379" w:author="Nicol, Fabrice" w:date="2017-09-19T19:11:00Z">
            <w:tblPrEx>
              <w:tblW w:w="91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PrEx>
          </w:tblPrExChange>
        </w:tblPrEx>
        <w:trPr>
          <w:trHeight w:val="300"/>
          <w:trPrChange w:id="380" w:author="Nicol, Fabrice" w:date="2017-09-19T19:11:00Z">
            <w:trPr>
              <w:trHeight w:val="300"/>
            </w:trPr>
          </w:trPrChange>
        </w:trPr>
        <w:tc>
          <w:tcPr>
            <w:tcW w:w="1200" w:type="dxa"/>
            <w:shd w:val="clear" w:color="auto" w:fill="auto"/>
            <w:noWrap/>
            <w:vAlign w:val="bottom"/>
            <w:hideMark/>
            <w:tcPrChange w:id="381" w:author="Nicol, Fabrice" w:date="2017-09-19T19:11:00Z">
              <w:tcPr>
                <w:tcW w:w="1200" w:type="dxa"/>
                <w:shd w:val="clear" w:color="auto" w:fill="auto"/>
                <w:noWrap/>
                <w:vAlign w:val="bottom"/>
                <w:hideMark/>
              </w:tcPr>
            </w:tcPrChange>
          </w:tcPr>
          <w:p w14:paraId="7DBB9D81"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10290</w:t>
            </w:r>
          </w:p>
        </w:tc>
        <w:tc>
          <w:tcPr>
            <w:tcW w:w="1200" w:type="dxa"/>
            <w:shd w:val="clear" w:color="auto" w:fill="auto"/>
            <w:noWrap/>
            <w:vAlign w:val="bottom"/>
            <w:hideMark/>
            <w:tcPrChange w:id="382" w:author="Nicol, Fabrice" w:date="2017-09-19T19:11:00Z">
              <w:tcPr>
                <w:tcW w:w="1200" w:type="dxa"/>
                <w:shd w:val="clear" w:color="auto" w:fill="auto"/>
                <w:noWrap/>
                <w:vAlign w:val="bottom"/>
                <w:hideMark/>
              </w:tcPr>
            </w:tcPrChange>
          </w:tcPr>
          <w:p w14:paraId="21965261"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2013</w:t>
            </w:r>
          </w:p>
        </w:tc>
        <w:tc>
          <w:tcPr>
            <w:tcW w:w="1200" w:type="dxa"/>
            <w:shd w:val="clear" w:color="auto" w:fill="auto"/>
            <w:noWrap/>
            <w:vAlign w:val="bottom"/>
            <w:hideMark/>
            <w:tcPrChange w:id="383" w:author="Nicol, Fabrice" w:date="2017-09-19T19:11:00Z">
              <w:tcPr>
                <w:tcW w:w="1200" w:type="dxa"/>
                <w:shd w:val="clear" w:color="auto" w:fill="auto"/>
                <w:noWrap/>
                <w:vAlign w:val="bottom"/>
                <w:hideMark/>
              </w:tcPr>
            </w:tcPrChange>
          </w:tcPr>
          <w:p w14:paraId="1EE3181A"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4 858</w:t>
            </w:r>
          </w:p>
        </w:tc>
        <w:tc>
          <w:tcPr>
            <w:tcW w:w="2320" w:type="dxa"/>
            <w:shd w:val="clear" w:color="auto" w:fill="auto"/>
            <w:noWrap/>
            <w:vAlign w:val="bottom"/>
            <w:tcPrChange w:id="384" w:author="Nicol, Fabrice" w:date="2017-09-19T19:11:00Z">
              <w:tcPr>
                <w:tcW w:w="2320" w:type="dxa"/>
                <w:shd w:val="clear" w:color="auto" w:fill="auto"/>
                <w:noWrap/>
                <w:vAlign w:val="bottom"/>
              </w:tcPr>
            </w:tcPrChange>
          </w:tcPr>
          <w:p w14:paraId="09204E27" w14:textId="3A43F883" w:rsidR="00701086" w:rsidRPr="00334B60" w:rsidRDefault="00874176" w:rsidP="003A5ACE">
            <w:pPr>
              <w:spacing w:after="0"/>
              <w:jc w:val="left"/>
              <w:rPr>
                <w:rFonts w:ascii="Calibri" w:hAnsi="Calibri"/>
                <w:color w:val="000000"/>
                <w:sz w:val="22"/>
                <w:szCs w:val="22"/>
              </w:rPr>
            </w:pPr>
            <w:ins w:id="385" w:author="Nicol, Fabrice" w:date="2017-09-19T19:11:00Z">
              <w:r>
                <w:rPr>
                  <w:rFonts w:ascii="Calibri" w:hAnsi="Calibri"/>
                  <w:color w:val="000000"/>
                  <w:sz w:val="22"/>
                  <w:szCs w:val="22"/>
                </w:rPr>
                <w:t>Pas de cumul IFTS/PFR</w:t>
              </w:r>
            </w:ins>
            <w:del w:id="386" w:author="Nicol, Fabrice" w:date="2017-09-19T19:11:00Z">
              <w:r w:rsidR="00701086" w:rsidRPr="00334B60" w:rsidDel="00874176">
                <w:rPr>
                  <w:rFonts w:ascii="Calibri" w:hAnsi="Calibri"/>
                  <w:color w:val="000000"/>
                  <w:sz w:val="22"/>
                  <w:szCs w:val="22"/>
                </w:rPr>
                <w:delText>IFTS 6 mois-PFR 6 mois</w:delText>
              </w:r>
            </w:del>
          </w:p>
        </w:tc>
        <w:tc>
          <w:tcPr>
            <w:tcW w:w="940" w:type="dxa"/>
            <w:shd w:val="clear" w:color="auto" w:fill="auto"/>
            <w:noWrap/>
            <w:vAlign w:val="bottom"/>
            <w:hideMark/>
            <w:tcPrChange w:id="387" w:author="Nicol, Fabrice" w:date="2017-09-19T19:11:00Z">
              <w:tcPr>
                <w:tcW w:w="940" w:type="dxa"/>
                <w:shd w:val="clear" w:color="auto" w:fill="auto"/>
                <w:noWrap/>
                <w:vAlign w:val="bottom"/>
                <w:hideMark/>
              </w:tcPr>
            </w:tcPrChange>
          </w:tcPr>
          <w:p w14:paraId="3762E431"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12</w:t>
            </w:r>
          </w:p>
        </w:tc>
        <w:tc>
          <w:tcPr>
            <w:tcW w:w="2247" w:type="dxa"/>
            <w:shd w:val="clear" w:color="auto" w:fill="auto"/>
            <w:noWrap/>
            <w:vAlign w:val="bottom"/>
            <w:hideMark/>
            <w:tcPrChange w:id="388" w:author="Nicol, Fabrice" w:date="2017-09-19T19:11:00Z">
              <w:tcPr>
                <w:tcW w:w="2247" w:type="dxa"/>
                <w:shd w:val="clear" w:color="auto" w:fill="auto"/>
                <w:noWrap/>
                <w:vAlign w:val="bottom"/>
                <w:hideMark/>
              </w:tcPr>
            </w:tcPrChange>
          </w:tcPr>
          <w:p w14:paraId="67D90437" w14:textId="77777777" w:rsidR="00701086" w:rsidRPr="00334B60" w:rsidRDefault="00701086" w:rsidP="003A5ACE">
            <w:pPr>
              <w:spacing w:after="0"/>
              <w:jc w:val="left"/>
              <w:rPr>
                <w:rFonts w:ascii="Calibri" w:hAnsi="Calibri"/>
                <w:color w:val="000000"/>
                <w:sz w:val="22"/>
                <w:szCs w:val="22"/>
              </w:rPr>
            </w:pPr>
            <w:r w:rsidRPr="00334B60">
              <w:rPr>
                <w:rFonts w:ascii="Calibri" w:hAnsi="Calibri"/>
                <w:color w:val="000000"/>
                <w:sz w:val="22"/>
                <w:szCs w:val="22"/>
              </w:rPr>
              <w:t>ATTACHE</w:t>
            </w:r>
          </w:p>
        </w:tc>
      </w:tr>
      <w:tr w:rsidR="00701086" w:rsidRPr="00334B60" w14:paraId="7CA2908E" w14:textId="77777777" w:rsidTr="00874176">
        <w:tblPrEx>
          <w:tblW w:w="91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PrExChange w:id="389" w:author="Nicol, Fabrice" w:date="2017-09-19T19:11:00Z">
            <w:tblPrEx>
              <w:tblW w:w="91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PrEx>
          </w:tblPrExChange>
        </w:tblPrEx>
        <w:trPr>
          <w:trHeight w:val="300"/>
          <w:trPrChange w:id="390" w:author="Nicol, Fabrice" w:date="2017-09-19T19:11:00Z">
            <w:trPr>
              <w:trHeight w:val="300"/>
            </w:trPr>
          </w:trPrChange>
        </w:trPr>
        <w:tc>
          <w:tcPr>
            <w:tcW w:w="1200" w:type="dxa"/>
            <w:shd w:val="clear" w:color="auto" w:fill="auto"/>
            <w:noWrap/>
            <w:vAlign w:val="bottom"/>
            <w:hideMark/>
            <w:tcPrChange w:id="391" w:author="Nicol, Fabrice" w:date="2017-09-19T19:11:00Z">
              <w:tcPr>
                <w:tcW w:w="1200" w:type="dxa"/>
                <w:shd w:val="clear" w:color="auto" w:fill="auto"/>
                <w:noWrap/>
                <w:vAlign w:val="bottom"/>
                <w:hideMark/>
              </w:tcPr>
            </w:tcPrChange>
          </w:tcPr>
          <w:p w14:paraId="528632B7"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10290</w:t>
            </w:r>
          </w:p>
        </w:tc>
        <w:tc>
          <w:tcPr>
            <w:tcW w:w="1200" w:type="dxa"/>
            <w:shd w:val="clear" w:color="auto" w:fill="auto"/>
            <w:noWrap/>
            <w:vAlign w:val="bottom"/>
            <w:hideMark/>
            <w:tcPrChange w:id="392" w:author="Nicol, Fabrice" w:date="2017-09-19T19:11:00Z">
              <w:tcPr>
                <w:tcW w:w="1200" w:type="dxa"/>
                <w:shd w:val="clear" w:color="auto" w:fill="auto"/>
                <w:noWrap/>
                <w:vAlign w:val="bottom"/>
                <w:hideMark/>
              </w:tcPr>
            </w:tcPrChange>
          </w:tcPr>
          <w:p w14:paraId="015483F4"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2014</w:t>
            </w:r>
          </w:p>
        </w:tc>
        <w:tc>
          <w:tcPr>
            <w:tcW w:w="1200" w:type="dxa"/>
            <w:shd w:val="clear" w:color="auto" w:fill="auto"/>
            <w:noWrap/>
            <w:vAlign w:val="bottom"/>
            <w:hideMark/>
            <w:tcPrChange w:id="393" w:author="Nicol, Fabrice" w:date="2017-09-19T19:11:00Z">
              <w:tcPr>
                <w:tcW w:w="1200" w:type="dxa"/>
                <w:shd w:val="clear" w:color="auto" w:fill="auto"/>
                <w:noWrap/>
                <w:vAlign w:val="bottom"/>
                <w:hideMark/>
              </w:tcPr>
            </w:tcPrChange>
          </w:tcPr>
          <w:p w14:paraId="2256E994"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5 891</w:t>
            </w:r>
          </w:p>
        </w:tc>
        <w:tc>
          <w:tcPr>
            <w:tcW w:w="2320" w:type="dxa"/>
            <w:shd w:val="clear" w:color="auto" w:fill="auto"/>
            <w:noWrap/>
            <w:vAlign w:val="bottom"/>
            <w:tcPrChange w:id="394" w:author="Nicol, Fabrice" w:date="2017-09-19T19:11:00Z">
              <w:tcPr>
                <w:tcW w:w="2320" w:type="dxa"/>
                <w:shd w:val="clear" w:color="auto" w:fill="auto"/>
                <w:noWrap/>
                <w:vAlign w:val="bottom"/>
              </w:tcPr>
            </w:tcPrChange>
          </w:tcPr>
          <w:p w14:paraId="7B4BA69C" w14:textId="01409969" w:rsidR="00701086" w:rsidRPr="00334B60" w:rsidRDefault="00874176" w:rsidP="003A5ACE">
            <w:pPr>
              <w:spacing w:after="0"/>
              <w:jc w:val="left"/>
              <w:rPr>
                <w:rFonts w:ascii="Calibri" w:hAnsi="Calibri"/>
                <w:color w:val="000000"/>
                <w:sz w:val="22"/>
                <w:szCs w:val="22"/>
              </w:rPr>
            </w:pPr>
            <w:ins w:id="395" w:author="Nicol, Fabrice" w:date="2017-09-19T19:12:00Z">
              <w:r>
                <w:rPr>
                  <w:rFonts w:ascii="Calibri" w:hAnsi="Calibri"/>
                  <w:color w:val="000000"/>
                  <w:sz w:val="22"/>
                  <w:szCs w:val="22"/>
                </w:rPr>
                <w:t>Pas de cumul IFTS/PFR</w:t>
              </w:r>
            </w:ins>
            <w:del w:id="396" w:author="Nicol, Fabrice" w:date="2017-09-19T19:11:00Z">
              <w:r w:rsidR="00701086" w:rsidRPr="00334B60" w:rsidDel="00874176">
                <w:rPr>
                  <w:rFonts w:ascii="Calibri" w:hAnsi="Calibri"/>
                  <w:color w:val="000000"/>
                  <w:sz w:val="22"/>
                  <w:szCs w:val="22"/>
                </w:rPr>
                <w:delText>IFTS 0 mois-PFR 12 mois</w:delText>
              </w:r>
            </w:del>
          </w:p>
        </w:tc>
        <w:tc>
          <w:tcPr>
            <w:tcW w:w="940" w:type="dxa"/>
            <w:shd w:val="clear" w:color="auto" w:fill="auto"/>
            <w:noWrap/>
            <w:vAlign w:val="bottom"/>
            <w:hideMark/>
            <w:tcPrChange w:id="397" w:author="Nicol, Fabrice" w:date="2017-09-19T19:11:00Z">
              <w:tcPr>
                <w:tcW w:w="940" w:type="dxa"/>
                <w:shd w:val="clear" w:color="auto" w:fill="auto"/>
                <w:noWrap/>
                <w:vAlign w:val="bottom"/>
                <w:hideMark/>
              </w:tcPr>
            </w:tcPrChange>
          </w:tcPr>
          <w:p w14:paraId="20439DD5"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12</w:t>
            </w:r>
          </w:p>
        </w:tc>
        <w:tc>
          <w:tcPr>
            <w:tcW w:w="2247" w:type="dxa"/>
            <w:shd w:val="clear" w:color="auto" w:fill="auto"/>
            <w:noWrap/>
            <w:vAlign w:val="bottom"/>
            <w:hideMark/>
            <w:tcPrChange w:id="398" w:author="Nicol, Fabrice" w:date="2017-09-19T19:11:00Z">
              <w:tcPr>
                <w:tcW w:w="2247" w:type="dxa"/>
                <w:shd w:val="clear" w:color="auto" w:fill="auto"/>
                <w:noWrap/>
                <w:vAlign w:val="bottom"/>
                <w:hideMark/>
              </w:tcPr>
            </w:tcPrChange>
          </w:tcPr>
          <w:p w14:paraId="5D0AA681" w14:textId="77777777" w:rsidR="00701086" w:rsidRPr="00334B60" w:rsidRDefault="00701086" w:rsidP="003A5ACE">
            <w:pPr>
              <w:spacing w:after="0"/>
              <w:jc w:val="left"/>
              <w:rPr>
                <w:rFonts w:ascii="Calibri" w:hAnsi="Calibri"/>
                <w:color w:val="000000"/>
                <w:sz w:val="22"/>
                <w:szCs w:val="22"/>
              </w:rPr>
            </w:pPr>
            <w:r w:rsidRPr="00334B60">
              <w:rPr>
                <w:rFonts w:ascii="Calibri" w:hAnsi="Calibri"/>
                <w:color w:val="000000"/>
                <w:sz w:val="22"/>
                <w:szCs w:val="22"/>
              </w:rPr>
              <w:t>ATTACHE</w:t>
            </w:r>
          </w:p>
        </w:tc>
      </w:tr>
      <w:tr w:rsidR="00701086" w:rsidRPr="00334B60" w14:paraId="616037C6" w14:textId="77777777" w:rsidTr="00874176">
        <w:tblPrEx>
          <w:tblW w:w="91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PrExChange w:id="399" w:author="Nicol, Fabrice" w:date="2017-09-19T19:11:00Z">
            <w:tblPrEx>
              <w:tblW w:w="91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PrEx>
          </w:tblPrExChange>
        </w:tblPrEx>
        <w:trPr>
          <w:trHeight w:val="300"/>
          <w:trPrChange w:id="400" w:author="Nicol, Fabrice" w:date="2017-09-19T19:11:00Z">
            <w:trPr>
              <w:trHeight w:val="300"/>
            </w:trPr>
          </w:trPrChange>
        </w:trPr>
        <w:tc>
          <w:tcPr>
            <w:tcW w:w="1200" w:type="dxa"/>
            <w:shd w:val="clear" w:color="auto" w:fill="auto"/>
            <w:noWrap/>
            <w:vAlign w:val="bottom"/>
            <w:hideMark/>
            <w:tcPrChange w:id="401" w:author="Nicol, Fabrice" w:date="2017-09-19T19:11:00Z">
              <w:tcPr>
                <w:tcW w:w="1200" w:type="dxa"/>
                <w:shd w:val="clear" w:color="auto" w:fill="auto"/>
                <w:noWrap/>
                <w:vAlign w:val="bottom"/>
                <w:hideMark/>
              </w:tcPr>
            </w:tcPrChange>
          </w:tcPr>
          <w:p w14:paraId="039094CC"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10290</w:t>
            </w:r>
          </w:p>
        </w:tc>
        <w:tc>
          <w:tcPr>
            <w:tcW w:w="1200" w:type="dxa"/>
            <w:shd w:val="clear" w:color="auto" w:fill="auto"/>
            <w:noWrap/>
            <w:vAlign w:val="bottom"/>
            <w:hideMark/>
            <w:tcPrChange w:id="402" w:author="Nicol, Fabrice" w:date="2017-09-19T19:11:00Z">
              <w:tcPr>
                <w:tcW w:w="1200" w:type="dxa"/>
                <w:shd w:val="clear" w:color="auto" w:fill="auto"/>
                <w:noWrap/>
                <w:vAlign w:val="bottom"/>
                <w:hideMark/>
              </w:tcPr>
            </w:tcPrChange>
          </w:tcPr>
          <w:p w14:paraId="5CA8F74D"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2015</w:t>
            </w:r>
          </w:p>
        </w:tc>
        <w:tc>
          <w:tcPr>
            <w:tcW w:w="1200" w:type="dxa"/>
            <w:shd w:val="clear" w:color="auto" w:fill="auto"/>
            <w:noWrap/>
            <w:vAlign w:val="bottom"/>
            <w:hideMark/>
            <w:tcPrChange w:id="403" w:author="Nicol, Fabrice" w:date="2017-09-19T19:11:00Z">
              <w:tcPr>
                <w:tcW w:w="1200" w:type="dxa"/>
                <w:shd w:val="clear" w:color="auto" w:fill="auto"/>
                <w:noWrap/>
                <w:vAlign w:val="bottom"/>
                <w:hideMark/>
              </w:tcPr>
            </w:tcPrChange>
          </w:tcPr>
          <w:p w14:paraId="592430B8"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490,9</w:t>
            </w:r>
          </w:p>
        </w:tc>
        <w:tc>
          <w:tcPr>
            <w:tcW w:w="2320" w:type="dxa"/>
            <w:shd w:val="clear" w:color="auto" w:fill="auto"/>
            <w:noWrap/>
            <w:vAlign w:val="bottom"/>
            <w:tcPrChange w:id="404" w:author="Nicol, Fabrice" w:date="2017-09-19T19:11:00Z">
              <w:tcPr>
                <w:tcW w:w="2320" w:type="dxa"/>
                <w:shd w:val="clear" w:color="auto" w:fill="auto"/>
                <w:noWrap/>
                <w:vAlign w:val="bottom"/>
              </w:tcPr>
            </w:tcPrChange>
          </w:tcPr>
          <w:p w14:paraId="5C6DE453" w14:textId="1051A7B6" w:rsidR="00701086" w:rsidRPr="00334B60" w:rsidRDefault="00874176" w:rsidP="003A5ACE">
            <w:pPr>
              <w:spacing w:after="0"/>
              <w:jc w:val="left"/>
              <w:rPr>
                <w:rFonts w:ascii="Calibri" w:hAnsi="Calibri"/>
                <w:color w:val="000000"/>
                <w:sz w:val="22"/>
                <w:szCs w:val="22"/>
              </w:rPr>
            </w:pPr>
            <w:ins w:id="405" w:author="Nicol, Fabrice" w:date="2017-09-19T19:12:00Z">
              <w:r>
                <w:rPr>
                  <w:rFonts w:ascii="Calibri" w:hAnsi="Calibri"/>
                  <w:color w:val="000000"/>
                  <w:sz w:val="22"/>
                  <w:szCs w:val="22"/>
                </w:rPr>
                <w:t>Pas de cumul IFTS/PFR</w:t>
              </w:r>
            </w:ins>
            <w:del w:id="406" w:author="Nicol, Fabrice" w:date="2017-09-19T19:11:00Z">
              <w:r w:rsidR="00701086" w:rsidRPr="00334B60" w:rsidDel="00874176">
                <w:rPr>
                  <w:rFonts w:ascii="Calibri" w:hAnsi="Calibri"/>
                  <w:color w:val="000000"/>
                  <w:sz w:val="22"/>
                  <w:szCs w:val="22"/>
                </w:rPr>
                <w:delText>IFTS 0 mois-PFR 1 mois</w:delText>
              </w:r>
            </w:del>
          </w:p>
        </w:tc>
        <w:tc>
          <w:tcPr>
            <w:tcW w:w="940" w:type="dxa"/>
            <w:shd w:val="clear" w:color="auto" w:fill="auto"/>
            <w:noWrap/>
            <w:vAlign w:val="bottom"/>
            <w:hideMark/>
            <w:tcPrChange w:id="407" w:author="Nicol, Fabrice" w:date="2017-09-19T19:11:00Z">
              <w:tcPr>
                <w:tcW w:w="940" w:type="dxa"/>
                <w:shd w:val="clear" w:color="auto" w:fill="auto"/>
                <w:noWrap/>
                <w:vAlign w:val="bottom"/>
                <w:hideMark/>
              </w:tcPr>
            </w:tcPrChange>
          </w:tcPr>
          <w:p w14:paraId="7EDD2A0D"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1</w:t>
            </w:r>
          </w:p>
        </w:tc>
        <w:tc>
          <w:tcPr>
            <w:tcW w:w="2247" w:type="dxa"/>
            <w:shd w:val="clear" w:color="auto" w:fill="auto"/>
            <w:noWrap/>
            <w:vAlign w:val="bottom"/>
            <w:hideMark/>
            <w:tcPrChange w:id="408" w:author="Nicol, Fabrice" w:date="2017-09-19T19:11:00Z">
              <w:tcPr>
                <w:tcW w:w="2247" w:type="dxa"/>
                <w:shd w:val="clear" w:color="auto" w:fill="auto"/>
                <w:noWrap/>
                <w:vAlign w:val="bottom"/>
                <w:hideMark/>
              </w:tcPr>
            </w:tcPrChange>
          </w:tcPr>
          <w:p w14:paraId="05A33621" w14:textId="77777777" w:rsidR="00701086" w:rsidRPr="00334B60" w:rsidRDefault="00701086" w:rsidP="003A5ACE">
            <w:pPr>
              <w:spacing w:after="0"/>
              <w:jc w:val="left"/>
              <w:rPr>
                <w:rFonts w:ascii="Calibri" w:hAnsi="Calibri"/>
                <w:color w:val="000000"/>
                <w:sz w:val="22"/>
                <w:szCs w:val="22"/>
              </w:rPr>
            </w:pPr>
            <w:r w:rsidRPr="00334B60">
              <w:rPr>
                <w:rFonts w:ascii="Calibri" w:hAnsi="Calibri"/>
                <w:color w:val="000000"/>
                <w:sz w:val="22"/>
                <w:szCs w:val="22"/>
              </w:rPr>
              <w:t>ATTACHE</w:t>
            </w:r>
          </w:p>
        </w:tc>
      </w:tr>
      <w:tr w:rsidR="00701086" w:rsidRPr="00334B60" w14:paraId="189A0F2B" w14:textId="77777777" w:rsidTr="00874176">
        <w:tblPrEx>
          <w:tblW w:w="91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PrExChange w:id="409" w:author="Nicol, Fabrice" w:date="2017-09-19T19:11:00Z">
            <w:tblPrEx>
              <w:tblW w:w="91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PrEx>
          </w:tblPrExChange>
        </w:tblPrEx>
        <w:trPr>
          <w:trHeight w:val="300"/>
          <w:trPrChange w:id="410" w:author="Nicol, Fabrice" w:date="2017-09-19T19:11:00Z">
            <w:trPr>
              <w:trHeight w:val="300"/>
            </w:trPr>
          </w:trPrChange>
        </w:trPr>
        <w:tc>
          <w:tcPr>
            <w:tcW w:w="1200" w:type="dxa"/>
            <w:shd w:val="clear" w:color="auto" w:fill="auto"/>
            <w:noWrap/>
            <w:vAlign w:val="bottom"/>
            <w:hideMark/>
            <w:tcPrChange w:id="411" w:author="Nicol, Fabrice" w:date="2017-09-19T19:11:00Z">
              <w:tcPr>
                <w:tcW w:w="1200" w:type="dxa"/>
                <w:shd w:val="clear" w:color="auto" w:fill="auto"/>
                <w:noWrap/>
                <w:vAlign w:val="bottom"/>
                <w:hideMark/>
              </w:tcPr>
            </w:tcPrChange>
          </w:tcPr>
          <w:p w14:paraId="43489214"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10422</w:t>
            </w:r>
          </w:p>
        </w:tc>
        <w:tc>
          <w:tcPr>
            <w:tcW w:w="1200" w:type="dxa"/>
            <w:shd w:val="clear" w:color="auto" w:fill="auto"/>
            <w:noWrap/>
            <w:vAlign w:val="bottom"/>
            <w:hideMark/>
            <w:tcPrChange w:id="412" w:author="Nicol, Fabrice" w:date="2017-09-19T19:11:00Z">
              <w:tcPr>
                <w:tcW w:w="1200" w:type="dxa"/>
                <w:shd w:val="clear" w:color="auto" w:fill="auto"/>
                <w:noWrap/>
                <w:vAlign w:val="bottom"/>
                <w:hideMark/>
              </w:tcPr>
            </w:tcPrChange>
          </w:tcPr>
          <w:p w14:paraId="5218D95D"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2013</w:t>
            </w:r>
          </w:p>
        </w:tc>
        <w:tc>
          <w:tcPr>
            <w:tcW w:w="1200" w:type="dxa"/>
            <w:shd w:val="clear" w:color="auto" w:fill="auto"/>
            <w:noWrap/>
            <w:vAlign w:val="bottom"/>
            <w:hideMark/>
            <w:tcPrChange w:id="413" w:author="Nicol, Fabrice" w:date="2017-09-19T19:11:00Z">
              <w:tcPr>
                <w:tcW w:w="1200" w:type="dxa"/>
                <w:shd w:val="clear" w:color="auto" w:fill="auto"/>
                <w:noWrap/>
                <w:vAlign w:val="bottom"/>
                <w:hideMark/>
              </w:tcPr>
            </w:tcPrChange>
          </w:tcPr>
          <w:p w14:paraId="1E57A54C"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15 117</w:t>
            </w:r>
          </w:p>
        </w:tc>
        <w:tc>
          <w:tcPr>
            <w:tcW w:w="2320" w:type="dxa"/>
            <w:shd w:val="clear" w:color="auto" w:fill="auto"/>
            <w:noWrap/>
            <w:vAlign w:val="bottom"/>
            <w:tcPrChange w:id="414" w:author="Nicol, Fabrice" w:date="2017-09-19T19:11:00Z">
              <w:tcPr>
                <w:tcW w:w="2320" w:type="dxa"/>
                <w:shd w:val="clear" w:color="auto" w:fill="auto"/>
                <w:noWrap/>
                <w:vAlign w:val="bottom"/>
              </w:tcPr>
            </w:tcPrChange>
          </w:tcPr>
          <w:p w14:paraId="236D064A" w14:textId="3B708413" w:rsidR="00701086" w:rsidRPr="00334B60" w:rsidRDefault="00874176" w:rsidP="003A5ACE">
            <w:pPr>
              <w:spacing w:after="0"/>
              <w:jc w:val="left"/>
              <w:rPr>
                <w:rFonts w:ascii="Calibri" w:hAnsi="Calibri"/>
                <w:color w:val="000000"/>
                <w:sz w:val="22"/>
                <w:szCs w:val="22"/>
              </w:rPr>
            </w:pPr>
            <w:ins w:id="415" w:author="Nicol, Fabrice" w:date="2017-09-19T19:12:00Z">
              <w:r>
                <w:rPr>
                  <w:rFonts w:ascii="Calibri" w:hAnsi="Calibri"/>
                  <w:color w:val="000000"/>
                  <w:sz w:val="22"/>
                  <w:szCs w:val="22"/>
                </w:rPr>
                <w:t>Pas de cumul IFTS/PFR</w:t>
              </w:r>
            </w:ins>
            <w:del w:id="416" w:author="Nicol, Fabrice" w:date="2017-09-19T19:11:00Z">
              <w:r w:rsidR="00701086" w:rsidRPr="00334B60" w:rsidDel="00874176">
                <w:rPr>
                  <w:rFonts w:ascii="Calibri" w:hAnsi="Calibri"/>
                  <w:color w:val="000000"/>
                  <w:sz w:val="22"/>
                  <w:szCs w:val="22"/>
                </w:rPr>
                <w:delText>IFTS 6 mois-PFR 6 mois</w:delText>
              </w:r>
            </w:del>
          </w:p>
        </w:tc>
        <w:tc>
          <w:tcPr>
            <w:tcW w:w="940" w:type="dxa"/>
            <w:shd w:val="clear" w:color="auto" w:fill="auto"/>
            <w:noWrap/>
            <w:vAlign w:val="bottom"/>
            <w:hideMark/>
            <w:tcPrChange w:id="417" w:author="Nicol, Fabrice" w:date="2017-09-19T19:11:00Z">
              <w:tcPr>
                <w:tcW w:w="940" w:type="dxa"/>
                <w:shd w:val="clear" w:color="auto" w:fill="auto"/>
                <w:noWrap/>
                <w:vAlign w:val="bottom"/>
                <w:hideMark/>
              </w:tcPr>
            </w:tcPrChange>
          </w:tcPr>
          <w:p w14:paraId="289708C5"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12</w:t>
            </w:r>
          </w:p>
        </w:tc>
        <w:tc>
          <w:tcPr>
            <w:tcW w:w="2247" w:type="dxa"/>
            <w:shd w:val="clear" w:color="auto" w:fill="auto"/>
            <w:noWrap/>
            <w:vAlign w:val="bottom"/>
            <w:hideMark/>
            <w:tcPrChange w:id="418" w:author="Nicol, Fabrice" w:date="2017-09-19T19:11:00Z">
              <w:tcPr>
                <w:tcW w:w="2247" w:type="dxa"/>
                <w:shd w:val="clear" w:color="auto" w:fill="auto"/>
                <w:noWrap/>
                <w:vAlign w:val="bottom"/>
                <w:hideMark/>
              </w:tcPr>
            </w:tcPrChange>
          </w:tcPr>
          <w:p w14:paraId="453836C5" w14:textId="77777777" w:rsidR="00701086" w:rsidRPr="00334B60" w:rsidRDefault="00701086" w:rsidP="003A5ACE">
            <w:pPr>
              <w:spacing w:after="0"/>
              <w:jc w:val="left"/>
              <w:rPr>
                <w:rFonts w:ascii="Calibri" w:hAnsi="Calibri"/>
                <w:color w:val="000000"/>
                <w:sz w:val="22"/>
                <w:szCs w:val="22"/>
              </w:rPr>
            </w:pPr>
            <w:r w:rsidRPr="00334B60">
              <w:rPr>
                <w:rFonts w:ascii="Calibri" w:hAnsi="Calibri"/>
                <w:color w:val="000000"/>
                <w:sz w:val="22"/>
                <w:szCs w:val="22"/>
              </w:rPr>
              <w:t>DIRECTEUR TERRITORIAL</w:t>
            </w:r>
          </w:p>
        </w:tc>
      </w:tr>
      <w:tr w:rsidR="00701086" w:rsidRPr="00334B60" w14:paraId="3D4B0595" w14:textId="77777777" w:rsidTr="00874176">
        <w:tblPrEx>
          <w:tblW w:w="91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PrExChange w:id="419" w:author="Nicol, Fabrice" w:date="2017-09-19T19:11:00Z">
            <w:tblPrEx>
              <w:tblW w:w="91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PrEx>
          </w:tblPrExChange>
        </w:tblPrEx>
        <w:trPr>
          <w:trHeight w:val="300"/>
          <w:trPrChange w:id="420" w:author="Nicol, Fabrice" w:date="2017-09-19T19:11:00Z">
            <w:trPr>
              <w:trHeight w:val="300"/>
            </w:trPr>
          </w:trPrChange>
        </w:trPr>
        <w:tc>
          <w:tcPr>
            <w:tcW w:w="1200" w:type="dxa"/>
            <w:shd w:val="clear" w:color="auto" w:fill="auto"/>
            <w:noWrap/>
            <w:vAlign w:val="bottom"/>
            <w:hideMark/>
            <w:tcPrChange w:id="421" w:author="Nicol, Fabrice" w:date="2017-09-19T19:11:00Z">
              <w:tcPr>
                <w:tcW w:w="1200" w:type="dxa"/>
                <w:shd w:val="clear" w:color="auto" w:fill="auto"/>
                <w:noWrap/>
                <w:vAlign w:val="bottom"/>
                <w:hideMark/>
              </w:tcPr>
            </w:tcPrChange>
          </w:tcPr>
          <w:p w14:paraId="694491CD"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10422</w:t>
            </w:r>
          </w:p>
        </w:tc>
        <w:tc>
          <w:tcPr>
            <w:tcW w:w="1200" w:type="dxa"/>
            <w:shd w:val="clear" w:color="auto" w:fill="auto"/>
            <w:noWrap/>
            <w:vAlign w:val="bottom"/>
            <w:hideMark/>
            <w:tcPrChange w:id="422" w:author="Nicol, Fabrice" w:date="2017-09-19T19:11:00Z">
              <w:tcPr>
                <w:tcW w:w="1200" w:type="dxa"/>
                <w:shd w:val="clear" w:color="auto" w:fill="auto"/>
                <w:noWrap/>
                <w:vAlign w:val="bottom"/>
                <w:hideMark/>
              </w:tcPr>
            </w:tcPrChange>
          </w:tcPr>
          <w:p w14:paraId="069A539F"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2014</w:t>
            </w:r>
          </w:p>
        </w:tc>
        <w:tc>
          <w:tcPr>
            <w:tcW w:w="1200" w:type="dxa"/>
            <w:shd w:val="clear" w:color="auto" w:fill="auto"/>
            <w:noWrap/>
            <w:vAlign w:val="bottom"/>
            <w:hideMark/>
            <w:tcPrChange w:id="423" w:author="Nicol, Fabrice" w:date="2017-09-19T19:11:00Z">
              <w:tcPr>
                <w:tcW w:w="1200" w:type="dxa"/>
                <w:shd w:val="clear" w:color="auto" w:fill="auto"/>
                <w:noWrap/>
                <w:vAlign w:val="bottom"/>
                <w:hideMark/>
              </w:tcPr>
            </w:tcPrChange>
          </w:tcPr>
          <w:p w14:paraId="6986AEAF"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19 564</w:t>
            </w:r>
          </w:p>
        </w:tc>
        <w:tc>
          <w:tcPr>
            <w:tcW w:w="2320" w:type="dxa"/>
            <w:shd w:val="clear" w:color="auto" w:fill="auto"/>
            <w:noWrap/>
            <w:vAlign w:val="bottom"/>
            <w:tcPrChange w:id="424" w:author="Nicol, Fabrice" w:date="2017-09-19T19:11:00Z">
              <w:tcPr>
                <w:tcW w:w="2320" w:type="dxa"/>
                <w:shd w:val="clear" w:color="auto" w:fill="auto"/>
                <w:noWrap/>
                <w:vAlign w:val="bottom"/>
              </w:tcPr>
            </w:tcPrChange>
          </w:tcPr>
          <w:p w14:paraId="6EE86B0E" w14:textId="46989D71" w:rsidR="00701086" w:rsidRPr="00334B60" w:rsidRDefault="00874176" w:rsidP="003A5ACE">
            <w:pPr>
              <w:spacing w:after="0"/>
              <w:jc w:val="left"/>
              <w:rPr>
                <w:rFonts w:ascii="Calibri" w:hAnsi="Calibri"/>
                <w:color w:val="000000"/>
                <w:sz w:val="22"/>
                <w:szCs w:val="22"/>
              </w:rPr>
            </w:pPr>
            <w:ins w:id="425" w:author="Nicol, Fabrice" w:date="2017-09-19T19:12:00Z">
              <w:r>
                <w:rPr>
                  <w:rFonts w:ascii="Calibri" w:hAnsi="Calibri"/>
                  <w:color w:val="000000"/>
                  <w:sz w:val="22"/>
                  <w:szCs w:val="22"/>
                </w:rPr>
                <w:t>Pas de cumul IFTS/PFR</w:t>
              </w:r>
            </w:ins>
            <w:del w:id="426" w:author="Nicol, Fabrice" w:date="2017-09-19T19:11:00Z">
              <w:r w:rsidR="00701086" w:rsidRPr="00334B60" w:rsidDel="00874176">
                <w:rPr>
                  <w:rFonts w:ascii="Calibri" w:hAnsi="Calibri"/>
                  <w:color w:val="000000"/>
                  <w:sz w:val="22"/>
                  <w:szCs w:val="22"/>
                </w:rPr>
                <w:delText>IFTS 0 mois-PFR 12 mois</w:delText>
              </w:r>
            </w:del>
          </w:p>
        </w:tc>
        <w:tc>
          <w:tcPr>
            <w:tcW w:w="940" w:type="dxa"/>
            <w:shd w:val="clear" w:color="auto" w:fill="auto"/>
            <w:noWrap/>
            <w:vAlign w:val="bottom"/>
            <w:hideMark/>
            <w:tcPrChange w:id="427" w:author="Nicol, Fabrice" w:date="2017-09-19T19:11:00Z">
              <w:tcPr>
                <w:tcW w:w="940" w:type="dxa"/>
                <w:shd w:val="clear" w:color="auto" w:fill="auto"/>
                <w:noWrap/>
                <w:vAlign w:val="bottom"/>
                <w:hideMark/>
              </w:tcPr>
            </w:tcPrChange>
          </w:tcPr>
          <w:p w14:paraId="655FDF1C"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12</w:t>
            </w:r>
          </w:p>
        </w:tc>
        <w:tc>
          <w:tcPr>
            <w:tcW w:w="2247" w:type="dxa"/>
            <w:shd w:val="clear" w:color="auto" w:fill="auto"/>
            <w:noWrap/>
            <w:vAlign w:val="bottom"/>
            <w:hideMark/>
            <w:tcPrChange w:id="428" w:author="Nicol, Fabrice" w:date="2017-09-19T19:11:00Z">
              <w:tcPr>
                <w:tcW w:w="2247" w:type="dxa"/>
                <w:shd w:val="clear" w:color="auto" w:fill="auto"/>
                <w:noWrap/>
                <w:vAlign w:val="bottom"/>
                <w:hideMark/>
              </w:tcPr>
            </w:tcPrChange>
          </w:tcPr>
          <w:p w14:paraId="29FF2C16" w14:textId="77777777" w:rsidR="00701086" w:rsidRPr="00334B60" w:rsidRDefault="00701086" w:rsidP="003A5ACE">
            <w:pPr>
              <w:spacing w:after="0"/>
              <w:jc w:val="left"/>
              <w:rPr>
                <w:rFonts w:ascii="Calibri" w:hAnsi="Calibri"/>
                <w:color w:val="000000"/>
                <w:sz w:val="22"/>
                <w:szCs w:val="22"/>
              </w:rPr>
            </w:pPr>
            <w:r w:rsidRPr="00334B60">
              <w:rPr>
                <w:rFonts w:ascii="Calibri" w:hAnsi="Calibri"/>
                <w:color w:val="000000"/>
                <w:sz w:val="22"/>
                <w:szCs w:val="22"/>
              </w:rPr>
              <w:t>DIRECTEUR TERRITORIAL</w:t>
            </w:r>
          </w:p>
        </w:tc>
      </w:tr>
      <w:tr w:rsidR="00701086" w:rsidRPr="00334B60" w14:paraId="0279351F" w14:textId="77777777" w:rsidTr="00874176">
        <w:tblPrEx>
          <w:tblW w:w="91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PrExChange w:id="429" w:author="Nicol, Fabrice" w:date="2017-09-19T19:11:00Z">
            <w:tblPrEx>
              <w:tblW w:w="91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PrEx>
          </w:tblPrExChange>
        </w:tblPrEx>
        <w:trPr>
          <w:trHeight w:val="300"/>
          <w:trPrChange w:id="430" w:author="Nicol, Fabrice" w:date="2017-09-19T19:11:00Z">
            <w:trPr>
              <w:trHeight w:val="300"/>
            </w:trPr>
          </w:trPrChange>
        </w:trPr>
        <w:tc>
          <w:tcPr>
            <w:tcW w:w="1200" w:type="dxa"/>
            <w:shd w:val="clear" w:color="auto" w:fill="auto"/>
            <w:noWrap/>
            <w:vAlign w:val="bottom"/>
            <w:hideMark/>
            <w:tcPrChange w:id="431" w:author="Nicol, Fabrice" w:date="2017-09-19T19:11:00Z">
              <w:tcPr>
                <w:tcW w:w="1200" w:type="dxa"/>
                <w:shd w:val="clear" w:color="auto" w:fill="auto"/>
                <w:noWrap/>
                <w:vAlign w:val="bottom"/>
                <w:hideMark/>
              </w:tcPr>
            </w:tcPrChange>
          </w:tcPr>
          <w:p w14:paraId="02220AD0"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10422</w:t>
            </w:r>
          </w:p>
        </w:tc>
        <w:tc>
          <w:tcPr>
            <w:tcW w:w="1200" w:type="dxa"/>
            <w:shd w:val="clear" w:color="auto" w:fill="auto"/>
            <w:noWrap/>
            <w:vAlign w:val="bottom"/>
            <w:hideMark/>
            <w:tcPrChange w:id="432" w:author="Nicol, Fabrice" w:date="2017-09-19T19:11:00Z">
              <w:tcPr>
                <w:tcW w:w="1200" w:type="dxa"/>
                <w:shd w:val="clear" w:color="auto" w:fill="auto"/>
                <w:noWrap/>
                <w:vAlign w:val="bottom"/>
                <w:hideMark/>
              </w:tcPr>
            </w:tcPrChange>
          </w:tcPr>
          <w:p w14:paraId="6F056D54"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2015</w:t>
            </w:r>
          </w:p>
        </w:tc>
        <w:tc>
          <w:tcPr>
            <w:tcW w:w="1200" w:type="dxa"/>
            <w:shd w:val="clear" w:color="auto" w:fill="auto"/>
            <w:noWrap/>
            <w:vAlign w:val="bottom"/>
            <w:hideMark/>
            <w:tcPrChange w:id="433" w:author="Nicol, Fabrice" w:date="2017-09-19T19:11:00Z">
              <w:tcPr>
                <w:tcW w:w="1200" w:type="dxa"/>
                <w:shd w:val="clear" w:color="auto" w:fill="auto"/>
                <w:noWrap/>
                <w:vAlign w:val="bottom"/>
                <w:hideMark/>
              </w:tcPr>
            </w:tcPrChange>
          </w:tcPr>
          <w:p w14:paraId="3E403052"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19 564</w:t>
            </w:r>
          </w:p>
        </w:tc>
        <w:tc>
          <w:tcPr>
            <w:tcW w:w="2320" w:type="dxa"/>
            <w:shd w:val="clear" w:color="auto" w:fill="auto"/>
            <w:noWrap/>
            <w:vAlign w:val="bottom"/>
            <w:tcPrChange w:id="434" w:author="Nicol, Fabrice" w:date="2017-09-19T19:11:00Z">
              <w:tcPr>
                <w:tcW w:w="2320" w:type="dxa"/>
                <w:shd w:val="clear" w:color="auto" w:fill="auto"/>
                <w:noWrap/>
                <w:vAlign w:val="bottom"/>
              </w:tcPr>
            </w:tcPrChange>
          </w:tcPr>
          <w:p w14:paraId="3F8A8D7C" w14:textId="6AF51198" w:rsidR="00701086" w:rsidRPr="00334B60" w:rsidRDefault="00874176" w:rsidP="003A5ACE">
            <w:pPr>
              <w:spacing w:after="0"/>
              <w:jc w:val="left"/>
              <w:rPr>
                <w:rFonts w:ascii="Calibri" w:hAnsi="Calibri"/>
                <w:color w:val="000000"/>
                <w:sz w:val="22"/>
                <w:szCs w:val="22"/>
              </w:rPr>
            </w:pPr>
            <w:ins w:id="435" w:author="Nicol, Fabrice" w:date="2017-09-19T19:12:00Z">
              <w:r>
                <w:rPr>
                  <w:rFonts w:ascii="Calibri" w:hAnsi="Calibri"/>
                  <w:color w:val="000000"/>
                  <w:sz w:val="22"/>
                  <w:szCs w:val="22"/>
                </w:rPr>
                <w:t>Pas de cumul IFTS/PFR</w:t>
              </w:r>
            </w:ins>
            <w:del w:id="436" w:author="Nicol, Fabrice" w:date="2017-09-19T19:11:00Z">
              <w:r w:rsidR="00701086" w:rsidRPr="00334B60" w:rsidDel="00874176">
                <w:rPr>
                  <w:rFonts w:ascii="Calibri" w:hAnsi="Calibri"/>
                  <w:color w:val="000000"/>
                  <w:sz w:val="22"/>
                  <w:szCs w:val="22"/>
                </w:rPr>
                <w:delText>IFTS 0 mois-PFR 12 mois</w:delText>
              </w:r>
            </w:del>
          </w:p>
        </w:tc>
        <w:tc>
          <w:tcPr>
            <w:tcW w:w="940" w:type="dxa"/>
            <w:shd w:val="clear" w:color="auto" w:fill="auto"/>
            <w:noWrap/>
            <w:vAlign w:val="bottom"/>
            <w:hideMark/>
            <w:tcPrChange w:id="437" w:author="Nicol, Fabrice" w:date="2017-09-19T19:11:00Z">
              <w:tcPr>
                <w:tcW w:w="940" w:type="dxa"/>
                <w:shd w:val="clear" w:color="auto" w:fill="auto"/>
                <w:noWrap/>
                <w:vAlign w:val="bottom"/>
                <w:hideMark/>
              </w:tcPr>
            </w:tcPrChange>
          </w:tcPr>
          <w:p w14:paraId="4162A3C4"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12</w:t>
            </w:r>
          </w:p>
        </w:tc>
        <w:tc>
          <w:tcPr>
            <w:tcW w:w="2247" w:type="dxa"/>
            <w:shd w:val="clear" w:color="auto" w:fill="auto"/>
            <w:noWrap/>
            <w:vAlign w:val="bottom"/>
            <w:hideMark/>
            <w:tcPrChange w:id="438" w:author="Nicol, Fabrice" w:date="2017-09-19T19:11:00Z">
              <w:tcPr>
                <w:tcW w:w="2247" w:type="dxa"/>
                <w:shd w:val="clear" w:color="auto" w:fill="auto"/>
                <w:noWrap/>
                <w:vAlign w:val="bottom"/>
                <w:hideMark/>
              </w:tcPr>
            </w:tcPrChange>
          </w:tcPr>
          <w:p w14:paraId="00316841" w14:textId="77777777" w:rsidR="00701086" w:rsidRPr="00334B60" w:rsidRDefault="00701086" w:rsidP="003A5ACE">
            <w:pPr>
              <w:spacing w:after="0"/>
              <w:jc w:val="left"/>
              <w:rPr>
                <w:rFonts w:ascii="Calibri" w:hAnsi="Calibri"/>
                <w:color w:val="000000"/>
                <w:sz w:val="22"/>
                <w:szCs w:val="22"/>
              </w:rPr>
            </w:pPr>
            <w:r w:rsidRPr="00334B60">
              <w:rPr>
                <w:rFonts w:ascii="Calibri" w:hAnsi="Calibri"/>
                <w:color w:val="000000"/>
                <w:sz w:val="22"/>
                <w:szCs w:val="22"/>
              </w:rPr>
              <w:t>DIRECTEUR TERRITORIAL</w:t>
            </w:r>
          </w:p>
        </w:tc>
      </w:tr>
      <w:tr w:rsidR="00701086" w:rsidRPr="00334B60" w14:paraId="3EF51E92" w14:textId="77777777" w:rsidTr="00874176">
        <w:tblPrEx>
          <w:tblW w:w="91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PrExChange w:id="439" w:author="Nicol, Fabrice" w:date="2017-09-19T19:11:00Z">
            <w:tblPrEx>
              <w:tblW w:w="91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PrEx>
          </w:tblPrExChange>
        </w:tblPrEx>
        <w:trPr>
          <w:trHeight w:val="300"/>
          <w:trPrChange w:id="440" w:author="Nicol, Fabrice" w:date="2017-09-19T19:11:00Z">
            <w:trPr>
              <w:trHeight w:val="300"/>
            </w:trPr>
          </w:trPrChange>
        </w:trPr>
        <w:tc>
          <w:tcPr>
            <w:tcW w:w="1200" w:type="dxa"/>
            <w:shd w:val="clear" w:color="auto" w:fill="auto"/>
            <w:noWrap/>
            <w:vAlign w:val="bottom"/>
            <w:hideMark/>
            <w:tcPrChange w:id="441" w:author="Nicol, Fabrice" w:date="2017-09-19T19:11:00Z">
              <w:tcPr>
                <w:tcW w:w="1200" w:type="dxa"/>
                <w:shd w:val="clear" w:color="auto" w:fill="auto"/>
                <w:noWrap/>
                <w:vAlign w:val="bottom"/>
                <w:hideMark/>
              </w:tcPr>
            </w:tcPrChange>
          </w:tcPr>
          <w:p w14:paraId="7EF79FE1"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10503</w:t>
            </w:r>
          </w:p>
        </w:tc>
        <w:tc>
          <w:tcPr>
            <w:tcW w:w="1200" w:type="dxa"/>
            <w:shd w:val="clear" w:color="auto" w:fill="auto"/>
            <w:noWrap/>
            <w:vAlign w:val="bottom"/>
            <w:hideMark/>
            <w:tcPrChange w:id="442" w:author="Nicol, Fabrice" w:date="2017-09-19T19:11:00Z">
              <w:tcPr>
                <w:tcW w:w="1200" w:type="dxa"/>
                <w:shd w:val="clear" w:color="auto" w:fill="auto"/>
                <w:noWrap/>
                <w:vAlign w:val="bottom"/>
                <w:hideMark/>
              </w:tcPr>
            </w:tcPrChange>
          </w:tcPr>
          <w:p w14:paraId="7CBD7D19"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2013</w:t>
            </w:r>
          </w:p>
        </w:tc>
        <w:tc>
          <w:tcPr>
            <w:tcW w:w="1200" w:type="dxa"/>
            <w:shd w:val="clear" w:color="auto" w:fill="auto"/>
            <w:noWrap/>
            <w:vAlign w:val="bottom"/>
            <w:hideMark/>
            <w:tcPrChange w:id="443" w:author="Nicol, Fabrice" w:date="2017-09-19T19:11:00Z">
              <w:tcPr>
                <w:tcW w:w="1200" w:type="dxa"/>
                <w:shd w:val="clear" w:color="auto" w:fill="auto"/>
                <w:noWrap/>
                <w:vAlign w:val="bottom"/>
                <w:hideMark/>
              </w:tcPr>
            </w:tcPrChange>
          </w:tcPr>
          <w:p w14:paraId="0C752A89"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579,6</w:t>
            </w:r>
          </w:p>
        </w:tc>
        <w:tc>
          <w:tcPr>
            <w:tcW w:w="2320" w:type="dxa"/>
            <w:shd w:val="clear" w:color="auto" w:fill="auto"/>
            <w:noWrap/>
            <w:vAlign w:val="bottom"/>
            <w:tcPrChange w:id="444" w:author="Nicol, Fabrice" w:date="2017-09-19T19:11:00Z">
              <w:tcPr>
                <w:tcW w:w="2320" w:type="dxa"/>
                <w:shd w:val="clear" w:color="auto" w:fill="auto"/>
                <w:noWrap/>
                <w:vAlign w:val="bottom"/>
              </w:tcPr>
            </w:tcPrChange>
          </w:tcPr>
          <w:p w14:paraId="05ED8664" w14:textId="3D356509" w:rsidR="00701086" w:rsidRPr="00334B60" w:rsidRDefault="00874176" w:rsidP="003A5ACE">
            <w:pPr>
              <w:spacing w:after="0"/>
              <w:jc w:val="left"/>
              <w:rPr>
                <w:rFonts w:ascii="Calibri" w:hAnsi="Calibri"/>
                <w:color w:val="000000"/>
                <w:sz w:val="22"/>
                <w:szCs w:val="22"/>
              </w:rPr>
            </w:pPr>
            <w:ins w:id="445" w:author="Nicol, Fabrice" w:date="2017-09-19T19:12:00Z">
              <w:r>
                <w:rPr>
                  <w:rFonts w:ascii="Calibri" w:hAnsi="Calibri"/>
                  <w:color w:val="000000"/>
                  <w:sz w:val="22"/>
                  <w:szCs w:val="22"/>
                </w:rPr>
                <w:t>Pas de cumul IFTS/PFR</w:t>
              </w:r>
            </w:ins>
            <w:del w:id="446" w:author="Nicol, Fabrice" w:date="2017-09-19T19:11:00Z">
              <w:r w:rsidR="00701086" w:rsidRPr="00334B60" w:rsidDel="00874176">
                <w:rPr>
                  <w:rFonts w:ascii="Calibri" w:hAnsi="Calibri"/>
                  <w:color w:val="000000"/>
                  <w:sz w:val="22"/>
                  <w:szCs w:val="22"/>
                </w:rPr>
                <w:delText>IFTS 0 mois-PFR 2 mois</w:delText>
              </w:r>
            </w:del>
          </w:p>
        </w:tc>
        <w:tc>
          <w:tcPr>
            <w:tcW w:w="940" w:type="dxa"/>
            <w:shd w:val="clear" w:color="auto" w:fill="auto"/>
            <w:noWrap/>
            <w:vAlign w:val="bottom"/>
            <w:hideMark/>
            <w:tcPrChange w:id="447" w:author="Nicol, Fabrice" w:date="2017-09-19T19:11:00Z">
              <w:tcPr>
                <w:tcW w:w="940" w:type="dxa"/>
                <w:shd w:val="clear" w:color="auto" w:fill="auto"/>
                <w:noWrap/>
                <w:vAlign w:val="bottom"/>
                <w:hideMark/>
              </w:tcPr>
            </w:tcPrChange>
          </w:tcPr>
          <w:p w14:paraId="04495BC9"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2</w:t>
            </w:r>
          </w:p>
        </w:tc>
        <w:tc>
          <w:tcPr>
            <w:tcW w:w="2247" w:type="dxa"/>
            <w:shd w:val="clear" w:color="auto" w:fill="auto"/>
            <w:noWrap/>
            <w:vAlign w:val="bottom"/>
            <w:hideMark/>
            <w:tcPrChange w:id="448" w:author="Nicol, Fabrice" w:date="2017-09-19T19:11:00Z">
              <w:tcPr>
                <w:tcW w:w="2247" w:type="dxa"/>
                <w:shd w:val="clear" w:color="auto" w:fill="auto"/>
                <w:noWrap/>
                <w:vAlign w:val="bottom"/>
                <w:hideMark/>
              </w:tcPr>
            </w:tcPrChange>
          </w:tcPr>
          <w:p w14:paraId="0D52DD01" w14:textId="77777777" w:rsidR="00701086" w:rsidRPr="00334B60" w:rsidRDefault="00701086" w:rsidP="003A5ACE">
            <w:pPr>
              <w:spacing w:after="0"/>
              <w:jc w:val="left"/>
              <w:rPr>
                <w:rFonts w:ascii="Calibri" w:hAnsi="Calibri"/>
                <w:color w:val="000000"/>
                <w:sz w:val="22"/>
                <w:szCs w:val="22"/>
              </w:rPr>
            </w:pPr>
            <w:r w:rsidRPr="00334B60">
              <w:rPr>
                <w:rFonts w:ascii="Calibri" w:hAnsi="Calibri"/>
                <w:color w:val="000000"/>
                <w:sz w:val="22"/>
                <w:szCs w:val="22"/>
              </w:rPr>
              <w:t>ATTACHE</w:t>
            </w:r>
          </w:p>
        </w:tc>
      </w:tr>
      <w:tr w:rsidR="00701086" w:rsidRPr="00334B60" w14:paraId="4DCEE16D" w14:textId="77777777" w:rsidTr="00874176">
        <w:tblPrEx>
          <w:tblW w:w="91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PrExChange w:id="449" w:author="Nicol, Fabrice" w:date="2017-09-19T19:11:00Z">
            <w:tblPrEx>
              <w:tblW w:w="91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PrEx>
          </w:tblPrExChange>
        </w:tblPrEx>
        <w:trPr>
          <w:trHeight w:val="300"/>
          <w:trPrChange w:id="450" w:author="Nicol, Fabrice" w:date="2017-09-19T19:11:00Z">
            <w:trPr>
              <w:trHeight w:val="300"/>
            </w:trPr>
          </w:trPrChange>
        </w:trPr>
        <w:tc>
          <w:tcPr>
            <w:tcW w:w="1200" w:type="dxa"/>
            <w:shd w:val="clear" w:color="auto" w:fill="auto"/>
            <w:noWrap/>
            <w:vAlign w:val="bottom"/>
            <w:hideMark/>
            <w:tcPrChange w:id="451" w:author="Nicol, Fabrice" w:date="2017-09-19T19:11:00Z">
              <w:tcPr>
                <w:tcW w:w="1200" w:type="dxa"/>
                <w:shd w:val="clear" w:color="auto" w:fill="auto"/>
                <w:noWrap/>
                <w:vAlign w:val="bottom"/>
                <w:hideMark/>
              </w:tcPr>
            </w:tcPrChange>
          </w:tcPr>
          <w:p w14:paraId="5CA28B26"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10503</w:t>
            </w:r>
          </w:p>
        </w:tc>
        <w:tc>
          <w:tcPr>
            <w:tcW w:w="1200" w:type="dxa"/>
            <w:shd w:val="clear" w:color="auto" w:fill="auto"/>
            <w:noWrap/>
            <w:vAlign w:val="bottom"/>
            <w:hideMark/>
            <w:tcPrChange w:id="452" w:author="Nicol, Fabrice" w:date="2017-09-19T19:11:00Z">
              <w:tcPr>
                <w:tcW w:w="1200" w:type="dxa"/>
                <w:shd w:val="clear" w:color="auto" w:fill="auto"/>
                <w:noWrap/>
                <w:vAlign w:val="bottom"/>
                <w:hideMark/>
              </w:tcPr>
            </w:tcPrChange>
          </w:tcPr>
          <w:p w14:paraId="62C10EEA"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2014</w:t>
            </w:r>
          </w:p>
        </w:tc>
        <w:tc>
          <w:tcPr>
            <w:tcW w:w="1200" w:type="dxa"/>
            <w:shd w:val="clear" w:color="auto" w:fill="auto"/>
            <w:noWrap/>
            <w:vAlign w:val="bottom"/>
            <w:hideMark/>
            <w:tcPrChange w:id="453" w:author="Nicol, Fabrice" w:date="2017-09-19T19:11:00Z">
              <w:tcPr>
                <w:tcW w:w="1200" w:type="dxa"/>
                <w:shd w:val="clear" w:color="auto" w:fill="auto"/>
                <w:noWrap/>
                <w:vAlign w:val="bottom"/>
                <w:hideMark/>
              </w:tcPr>
            </w:tcPrChange>
          </w:tcPr>
          <w:p w14:paraId="2366063E"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4 755</w:t>
            </w:r>
          </w:p>
        </w:tc>
        <w:tc>
          <w:tcPr>
            <w:tcW w:w="2320" w:type="dxa"/>
            <w:shd w:val="clear" w:color="auto" w:fill="auto"/>
            <w:noWrap/>
            <w:vAlign w:val="bottom"/>
            <w:tcPrChange w:id="454" w:author="Nicol, Fabrice" w:date="2017-09-19T19:11:00Z">
              <w:tcPr>
                <w:tcW w:w="2320" w:type="dxa"/>
                <w:shd w:val="clear" w:color="auto" w:fill="auto"/>
                <w:noWrap/>
                <w:vAlign w:val="bottom"/>
              </w:tcPr>
            </w:tcPrChange>
          </w:tcPr>
          <w:p w14:paraId="1C0A4D32" w14:textId="70E7DCA7" w:rsidR="00701086" w:rsidRPr="00334B60" w:rsidRDefault="00874176" w:rsidP="003A5ACE">
            <w:pPr>
              <w:spacing w:after="0"/>
              <w:jc w:val="left"/>
              <w:rPr>
                <w:rFonts w:ascii="Calibri" w:hAnsi="Calibri"/>
                <w:color w:val="000000"/>
                <w:sz w:val="22"/>
                <w:szCs w:val="22"/>
              </w:rPr>
            </w:pPr>
            <w:ins w:id="455" w:author="Nicol, Fabrice" w:date="2017-09-19T19:12:00Z">
              <w:r>
                <w:rPr>
                  <w:rFonts w:ascii="Calibri" w:hAnsi="Calibri"/>
                  <w:color w:val="000000"/>
                  <w:sz w:val="22"/>
                  <w:szCs w:val="22"/>
                </w:rPr>
                <w:t>Pas de cumul IFTS/PFR</w:t>
              </w:r>
            </w:ins>
            <w:del w:id="456" w:author="Nicol, Fabrice" w:date="2017-09-19T19:11:00Z">
              <w:r w:rsidR="00701086" w:rsidRPr="00334B60" w:rsidDel="00874176">
                <w:rPr>
                  <w:rFonts w:ascii="Calibri" w:hAnsi="Calibri"/>
                  <w:color w:val="000000"/>
                  <w:sz w:val="22"/>
                  <w:szCs w:val="22"/>
                </w:rPr>
                <w:delText>IFTS 0 mois-PFR 12 mois</w:delText>
              </w:r>
            </w:del>
          </w:p>
        </w:tc>
        <w:tc>
          <w:tcPr>
            <w:tcW w:w="940" w:type="dxa"/>
            <w:shd w:val="clear" w:color="auto" w:fill="auto"/>
            <w:noWrap/>
            <w:vAlign w:val="bottom"/>
            <w:hideMark/>
            <w:tcPrChange w:id="457" w:author="Nicol, Fabrice" w:date="2017-09-19T19:11:00Z">
              <w:tcPr>
                <w:tcW w:w="940" w:type="dxa"/>
                <w:shd w:val="clear" w:color="auto" w:fill="auto"/>
                <w:noWrap/>
                <w:vAlign w:val="bottom"/>
                <w:hideMark/>
              </w:tcPr>
            </w:tcPrChange>
          </w:tcPr>
          <w:p w14:paraId="52403461"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12</w:t>
            </w:r>
          </w:p>
        </w:tc>
        <w:tc>
          <w:tcPr>
            <w:tcW w:w="2247" w:type="dxa"/>
            <w:shd w:val="clear" w:color="auto" w:fill="auto"/>
            <w:noWrap/>
            <w:vAlign w:val="bottom"/>
            <w:hideMark/>
            <w:tcPrChange w:id="458" w:author="Nicol, Fabrice" w:date="2017-09-19T19:11:00Z">
              <w:tcPr>
                <w:tcW w:w="2247" w:type="dxa"/>
                <w:shd w:val="clear" w:color="auto" w:fill="auto"/>
                <w:noWrap/>
                <w:vAlign w:val="bottom"/>
                <w:hideMark/>
              </w:tcPr>
            </w:tcPrChange>
          </w:tcPr>
          <w:p w14:paraId="04265671" w14:textId="77777777" w:rsidR="00701086" w:rsidRPr="00334B60" w:rsidRDefault="00701086" w:rsidP="003A5ACE">
            <w:pPr>
              <w:spacing w:after="0"/>
              <w:jc w:val="left"/>
              <w:rPr>
                <w:rFonts w:ascii="Calibri" w:hAnsi="Calibri"/>
                <w:color w:val="000000"/>
                <w:sz w:val="22"/>
                <w:szCs w:val="22"/>
              </w:rPr>
            </w:pPr>
            <w:r w:rsidRPr="00334B60">
              <w:rPr>
                <w:rFonts w:ascii="Calibri" w:hAnsi="Calibri"/>
                <w:color w:val="000000"/>
                <w:sz w:val="22"/>
                <w:szCs w:val="22"/>
              </w:rPr>
              <w:t>ATTACHE</w:t>
            </w:r>
          </w:p>
        </w:tc>
      </w:tr>
      <w:tr w:rsidR="00701086" w:rsidRPr="00334B60" w14:paraId="7A6E5C8E" w14:textId="77777777" w:rsidTr="00874176">
        <w:tblPrEx>
          <w:tblW w:w="91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PrExChange w:id="459" w:author="Nicol, Fabrice" w:date="2017-09-19T19:11:00Z">
            <w:tblPrEx>
              <w:tblW w:w="91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PrEx>
          </w:tblPrExChange>
        </w:tblPrEx>
        <w:trPr>
          <w:trHeight w:val="300"/>
          <w:trPrChange w:id="460" w:author="Nicol, Fabrice" w:date="2017-09-19T19:11:00Z">
            <w:trPr>
              <w:trHeight w:val="300"/>
            </w:trPr>
          </w:trPrChange>
        </w:trPr>
        <w:tc>
          <w:tcPr>
            <w:tcW w:w="1200" w:type="dxa"/>
            <w:shd w:val="clear" w:color="auto" w:fill="auto"/>
            <w:noWrap/>
            <w:vAlign w:val="bottom"/>
            <w:hideMark/>
            <w:tcPrChange w:id="461" w:author="Nicol, Fabrice" w:date="2017-09-19T19:11:00Z">
              <w:tcPr>
                <w:tcW w:w="1200" w:type="dxa"/>
                <w:shd w:val="clear" w:color="auto" w:fill="auto"/>
                <w:noWrap/>
                <w:vAlign w:val="bottom"/>
                <w:hideMark/>
              </w:tcPr>
            </w:tcPrChange>
          </w:tcPr>
          <w:p w14:paraId="14AAEB2A"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10503</w:t>
            </w:r>
          </w:p>
        </w:tc>
        <w:tc>
          <w:tcPr>
            <w:tcW w:w="1200" w:type="dxa"/>
            <w:shd w:val="clear" w:color="auto" w:fill="auto"/>
            <w:noWrap/>
            <w:vAlign w:val="bottom"/>
            <w:hideMark/>
            <w:tcPrChange w:id="462" w:author="Nicol, Fabrice" w:date="2017-09-19T19:11:00Z">
              <w:tcPr>
                <w:tcW w:w="1200" w:type="dxa"/>
                <w:shd w:val="clear" w:color="auto" w:fill="auto"/>
                <w:noWrap/>
                <w:vAlign w:val="bottom"/>
                <w:hideMark/>
              </w:tcPr>
            </w:tcPrChange>
          </w:tcPr>
          <w:p w14:paraId="7C0C788E"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2015</w:t>
            </w:r>
          </w:p>
        </w:tc>
        <w:tc>
          <w:tcPr>
            <w:tcW w:w="1200" w:type="dxa"/>
            <w:shd w:val="clear" w:color="auto" w:fill="auto"/>
            <w:noWrap/>
            <w:vAlign w:val="bottom"/>
            <w:hideMark/>
            <w:tcPrChange w:id="463" w:author="Nicol, Fabrice" w:date="2017-09-19T19:11:00Z">
              <w:tcPr>
                <w:tcW w:w="1200" w:type="dxa"/>
                <w:shd w:val="clear" w:color="auto" w:fill="auto"/>
                <w:noWrap/>
                <w:vAlign w:val="bottom"/>
                <w:hideMark/>
              </w:tcPr>
            </w:tcPrChange>
          </w:tcPr>
          <w:p w14:paraId="0579D8AD"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7 237</w:t>
            </w:r>
          </w:p>
        </w:tc>
        <w:tc>
          <w:tcPr>
            <w:tcW w:w="2320" w:type="dxa"/>
            <w:shd w:val="clear" w:color="auto" w:fill="auto"/>
            <w:noWrap/>
            <w:vAlign w:val="bottom"/>
            <w:tcPrChange w:id="464" w:author="Nicol, Fabrice" w:date="2017-09-19T19:11:00Z">
              <w:tcPr>
                <w:tcW w:w="2320" w:type="dxa"/>
                <w:shd w:val="clear" w:color="auto" w:fill="auto"/>
                <w:noWrap/>
                <w:vAlign w:val="bottom"/>
              </w:tcPr>
            </w:tcPrChange>
          </w:tcPr>
          <w:p w14:paraId="2E7A0658" w14:textId="2912EE00" w:rsidR="00701086" w:rsidRPr="00334B60" w:rsidRDefault="00874176" w:rsidP="003A5ACE">
            <w:pPr>
              <w:spacing w:after="0"/>
              <w:jc w:val="left"/>
              <w:rPr>
                <w:rFonts w:ascii="Calibri" w:hAnsi="Calibri"/>
                <w:color w:val="000000"/>
                <w:sz w:val="22"/>
                <w:szCs w:val="22"/>
              </w:rPr>
            </w:pPr>
            <w:ins w:id="465" w:author="Nicol, Fabrice" w:date="2017-09-19T19:12:00Z">
              <w:r>
                <w:rPr>
                  <w:rFonts w:ascii="Calibri" w:hAnsi="Calibri"/>
                  <w:color w:val="000000"/>
                  <w:sz w:val="22"/>
                  <w:szCs w:val="22"/>
                </w:rPr>
                <w:t>Pas de cumul IFTS/PFR</w:t>
              </w:r>
            </w:ins>
            <w:del w:id="466" w:author="Nicol, Fabrice" w:date="2017-09-19T19:11:00Z">
              <w:r w:rsidR="00701086" w:rsidRPr="00334B60" w:rsidDel="00874176">
                <w:rPr>
                  <w:rFonts w:ascii="Calibri" w:hAnsi="Calibri"/>
                  <w:color w:val="000000"/>
                  <w:sz w:val="22"/>
                  <w:szCs w:val="22"/>
                </w:rPr>
                <w:delText>IFTS 0 mois-PFR 12 mois</w:delText>
              </w:r>
            </w:del>
          </w:p>
        </w:tc>
        <w:tc>
          <w:tcPr>
            <w:tcW w:w="940" w:type="dxa"/>
            <w:shd w:val="clear" w:color="auto" w:fill="auto"/>
            <w:noWrap/>
            <w:vAlign w:val="bottom"/>
            <w:hideMark/>
            <w:tcPrChange w:id="467" w:author="Nicol, Fabrice" w:date="2017-09-19T19:11:00Z">
              <w:tcPr>
                <w:tcW w:w="940" w:type="dxa"/>
                <w:shd w:val="clear" w:color="auto" w:fill="auto"/>
                <w:noWrap/>
                <w:vAlign w:val="bottom"/>
                <w:hideMark/>
              </w:tcPr>
            </w:tcPrChange>
          </w:tcPr>
          <w:p w14:paraId="1A5218DD"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12</w:t>
            </w:r>
          </w:p>
        </w:tc>
        <w:tc>
          <w:tcPr>
            <w:tcW w:w="2247" w:type="dxa"/>
            <w:shd w:val="clear" w:color="auto" w:fill="auto"/>
            <w:noWrap/>
            <w:vAlign w:val="bottom"/>
            <w:hideMark/>
            <w:tcPrChange w:id="468" w:author="Nicol, Fabrice" w:date="2017-09-19T19:11:00Z">
              <w:tcPr>
                <w:tcW w:w="2247" w:type="dxa"/>
                <w:shd w:val="clear" w:color="auto" w:fill="auto"/>
                <w:noWrap/>
                <w:vAlign w:val="bottom"/>
                <w:hideMark/>
              </w:tcPr>
            </w:tcPrChange>
          </w:tcPr>
          <w:p w14:paraId="5A90A748" w14:textId="77777777" w:rsidR="00701086" w:rsidRPr="00334B60" w:rsidRDefault="00701086" w:rsidP="003A5ACE">
            <w:pPr>
              <w:spacing w:after="0"/>
              <w:jc w:val="left"/>
              <w:rPr>
                <w:rFonts w:ascii="Calibri" w:hAnsi="Calibri"/>
                <w:color w:val="000000"/>
                <w:sz w:val="22"/>
                <w:szCs w:val="22"/>
              </w:rPr>
            </w:pPr>
            <w:r w:rsidRPr="00334B60">
              <w:rPr>
                <w:rFonts w:ascii="Calibri" w:hAnsi="Calibri"/>
                <w:color w:val="000000"/>
                <w:sz w:val="22"/>
                <w:szCs w:val="22"/>
              </w:rPr>
              <w:t>ATTACHE</w:t>
            </w:r>
          </w:p>
        </w:tc>
      </w:tr>
      <w:tr w:rsidR="00701086" w:rsidRPr="00334B60" w14:paraId="26F9B6AF" w14:textId="77777777" w:rsidTr="00874176">
        <w:tblPrEx>
          <w:tblW w:w="91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PrExChange w:id="469" w:author="Nicol, Fabrice" w:date="2017-09-19T19:11:00Z">
            <w:tblPrEx>
              <w:tblW w:w="91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PrEx>
          </w:tblPrExChange>
        </w:tblPrEx>
        <w:trPr>
          <w:trHeight w:val="300"/>
          <w:trPrChange w:id="470" w:author="Nicol, Fabrice" w:date="2017-09-19T19:11:00Z">
            <w:trPr>
              <w:trHeight w:val="300"/>
            </w:trPr>
          </w:trPrChange>
        </w:trPr>
        <w:tc>
          <w:tcPr>
            <w:tcW w:w="1200" w:type="dxa"/>
            <w:shd w:val="clear" w:color="auto" w:fill="auto"/>
            <w:noWrap/>
            <w:vAlign w:val="bottom"/>
            <w:hideMark/>
            <w:tcPrChange w:id="471" w:author="Nicol, Fabrice" w:date="2017-09-19T19:11:00Z">
              <w:tcPr>
                <w:tcW w:w="1200" w:type="dxa"/>
                <w:shd w:val="clear" w:color="auto" w:fill="auto"/>
                <w:noWrap/>
                <w:vAlign w:val="bottom"/>
                <w:hideMark/>
              </w:tcPr>
            </w:tcPrChange>
          </w:tcPr>
          <w:p w14:paraId="76E1A6E6"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19</w:t>
            </w:r>
          </w:p>
        </w:tc>
        <w:tc>
          <w:tcPr>
            <w:tcW w:w="1200" w:type="dxa"/>
            <w:shd w:val="clear" w:color="auto" w:fill="auto"/>
            <w:noWrap/>
            <w:vAlign w:val="bottom"/>
            <w:hideMark/>
            <w:tcPrChange w:id="472" w:author="Nicol, Fabrice" w:date="2017-09-19T19:11:00Z">
              <w:tcPr>
                <w:tcW w:w="1200" w:type="dxa"/>
                <w:shd w:val="clear" w:color="auto" w:fill="auto"/>
                <w:noWrap/>
                <w:vAlign w:val="bottom"/>
                <w:hideMark/>
              </w:tcPr>
            </w:tcPrChange>
          </w:tcPr>
          <w:p w14:paraId="49CCB460"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2013</w:t>
            </w:r>
          </w:p>
        </w:tc>
        <w:tc>
          <w:tcPr>
            <w:tcW w:w="1200" w:type="dxa"/>
            <w:shd w:val="clear" w:color="auto" w:fill="auto"/>
            <w:noWrap/>
            <w:vAlign w:val="bottom"/>
            <w:hideMark/>
            <w:tcPrChange w:id="473" w:author="Nicol, Fabrice" w:date="2017-09-19T19:11:00Z">
              <w:tcPr>
                <w:tcW w:w="1200" w:type="dxa"/>
                <w:shd w:val="clear" w:color="auto" w:fill="auto"/>
                <w:noWrap/>
                <w:vAlign w:val="bottom"/>
                <w:hideMark/>
              </w:tcPr>
            </w:tcPrChange>
          </w:tcPr>
          <w:p w14:paraId="4D30933A"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5 003</w:t>
            </w:r>
          </w:p>
        </w:tc>
        <w:tc>
          <w:tcPr>
            <w:tcW w:w="2320" w:type="dxa"/>
            <w:shd w:val="clear" w:color="auto" w:fill="auto"/>
            <w:noWrap/>
            <w:vAlign w:val="bottom"/>
            <w:tcPrChange w:id="474" w:author="Nicol, Fabrice" w:date="2017-09-19T19:11:00Z">
              <w:tcPr>
                <w:tcW w:w="2320" w:type="dxa"/>
                <w:shd w:val="clear" w:color="auto" w:fill="auto"/>
                <w:noWrap/>
                <w:vAlign w:val="bottom"/>
              </w:tcPr>
            </w:tcPrChange>
          </w:tcPr>
          <w:p w14:paraId="5B8CF56E" w14:textId="293281E4" w:rsidR="00701086" w:rsidRPr="00334B60" w:rsidRDefault="00874176" w:rsidP="003A5ACE">
            <w:pPr>
              <w:spacing w:after="0"/>
              <w:jc w:val="left"/>
              <w:rPr>
                <w:rFonts w:ascii="Calibri" w:hAnsi="Calibri"/>
                <w:color w:val="000000"/>
                <w:sz w:val="22"/>
                <w:szCs w:val="22"/>
              </w:rPr>
            </w:pPr>
            <w:ins w:id="475" w:author="Nicol, Fabrice" w:date="2017-09-19T19:12:00Z">
              <w:r>
                <w:rPr>
                  <w:rFonts w:ascii="Calibri" w:hAnsi="Calibri"/>
                  <w:color w:val="000000"/>
                  <w:sz w:val="22"/>
                  <w:szCs w:val="22"/>
                </w:rPr>
                <w:t>Pas de cumul IFTS/PFR</w:t>
              </w:r>
            </w:ins>
            <w:del w:id="476" w:author="Nicol, Fabrice" w:date="2017-09-19T19:11:00Z">
              <w:r w:rsidR="00701086" w:rsidRPr="00334B60" w:rsidDel="00874176">
                <w:rPr>
                  <w:rFonts w:ascii="Calibri" w:hAnsi="Calibri"/>
                  <w:color w:val="000000"/>
                  <w:sz w:val="22"/>
                  <w:szCs w:val="22"/>
                </w:rPr>
                <w:delText>IFTS 6 mois-PFR 6 mois</w:delText>
              </w:r>
            </w:del>
          </w:p>
        </w:tc>
        <w:tc>
          <w:tcPr>
            <w:tcW w:w="940" w:type="dxa"/>
            <w:shd w:val="clear" w:color="auto" w:fill="auto"/>
            <w:noWrap/>
            <w:vAlign w:val="bottom"/>
            <w:hideMark/>
            <w:tcPrChange w:id="477" w:author="Nicol, Fabrice" w:date="2017-09-19T19:11:00Z">
              <w:tcPr>
                <w:tcW w:w="940" w:type="dxa"/>
                <w:shd w:val="clear" w:color="auto" w:fill="auto"/>
                <w:noWrap/>
                <w:vAlign w:val="bottom"/>
                <w:hideMark/>
              </w:tcPr>
            </w:tcPrChange>
          </w:tcPr>
          <w:p w14:paraId="49B0633D"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12</w:t>
            </w:r>
          </w:p>
        </w:tc>
        <w:tc>
          <w:tcPr>
            <w:tcW w:w="2247" w:type="dxa"/>
            <w:shd w:val="clear" w:color="auto" w:fill="auto"/>
            <w:noWrap/>
            <w:vAlign w:val="bottom"/>
            <w:hideMark/>
            <w:tcPrChange w:id="478" w:author="Nicol, Fabrice" w:date="2017-09-19T19:11:00Z">
              <w:tcPr>
                <w:tcW w:w="2247" w:type="dxa"/>
                <w:shd w:val="clear" w:color="auto" w:fill="auto"/>
                <w:noWrap/>
                <w:vAlign w:val="bottom"/>
                <w:hideMark/>
              </w:tcPr>
            </w:tcPrChange>
          </w:tcPr>
          <w:p w14:paraId="0EDBF2AE" w14:textId="77777777" w:rsidR="00701086" w:rsidRPr="00334B60" w:rsidRDefault="00701086" w:rsidP="003A5ACE">
            <w:pPr>
              <w:spacing w:after="0"/>
              <w:jc w:val="left"/>
              <w:rPr>
                <w:rFonts w:ascii="Calibri" w:hAnsi="Calibri"/>
                <w:color w:val="000000"/>
                <w:sz w:val="22"/>
                <w:szCs w:val="22"/>
              </w:rPr>
            </w:pPr>
            <w:r w:rsidRPr="00334B60">
              <w:rPr>
                <w:rFonts w:ascii="Calibri" w:hAnsi="Calibri"/>
                <w:color w:val="000000"/>
                <w:sz w:val="22"/>
                <w:szCs w:val="22"/>
              </w:rPr>
              <w:t>ATTACHE PRINCIPAL</w:t>
            </w:r>
          </w:p>
        </w:tc>
      </w:tr>
      <w:tr w:rsidR="00701086" w:rsidRPr="00334B60" w14:paraId="360F13F9" w14:textId="77777777" w:rsidTr="00874176">
        <w:tblPrEx>
          <w:tblW w:w="91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PrExChange w:id="479" w:author="Nicol, Fabrice" w:date="2017-09-19T19:11:00Z">
            <w:tblPrEx>
              <w:tblW w:w="91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PrEx>
          </w:tblPrExChange>
        </w:tblPrEx>
        <w:trPr>
          <w:trHeight w:val="300"/>
          <w:trPrChange w:id="480" w:author="Nicol, Fabrice" w:date="2017-09-19T19:11:00Z">
            <w:trPr>
              <w:trHeight w:val="300"/>
            </w:trPr>
          </w:trPrChange>
        </w:trPr>
        <w:tc>
          <w:tcPr>
            <w:tcW w:w="1200" w:type="dxa"/>
            <w:shd w:val="clear" w:color="auto" w:fill="auto"/>
            <w:noWrap/>
            <w:vAlign w:val="bottom"/>
            <w:hideMark/>
            <w:tcPrChange w:id="481" w:author="Nicol, Fabrice" w:date="2017-09-19T19:11:00Z">
              <w:tcPr>
                <w:tcW w:w="1200" w:type="dxa"/>
                <w:shd w:val="clear" w:color="auto" w:fill="auto"/>
                <w:noWrap/>
                <w:vAlign w:val="bottom"/>
                <w:hideMark/>
              </w:tcPr>
            </w:tcPrChange>
          </w:tcPr>
          <w:p w14:paraId="54E21743"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19</w:t>
            </w:r>
          </w:p>
        </w:tc>
        <w:tc>
          <w:tcPr>
            <w:tcW w:w="1200" w:type="dxa"/>
            <w:shd w:val="clear" w:color="auto" w:fill="auto"/>
            <w:noWrap/>
            <w:vAlign w:val="bottom"/>
            <w:hideMark/>
            <w:tcPrChange w:id="482" w:author="Nicol, Fabrice" w:date="2017-09-19T19:11:00Z">
              <w:tcPr>
                <w:tcW w:w="1200" w:type="dxa"/>
                <w:shd w:val="clear" w:color="auto" w:fill="auto"/>
                <w:noWrap/>
                <w:vAlign w:val="bottom"/>
                <w:hideMark/>
              </w:tcPr>
            </w:tcPrChange>
          </w:tcPr>
          <w:p w14:paraId="00A34E52"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2014</w:t>
            </w:r>
          </w:p>
        </w:tc>
        <w:tc>
          <w:tcPr>
            <w:tcW w:w="1200" w:type="dxa"/>
            <w:shd w:val="clear" w:color="auto" w:fill="auto"/>
            <w:noWrap/>
            <w:vAlign w:val="bottom"/>
            <w:hideMark/>
            <w:tcPrChange w:id="483" w:author="Nicol, Fabrice" w:date="2017-09-19T19:11:00Z">
              <w:tcPr>
                <w:tcW w:w="1200" w:type="dxa"/>
                <w:shd w:val="clear" w:color="auto" w:fill="auto"/>
                <w:noWrap/>
                <w:vAlign w:val="bottom"/>
                <w:hideMark/>
              </w:tcPr>
            </w:tcPrChange>
          </w:tcPr>
          <w:p w14:paraId="14003F43"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7 064</w:t>
            </w:r>
          </w:p>
        </w:tc>
        <w:tc>
          <w:tcPr>
            <w:tcW w:w="2320" w:type="dxa"/>
            <w:shd w:val="clear" w:color="auto" w:fill="auto"/>
            <w:noWrap/>
            <w:vAlign w:val="bottom"/>
            <w:tcPrChange w:id="484" w:author="Nicol, Fabrice" w:date="2017-09-19T19:11:00Z">
              <w:tcPr>
                <w:tcW w:w="2320" w:type="dxa"/>
                <w:shd w:val="clear" w:color="auto" w:fill="auto"/>
                <w:noWrap/>
                <w:vAlign w:val="bottom"/>
              </w:tcPr>
            </w:tcPrChange>
          </w:tcPr>
          <w:p w14:paraId="6887ABE7" w14:textId="6BF69CC6" w:rsidR="00701086" w:rsidRPr="00334B60" w:rsidRDefault="00874176" w:rsidP="003A5ACE">
            <w:pPr>
              <w:spacing w:after="0"/>
              <w:jc w:val="left"/>
              <w:rPr>
                <w:rFonts w:ascii="Calibri" w:hAnsi="Calibri"/>
                <w:color w:val="000000"/>
                <w:sz w:val="22"/>
                <w:szCs w:val="22"/>
              </w:rPr>
            </w:pPr>
            <w:ins w:id="485" w:author="Nicol, Fabrice" w:date="2017-09-19T19:12:00Z">
              <w:r>
                <w:rPr>
                  <w:rFonts w:ascii="Calibri" w:hAnsi="Calibri"/>
                  <w:color w:val="000000"/>
                  <w:sz w:val="22"/>
                  <w:szCs w:val="22"/>
                </w:rPr>
                <w:t>Pas de cumul IFTS/PFR</w:t>
              </w:r>
            </w:ins>
            <w:del w:id="486" w:author="Nicol, Fabrice" w:date="2017-09-19T19:11:00Z">
              <w:r w:rsidR="00701086" w:rsidRPr="00334B60" w:rsidDel="00874176">
                <w:rPr>
                  <w:rFonts w:ascii="Calibri" w:hAnsi="Calibri"/>
                  <w:color w:val="000000"/>
                  <w:sz w:val="22"/>
                  <w:szCs w:val="22"/>
                </w:rPr>
                <w:delText>IFTS 0 mois-PFR 12 mois</w:delText>
              </w:r>
            </w:del>
          </w:p>
        </w:tc>
        <w:tc>
          <w:tcPr>
            <w:tcW w:w="940" w:type="dxa"/>
            <w:shd w:val="clear" w:color="auto" w:fill="auto"/>
            <w:noWrap/>
            <w:vAlign w:val="bottom"/>
            <w:hideMark/>
            <w:tcPrChange w:id="487" w:author="Nicol, Fabrice" w:date="2017-09-19T19:11:00Z">
              <w:tcPr>
                <w:tcW w:w="940" w:type="dxa"/>
                <w:shd w:val="clear" w:color="auto" w:fill="auto"/>
                <w:noWrap/>
                <w:vAlign w:val="bottom"/>
                <w:hideMark/>
              </w:tcPr>
            </w:tcPrChange>
          </w:tcPr>
          <w:p w14:paraId="37DABBF6"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12</w:t>
            </w:r>
          </w:p>
        </w:tc>
        <w:tc>
          <w:tcPr>
            <w:tcW w:w="2247" w:type="dxa"/>
            <w:shd w:val="clear" w:color="auto" w:fill="auto"/>
            <w:noWrap/>
            <w:vAlign w:val="bottom"/>
            <w:hideMark/>
            <w:tcPrChange w:id="488" w:author="Nicol, Fabrice" w:date="2017-09-19T19:11:00Z">
              <w:tcPr>
                <w:tcW w:w="2247" w:type="dxa"/>
                <w:shd w:val="clear" w:color="auto" w:fill="auto"/>
                <w:noWrap/>
                <w:vAlign w:val="bottom"/>
                <w:hideMark/>
              </w:tcPr>
            </w:tcPrChange>
          </w:tcPr>
          <w:p w14:paraId="5D6991E6" w14:textId="77777777" w:rsidR="00701086" w:rsidRPr="00334B60" w:rsidRDefault="00701086" w:rsidP="003A5ACE">
            <w:pPr>
              <w:spacing w:after="0"/>
              <w:jc w:val="left"/>
              <w:rPr>
                <w:rFonts w:ascii="Calibri" w:hAnsi="Calibri"/>
                <w:color w:val="000000"/>
                <w:sz w:val="22"/>
                <w:szCs w:val="22"/>
              </w:rPr>
            </w:pPr>
            <w:r w:rsidRPr="00334B60">
              <w:rPr>
                <w:rFonts w:ascii="Calibri" w:hAnsi="Calibri"/>
                <w:color w:val="000000"/>
                <w:sz w:val="22"/>
                <w:szCs w:val="22"/>
              </w:rPr>
              <w:t>ATTACHE PRINCIPAL</w:t>
            </w:r>
          </w:p>
        </w:tc>
      </w:tr>
      <w:tr w:rsidR="00701086" w:rsidRPr="00334B60" w14:paraId="416F97EA" w14:textId="77777777" w:rsidTr="00874176">
        <w:tblPrEx>
          <w:tblW w:w="91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PrExChange w:id="489" w:author="Nicol, Fabrice" w:date="2017-09-19T19:11:00Z">
            <w:tblPrEx>
              <w:tblW w:w="91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PrEx>
          </w:tblPrExChange>
        </w:tblPrEx>
        <w:trPr>
          <w:trHeight w:val="300"/>
          <w:trPrChange w:id="490" w:author="Nicol, Fabrice" w:date="2017-09-19T19:11:00Z">
            <w:trPr>
              <w:trHeight w:val="300"/>
            </w:trPr>
          </w:trPrChange>
        </w:trPr>
        <w:tc>
          <w:tcPr>
            <w:tcW w:w="1200" w:type="dxa"/>
            <w:shd w:val="clear" w:color="auto" w:fill="auto"/>
            <w:noWrap/>
            <w:vAlign w:val="bottom"/>
            <w:hideMark/>
            <w:tcPrChange w:id="491" w:author="Nicol, Fabrice" w:date="2017-09-19T19:11:00Z">
              <w:tcPr>
                <w:tcW w:w="1200" w:type="dxa"/>
                <w:shd w:val="clear" w:color="auto" w:fill="auto"/>
                <w:noWrap/>
                <w:vAlign w:val="bottom"/>
                <w:hideMark/>
              </w:tcPr>
            </w:tcPrChange>
          </w:tcPr>
          <w:p w14:paraId="7B7E151D"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19</w:t>
            </w:r>
          </w:p>
        </w:tc>
        <w:tc>
          <w:tcPr>
            <w:tcW w:w="1200" w:type="dxa"/>
            <w:shd w:val="clear" w:color="auto" w:fill="auto"/>
            <w:noWrap/>
            <w:vAlign w:val="bottom"/>
            <w:hideMark/>
            <w:tcPrChange w:id="492" w:author="Nicol, Fabrice" w:date="2017-09-19T19:11:00Z">
              <w:tcPr>
                <w:tcW w:w="1200" w:type="dxa"/>
                <w:shd w:val="clear" w:color="auto" w:fill="auto"/>
                <w:noWrap/>
                <w:vAlign w:val="bottom"/>
                <w:hideMark/>
              </w:tcPr>
            </w:tcPrChange>
          </w:tcPr>
          <w:p w14:paraId="2EFCFBB0"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2015</w:t>
            </w:r>
          </w:p>
        </w:tc>
        <w:tc>
          <w:tcPr>
            <w:tcW w:w="1200" w:type="dxa"/>
            <w:shd w:val="clear" w:color="auto" w:fill="auto"/>
            <w:noWrap/>
            <w:vAlign w:val="bottom"/>
            <w:hideMark/>
            <w:tcPrChange w:id="493" w:author="Nicol, Fabrice" w:date="2017-09-19T19:11:00Z">
              <w:tcPr>
                <w:tcW w:w="1200" w:type="dxa"/>
                <w:shd w:val="clear" w:color="auto" w:fill="auto"/>
                <w:noWrap/>
                <w:vAlign w:val="bottom"/>
                <w:hideMark/>
              </w:tcPr>
            </w:tcPrChange>
          </w:tcPr>
          <w:p w14:paraId="3A50560C"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7 064</w:t>
            </w:r>
          </w:p>
        </w:tc>
        <w:tc>
          <w:tcPr>
            <w:tcW w:w="2320" w:type="dxa"/>
            <w:shd w:val="clear" w:color="auto" w:fill="auto"/>
            <w:noWrap/>
            <w:vAlign w:val="bottom"/>
            <w:tcPrChange w:id="494" w:author="Nicol, Fabrice" w:date="2017-09-19T19:11:00Z">
              <w:tcPr>
                <w:tcW w:w="2320" w:type="dxa"/>
                <w:shd w:val="clear" w:color="auto" w:fill="auto"/>
                <w:noWrap/>
                <w:vAlign w:val="bottom"/>
              </w:tcPr>
            </w:tcPrChange>
          </w:tcPr>
          <w:p w14:paraId="3701CC4C" w14:textId="1965E565" w:rsidR="00701086" w:rsidRPr="00334B60" w:rsidRDefault="00874176" w:rsidP="003A5ACE">
            <w:pPr>
              <w:spacing w:after="0"/>
              <w:jc w:val="left"/>
              <w:rPr>
                <w:rFonts w:ascii="Calibri" w:hAnsi="Calibri"/>
                <w:color w:val="000000"/>
                <w:sz w:val="22"/>
                <w:szCs w:val="22"/>
              </w:rPr>
            </w:pPr>
            <w:ins w:id="495" w:author="Nicol, Fabrice" w:date="2017-09-19T19:12:00Z">
              <w:r>
                <w:rPr>
                  <w:rFonts w:ascii="Calibri" w:hAnsi="Calibri"/>
                  <w:color w:val="000000"/>
                  <w:sz w:val="22"/>
                  <w:szCs w:val="22"/>
                </w:rPr>
                <w:t>Pas de cumul IFTS/PFR</w:t>
              </w:r>
            </w:ins>
            <w:del w:id="496" w:author="Nicol, Fabrice" w:date="2017-09-19T19:11:00Z">
              <w:r w:rsidR="00701086" w:rsidRPr="00334B60" w:rsidDel="00874176">
                <w:rPr>
                  <w:rFonts w:ascii="Calibri" w:hAnsi="Calibri"/>
                  <w:color w:val="000000"/>
                  <w:sz w:val="22"/>
                  <w:szCs w:val="22"/>
                </w:rPr>
                <w:delText>IFTS 0 mois-PFR 12 mois</w:delText>
              </w:r>
            </w:del>
          </w:p>
        </w:tc>
        <w:tc>
          <w:tcPr>
            <w:tcW w:w="940" w:type="dxa"/>
            <w:shd w:val="clear" w:color="auto" w:fill="auto"/>
            <w:noWrap/>
            <w:vAlign w:val="bottom"/>
            <w:hideMark/>
            <w:tcPrChange w:id="497" w:author="Nicol, Fabrice" w:date="2017-09-19T19:11:00Z">
              <w:tcPr>
                <w:tcW w:w="940" w:type="dxa"/>
                <w:shd w:val="clear" w:color="auto" w:fill="auto"/>
                <w:noWrap/>
                <w:vAlign w:val="bottom"/>
                <w:hideMark/>
              </w:tcPr>
            </w:tcPrChange>
          </w:tcPr>
          <w:p w14:paraId="5B075374"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12</w:t>
            </w:r>
          </w:p>
        </w:tc>
        <w:tc>
          <w:tcPr>
            <w:tcW w:w="2247" w:type="dxa"/>
            <w:shd w:val="clear" w:color="auto" w:fill="auto"/>
            <w:noWrap/>
            <w:vAlign w:val="bottom"/>
            <w:hideMark/>
            <w:tcPrChange w:id="498" w:author="Nicol, Fabrice" w:date="2017-09-19T19:11:00Z">
              <w:tcPr>
                <w:tcW w:w="2247" w:type="dxa"/>
                <w:shd w:val="clear" w:color="auto" w:fill="auto"/>
                <w:noWrap/>
                <w:vAlign w:val="bottom"/>
                <w:hideMark/>
              </w:tcPr>
            </w:tcPrChange>
          </w:tcPr>
          <w:p w14:paraId="43196CCC" w14:textId="77777777" w:rsidR="00701086" w:rsidRPr="00334B60" w:rsidRDefault="00701086" w:rsidP="003A5ACE">
            <w:pPr>
              <w:spacing w:after="0"/>
              <w:jc w:val="left"/>
              <w:rPr>
                <w:rFonts w:ascii="Calibri" w:hAnsi="Calibri"/>
                <w:color w:val="000000"/>
                <w:sz w:val="22"/>
                <w:szCs w:val="22"/>
              </w:rPr>
            </w:pPr>
            <w:r w:rsidRPr="00334B60">
              <w:rPr>
                <w:rFonts w:ascii="Calibri" w:hAnsi="Calibri"/>
                <w:color w:val="000000"/>
                <w:sz w:val="22"/>
                <w:szCs w:val="22"/>
              </w:rPr>
              <w:t>DIRECTEUR TERRITORIAL</w:t>
            </w:r>
          </w:p>
        </w:tc>
      </w:tr>
      <w:tr w:rsidR="00701086" w:rsidRPr="00334B60" w14:paraId="58F33B2A" w14:textId="77777777" w:rsidTr="00874176">
        <w:tblPrEx>
          <w:tblW w:w="91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PrExChange w:id="499" w:author="Nicol, Fabrice" w:date="2017-09-19T19:11:00Z">
            <w:tblPrEx>
              <w:tblW w:w="91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PrEx>
          </w:tblPrExChange>
        </w:tblPrEx>
        <w:trPr>
          <w:trHeight w:val="300"/>
          <w:trPrChange w:id="500" w:author="Nicol, Fabrice" w:date="2017-09-19T19:11:00Z">
            <w:trPr>
              <w:trHeight w:val="300"/>
            </w:trPr>
          </w:trPrChange>
        </w:trPr>
        <w:tc>
          <w:tcPr>
            <w:tcW w:w="1200" w:type="dxa"/>
            <w:shd w:val="clear" w:color="auto" w:fill="auto"/>
            <w:noWrap/>
            <w:vAlign w:val="bottom"/>
            <w:hideMark/>
            <w:tcPrChange w:id="501" w:author="Nicol, Fabrice" w:date="2017-09-19T19:11:00Z">
              <w:tcPr>
                <w:tcW w:w="1200" w:type="dxa"/>
                <w:shd w:val="clear" w:color="auto" w:fill="auto"/>
                <w:noWrap/>
                <w:vAlign w:val="bottom"/>
                <w:hideMark/>
              </w:tcPr>
            </w:tcPrChange>
          </w:tcPr>
          <w:p w14:paraId="7123C29F"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510</w:t>
            </w:r>
          </w:p>
        </w:tc>
        <w:tc>
          <w:tcPr>
            <w:tcW w:w="1200" w:type="dxa"/>
            <w:shd w:val="clear" w:color="auto" w:fill="auto"/>
            <w:noWrap/>
            <w:vAlign w:val="bottom"/>
            <w:hideMark/>
            <w:tcPrChange w:id="502" w:author="Nicol, Fabrice" w:date="2017-09-19T19:11:00Z">
              <w:tcPr>
                <w:tcW w:w="1200" w:type="dxa"/>
                <w:shd w:val="clear" w:color="auto" w:fill="auto"/>
                <w:noWrap/>
                <w:vAlign w:val="bottom"/>
                <w:hideMark/>
              </w:tcPr>
            </w:tcPrChange>
          </w:tcPr>
          <w:p w14:paraId="03EE4D12"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2013</w:t>
            </w:r>
          </w:p>
        </w:tc>
        <w:tc>
          <w:tcPr>
            <w:tcW w:w="1200" w:type="dxa"/>
            <w:shd w:val="clear" w:color="auto" w:fill="auto"/>
            <w:noWrap/>
            <w:vAlign w:val="bottom"/>
            <w:hideMark/>
            <w:tcPrChange w:id="503" w:author="Nicol, Fabrice" w:date="2017-09-19T19:11:00Z">
              <w:tcPr>
                <w:tcW w:w="1200" w:type="dxa"/>
                <w:shd w:val="clear" w:color="auto" w:fill="auto"/>
                <w:noWrap/>
                <w:vAlign w:val="bottom"/>
                <w:hideMark/>
              </w:tcPr>
            </w:tcPrChange>
          </w:tcPr>
          <w:p w14:paraId="680F5007"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15 398</w:t>
            </w:r>
          </w:p>
        </w:tc>
        <w:tc>
          <w:tcPr>
            <w:tcW w:w="2320" w:type="dxa"/>
            <w:shd w:val="clear" w:color="auto" w:fill="auto"/>
            <w:noWrap/>
            <w:vAlign w:val="bottom"/>
            <w:tcPrChange w:id="504" w:author="Nicol, Fabrice" w:date="2017-09-19T19:11:00Z">
              <w:tcPr>
                <w:tcW w:w="2320" w:type="dxa"/>
                <w:shd w:val="clear" w:color="auto" w:fill="auto"/>
                <w:noWrap/>
                <w:vAlign w:val="bottom"/>
              </w:tcPr>
            </w:tcPrChange>
          </w:tcPr>
          <w:p w14:paraId="2E7E07FE" w14:textId="4DCCCA0D" w:rsidR="00701086" w:rsidRPr="00334B60" w:rsidRDefault="00874176" w:rsidP="003A5ACE">
            <w:pPr>
              <w:spacing w:after="0"/>
              <w:jc w:val="left"/>
              <w:rPr>
                <w:rFonts w:ascii="Calibri" w:hAnsi="Calibri"/>
                <w:color w:val="000000"/>
                <w:sz w:val="22"/>
                <w:szCs w:val="22"/>
              </w:rPr>
            </w:pPr>
            <w:ins w:id="505" w:author="Nicol, Fabrice" w:date="2017-09-19T19:12:00Z">
              <w:r>
                <w:rPr>
                  <w:rFonts w:ascii="Calibri" w:hAnsi="Calibri"/>
                  <w:color w:val="000000"/>
                  <w:sz w:val="22"/>
                  <w:szCs w:val="22"/>
                </w:rPr>
                <w:t>Pas de cumul IFTS/PFR</w:t>
              </w:r>
            </w:ins>
            <w:del w:id="506" w:author="Nicol, Fabrice" w:date="2017-09-19T19:11:00Z">
              <w:r w:rsidR="00701086" w:rsidRPr="00334B60" w:rsidDel="00874176">
                <w:rPr>
                  <w:rFonts w:ascii="Calibri" w:hAnsi="Calibri"/>
                  <w:color w:val="000000"/>
                  <w:sz w:val="22"/>
                  <w:szCs w:val="22"/>
                </w:rPr>
                <w:delText>IFTS 6 mois-PFR 6 mois</w:delText>
              </w:r>
            </w:del>
          </w:p>
        </w:tc>
        <w:tc>
          <w:tcPr>
            <w:tcW w:w="940" w:type="dxa"/>
            <w:shd w:val="clear" w:color="auto" w:fill="auto"/>
            <w:noWrap/>
            <w:vAlign w:val="bottom"/>
            <w:hideMark/>
            <w:tcPrChange w:id="507" w:author="Nicol, Fabrice" w:date="2017-09-19T19:11:00Z">
              <w:tcPr>
                <w:tcW w:w="940" w:type="dxa"/>
                <w:shd w:val="clear" w:color="auto" w:fill="auto"/>
                <w:noWrap/>
                <w:vAlign w:val="bottom"/>
                <w:hideMark/>
              </w:tcPr>
            </w:tcPrChange>
          </w:tcPr>
          <w:p w14:paraId="340560E2"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12</w:t>
            </w:r>
          </w:p>
        </w:tc>
        <w:tc>
          <w:tcPr>
            <w:tcW w:w="2247" w:type="dxa"/>
            <w:shd w:val="clear" w:color="auto" w:fill="auto"/>
            <w:noWrap/>
            <w:vAlign w:val="bottom"/>
            <w:hideMark/>
            <w:tcPrChange w:id="508" w:author="Nicol, Fabrice" w:date="2017-09-19T19:11:00Z">
              <w:tcPr>
                <w:tcW w:w="2247" w:type="dxa"/>
                <w:shd w:val="clear" w:color="auto" w:fill="auto"/>
                <w:noWrap/>
                <w:vAlign w:val="bottom"/>
                <w:hideMark/>
              </w:tcPr>
            </w:tcPrChange>
          </w:tcPr>
          <w:p w14:paraId="4D628E20" w14:textId="77777777" w:rsidR="00701086" w:rsidRPr="00334B60" w:rsidRDefault="00701086" w:rsidP="003A5ACE">
            <w:pPr>
              <w:spacing w:after="0"/>
              <w:jc w:val="left"/>
              <w:rPr>
                <w:rFonts w:ascii="Calibri" w:hAnsi="Calibri"/>
                <w:color w:val="000000"/>
                <w:sz w:val="22"/>
                <w:szCs w:val="22"/>
              </w:rPr>
            </w:pPr>
            <w:r w:rsidRPr="00334B60">
              <w:rPr>
                <w:rFonts w:ascii="Calibri" w:hAnsi="Calibri"/>
                <w:color w:val="000000"/>
                <w:sz w:val="22"/>
                <w:szCs w:val="22"/>
              </w:rPr>
              <w:t>DIRECTEUR TERRITORIAL</w:t>
            </w:r>
          </w:p>
        </w:tc>
      </w:tr>
      <w:tr w:rsidR="00701086" w:rsidRPr="00334B60" w14:paraId="537F1379" w14:textId="77777777" w:rsidTr="00874176">
        <w:tblPrEx>
          <w:tblW w:w="91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PrExChange w:id="509" w:author="Nicol, Fabrice" w:date="2017-09-19T19:11:00Z">
            <w:tblPrEx>
              <w:tblW w:w="91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PrEx>
          </w:tblPrExChange>
        </w:tblPrEx>
        <w:trPr>
          <w:trHeight w:val="300"/>
          <w:trPrChange w:id="510" w:author="Nicol, Fabrice" w:date="2017-09-19T19:11:00Z">
            <w:trPr>
              <w:trHeight w:val="300"/>
            </w:trPr>
          </w:trPrChange>
        </w:trPr>
        <w:tc>
          <w:tcPr>
            <w:tcW w:w="1200" w:type="dxa"/>
            <w:shd w:val="clear" w:color="auto" w:fill="auto"/>
            <w:noWrap/>
            <w:vAlign w:val="bottom"/>
            <w:hideMark/>
            <w:tcPrChange w:id="511" w:author="Nicol, Fabrice" w:date="2017-09-19T19:11:00Z">
              <w:tcPr>
                <w:tcW w:w="1200" w:type="dxa"/>
                <w:shd w:val="clear" w:color="auto" w:fill="auto"/>
                <w:noWrap/>
                <w:vAlign w:val="bottom"/>
                <w:hideMark/>
              </w:tcPr>
            </w:tcPrChange>
          </w:tcPr>
          <w:p w14:paraId="0631966C"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510</w:t>
            </w:r>
          </w:p>
        </w:tc>
        <w:tc>
          <w:tcPr>
            <w:tcW w:w="1200" w:type="dxa"/>
            <w:shd w:val="clear" w:color="auto" w:fill="auto"/>
            <w:noWrap/>
            <w:vAlign w:val="bottom"/>
            <w:hideMark/>
            <w:tcPrChange w:id="512" w:author="Nicol, Fabrice" w:date="2017-09-19T19:11:00Z">
              <w:tcPr>
                <w:tcW w:w="1200" w:type="dxa"/>
                <w:shd w:val="clear" w:color="auto" w:fill="auto"/>
                <w:noWrap/>
                <w:vAlign w:val="bottom"/>
                <w:hideMark/>
              </w:tcPr>
            </w:tcPrChange>
          </w:tcPr>
          <w:p w14:paraId="376470BF"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2014</w:t>
            </w:r>
          </w:p>
        </w:tc>
        <w:tc>
          <w:tcPr>
            <w:tcW w:w="1200" w:type="dxa"/>
            <w:shd w:val="clear" w:color="auto" w:fill="auto"/>
            <w:noWrap/>
            <w:vAlign w:val="bottom"/>
            <w:hideMark/>
            <w:tcPrChange w:id="513" w:author="Nicol, Fabrice" w:date="2017-09-19T19:11:00Z">
              <w:tcPr>
                <w:tcW w:w="1200" w:type="dxa"/>
                <w:shd w:val="clear" w:color="auto" w:fill="auto"/>
                <w:noWrap/>
                <w:vAlign w:val="bottom"/>
                <w:hideMark/>
              </w:tcPr>
            </w:tcPrChange>
          </w:tcPr>
          <w:p w14:paraId="23461C1E"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19 027</w:t>
            </w:r>
          </w:p>
        </w:tc>
        <w:tc>
          <w:tcPr>
            <w:tcW w:w="2320" w:type="dxa"/>
            <w:shd w:val="clear" w:color="auto" w:fill="auto"/>
            <w:noWrap/>
            <w:vAlign w:val="bottom"/>
            <w:tcPrChange w:id="514" w:author="Nicol, Fabrice" w:date="2017-09-19T19:11:00Z">
              <w:tcPr>
                <w:tcW w:w="2320" w:type="dxa"/>
                <w:shd w:val="clear" w:color="auto" w:fill="auto"/>
                <w:noWrap/>
                <w:vAlign w:val="bottom"/>
              </w:tcPr>
            </w:tcPrChange>
          </w:tcPr>
          <w:p w14:paraId="53B15E60" w14:textId="503DCA30" w:rsidR="00701086" w:rsidRPr="00334B60" w:rsidRDefault="00874176" w:rsidP="003A5ACE">
            <w:pPr>
              <w:spacing w:after="0"/>
              <w:jc w:val="left"/>
              <w:rPr>
                <w:rFonts w:ascii="Calibri" w:hAnsi="Calibri"/>
                <w:color w:val="000000"/>
                <w:sz w:val="22"/>
                <w:szCs w:val="22"/>
              </w:rPr>
            </w:pPr>
            <w:ins w:id="515" w:author="Nicol, Fabrice" w:date="2017-09-19T19:12:00Z">
              <w:r>
                <w:rPr>
                  <w:rFonts w:ascii="Calibri" w:hAnsi="Calibri"/>
                  <w:color w:val="000000"/>
                  <w:sz w:val="22"/>
                  <w:szCs w:val="22"/>
                </w:rPr>
                <w:t>Pas de cumul IFTS/PFR</w:t>
              </w:r>
            </w:ins>
            <w:del w:id="516" w:author="Nicol, Fabrice" w:date="2017-09-19T19:11:00Z">
              <w:r w:rsidR="00701086" w:rsidRPr="00334B60" w:rsidDel="00874176">
                <w:rPr>
                  <w:rFonts w:ascii="Calibri" w:hAnsi="Calibri"/>
                  <w:color w:val="000000"/>
                  <w:sz w:val="22"/>
                  <w:szCs w:val="22"/>
                </w:rPr>
                <w:delText>IFTS 0 mois-PFR 12 mois</w:delText>
              </w:r>
            </w:del>
          </w:p>
        </w:tc>
        <w:tc>
          <w:tcPr>
            <w:tcW w:w="940" w:type="dxa"/>
            <w:shd w:val="clear" w:color="auto" w:fill="auto"/>
            <w:noWrap/>
            <w:vAlign w:val="bottom"/>
            <w:hideMark/>
            <w:tcPrChange w:id="517" w:author="Nicol, Fabrice" w:date="2017-09-19T19:11:00Z">
              <w:tcPr>
                <w:tcW w:w="940" w:type="dxa"/>
                <w:shd w:val="clear" w:color="auto" w:fill="auto"/>
                <w:noWrap/>
                <w:vAlign w:val="bottom"/>
                <w:hideMark/>
              </w:tcPr>
            </w:tcPrChange>
          </w:tcPr>
          <w:p w14:paraId="567E5A8C"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12</w:t>
            </w:r>
          </w:p>
        </w:tc>
        <w:tc>
          <w:tcPr>
            <w:tcW w:w="2247" w:type="dxa"/>
            <w:shd w:val="clear" w:color="auto" w:fill="auto"/>
            <w:noWrap/>
            <w:vAlign w:val="bottom"/>
            <w:hideMark/>
            <w:tcPrChange w:id="518" w:author="Nicol, Fabrice" w:date="2017-09-19T19:11:00Z">
              <w:tcPr>
                <w:tcW w:w="2247" w:type="dxa"/>
                <w:shd w:val="clear" w:color="auto" w:fill="auto"/>
                <w:noWrap/>
                <w:vAlign w:val="bottom"/>
                <w:hideMark/>
              </w:tcPr>
            </w:tcPrChange>
          </w:tcPr>
          <w:p w14:paraId="48648640" w14:textId="77777777" w:rsidR="00701086" w:rsidRPr="00334B60" w:rsidRDefault="00701086" w:rsidP="003A5ACE">
            <w:pPr>
              <w:spacing w:after="0"/>
              <w:jc w:val="left"/>
              <w:rPr>
                <w:rFonts w:ascii="Calibri" w:hAnsi="Calibri"/>
                <w:color w:val="000000"/>
                <w:sz w:val="22"/>
                <w:szCs w:val="22"/>
              </w:rPr>
            </w:pPr>
            <w:r w:rsidRPr="00334B60">
              <w:rPr>
                <w:rFonts w:ascii="Calibri" w:hAnsi="Calibri"/>
                <w:color w:val="000000"/>
                <w:sz w:val="22"/>
                <w:szCs w:val="22"/>
              </w:rPr>
              <w:t>DIRECTEUR TERRITORIAL</w:t>
            </w:r>
          </w:p>
        </w:tc>
      </w:tr>
    </w:tbl>
    <w:p w14:paraId="4D1AFB13" w14:textId="77777777" w:rsidR="00701086" w:rsidRPr="00C8711A" w:rsidRDefault="00701086" w:rsidP="00701086">
      <w:pPr>
        <w:pStyle w:val="Titretableau"/>
      </w:pPr>
      <w:r>
        <w:t xml:space="preserve">  Valeur de l’agrégat mensuel moyen (PFR ou IFTS) pour les bénéficiaires de la PFR </w:t>
      </w:r>
    </w:p>
    <w:tbl>
      <w:tblPr>
        <w:tblW w:w="452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1150"/>
        <w:gridCol w:w="2107"/>
        <w:gridCol w:w="1329"/>
        <w:gridCol w:w="3608"/>
      </w:tblGrid>
      <w:tr w:rsidR="000003E1" w14:paraId="2D2091B0" w14:textId="77777777" w:rsidTr="0049031F">
        <w:trPr>
          <w:jc w:val="center"/>
        </w:trPr>
        <w:tc>
          <w:tcPr>
            <w:tcW w:w="0" w:type="auto"/>
            <w:vAlign w:val="bottom"/>
          </w:tcPr>
          <w:p w14:paraId="1F1ED3E2" w14:textId="77777777" w:rsidR="00701086" w:rsidRDefault="00701086" w:rsidP="003A5ACE">
            <w:pPr>
              <w:pStyle w:val="Compact"/>
              <w:jc w:val="right"/>
            </w:pPr>
            <w:proofErr w:type="spellStart"/>
            <w:r>
              <w:t>Matricule</w:t>
            </w:r>
            <w:proofErr w:type="spellEnd"/>
          </w:p>
        </w:tc>
        <w:tc>
          <w:tcPr>
            <w:tcW w:w="1286" w:type="pct"/>
            <w:vAlign w:val="bottom"/>
          </w:tcPr>
          <w:p w14:paraId="7CB33F9E" w14:textId="77777777" w:rsidR="00701086" w:rsidRDefault="00701086" w:rsidP="003A5ACE">
            <w:pPr>
              <w:pStyle w:val="Compact"/>
              <w:jc w:val="right"/>
            </w:pPr>
            <w:proofErr w:type="spellStart"/>
            <w:r>
              <w:t>Années</w:t>
            </w:r>
            <w:proofErr w:type="spellEnd"/>
          </w:p>
        </w:tc>
        <w:tc>
          <w:tcPr>
            <w:tcW w:w="811" w:type="pct"/>
            <w:vAlign w:val="bottom"/>
          </w:tcPr>
          <w:p w14:paraId="039C8B49" w14:textId="77777777" w:rsidR="00701086" w:rsidRDefault="00701086" w:rsidP="003A5ACE">
            <w:pPr>
              <w:pStyle w:val="Compact"/>
              <w:jc w:val="right"/>
            </w:pPr>
            <w:r>
              <w:t>Variation (%)</w:t>
            </w:r>
          </w:p>
        </w:tc>
        <w:tc>
          <w:tcPr>
            <w:tcW w:w="0" w:type="auto"/>
            <w:vAlign w:val="bottom"/>
          </w:tcPr>
          <w:p w14:paraId="27981ECD" w14:textId="77777777" w:rsidR="00701086" w:rsidRDefault="00701086" w:rsidP="003A5ACE">
            <w:pPr>
              <w:pStyle w:val="Compact"/>
              <w:jc w:val="right"/>
            </w:pPr>
            <w:r>
              <w:t xml:space="preserve">Moyenne </w:t>
            </w:r>
            <w:proofErr w:type="spellStart"/>
            <w:r>
              <w:t>géométrique</w:t>
            </w:r>
            <w:proofErr w:type="spellEnd"/>
            <w:r>
              <w:t xml:space="preserve"> </w:t>
            </w:r>
            <w:proofErr w:type="spellStart"/>
            <w:proofErr w:type="gramStart"/>
            <w:r>
              <w:t>annuelle</w:t>
            </w:r>
            <w:proofErr w:type="spellEnd"/>
            <w:r>
              <w:t>(</w:t>
            </w:r>
            <w:proofErr w:type="gramEnd"/>
            <w:r>
              <w:t>%)</w:t>
            </w:r>
          </w:p>
        </w:tc>
      </w:tr>
      <w:tr w:rsidR="00701086" w14:paraId="1C0E9AA7" w14:textId="77777777" w:rsidTr="0049031F">
        <w:trPr>
          <w:jc w:val="center"/>
        </w:trPr>
        <w:tc>
          <w:tcPr>
            <w:tcW w:w="0" w:type="auto"/>
          </w:tcPr>
          <w:p w14:paraId="35F82036" w14:textId="77777777" w:rsidR="00701086" w:rsidRDefault="00701086" w:rsidP="003A5ACE">
            <w:pPr>
              <w:pStyle w:val="Compact"/>
              <w:jc w:val="right"/>
            </w:pPr>
            <w:r>
              <w:t>10290</w:t>
            </w:r>
          </w:p>
        </w:tc>
        <w:tc>
          <w:tcPr>
            <w:tcW w:w="0" w:type="auto"/>
          </w:tcPr>
          <w:p w14:paraId="0AF8973B" w14:textId="77777777" w:rsidR="00701086" w:rsidRDefault="00701086" w:rsidP="003A5ACE">
            <w:pPr>
              <w:pStyle w:val="Compact"/>
              <w:jc w:val="right"/>
            </w:pPr>
            <w:r>
              <w:t>2013, 2014, 2015</w:t>
            </w:r>
          </w:p>
        </w:tc>
        <w:tc>
          <w:tcPr>
            <w:tcW w:w="0" w:type="auto"/>
          </w:tcPr>
          <w:p w14:paraId="7DCE5D37" w14:textId="77777777" w:rsidR="00701086" w:rsidRDefault="00701086" w:rsidP="003A5ACE">
            <w:pPr>
              <w:pStyle w:val="Compact"/>
              <w:jc w:val="right"/>
            </w:pPr>
            <w:r>
              <w:t>21,3</w:t>
            </w:r>
          </w:p>
        </w:tc>
        <w:tc>
          <w:tcPr>
            <w:tcW w:w="0" w:type="auto"/>
          </w:tcPr>
          <w:p w14:paraId="70DAFC51" w14:textId="77777777" w:rsidR="00701086" w:rsidRDefault="00701086" w:rsidP="003A5ACE">
            <w:pPr>
              <w:pStyle w:val="Compact"/>
              <w:jc w:val="right"/>
            </w:pPr>
            <w:r>
              <w:t>10,1</w:t>
            </w:r>
          </w:p>
        </w:tc>
      </w:tr>
      <w:tr w:rsidR="00701086" w14:paraId="13B1468E" w14:textId="77777777" w:rsidTr="0049031F">
        <w:trPr>
          <w:jc w:val="center"/>
        </w:trPr>
        <w:tc>
          <w:tcPr>
            <w:tcW w:w="0" w:type="auto"/>
          </w:tcPr>
          <w:p w14:paraId="774FA971" w14:textId="77777777" w:rsidR="00701086" w:rsidRDefault="00701086" w:rsidP="003A5ACE">
            <w:pPr>
              <w:pStyle w:val="Compact"/>
              <w:jc w:val="right"/>
            </w:pPr>
            <w:r>
              <w:t>10422</w:t>
            </w:r>
          </w:p>
        </w:tc>
        <w:tc>
          <w:tcPr>
            <w:tcW w:w="0" w:type="auto"/>
          </w:tcPr>
          <w:p w14:paraId="46245DC5" w14:textId="77777777" w:rsidR="00701086" w:rsidRDefault="00701086" w:rsidP="003A5ACE">
            <w:pPr>
              <w:pStyle w:val="Compact"/>
              <w:jc w:val="right"/>
            </w:pPr>
            <w:r>
              <w:t>2013, 2014, 2015</w:t>
            </w:r>
          </w:p>
        </w:tc>
        <w:tc>
          <w:tcPr>
            <w:tcW w:w="0" w:type="auto"/>
          </w:tcPr>
          <w:p w14:paraId="7C2E2302" w14:textId="77777777" w:rsidR="00701086" w:rsidRDefault="00701086" w:rsidP="003A5ACE">
            <w:pPr>
              <w:pStyle w:val="Compact"/>
              <w:jc w:val="right"/>
            </w:pPr>
            <w:r>
              <w:t>29,4</w:t>
            </w:r>
          </w:p>
        </w:tc>
        <w:tc>
          <w:tcPr>
            <w:tcW w:w="0" w:type="auto"/>
          </w:tcPr>
          <w:p w14:paraId="1101F8C5" w14:textId="77777777" w:rsidR="00701086" w:rsidRDefault="00701086" w:rsidP="003A5ACE">
            <w:pPr>
              <w:pStyle w:val="Compact"/>
              <w:jc w:val="right"/>
            </w:pPr>
            <w:r>
              <w:t>13,8</w:t>
            </w:r>
          </w:p>
        </w:tc>
      </w:tr>
      <w:tr w:rsidR="00701086" w14:paraId="1895794A" w14:textId="77777777" w:rsidTr="0049031F">
        <w:trPr>
          <w:jc w:val="center"/>
        </w:trPr>
        <w:tc>
          <w:tcPr>
            <w:tcW w:w="0" w:type="auto"/>
          </w:tcPr>
          <w:p w14:paraId="12EC76C7" w14:textId="77777777" w:rsidR="00701086" w:rsidRDefault="00701086" w:rsidP="003A5ACE">
            <w:pPr>
              <w:pStyle w:val="Compact"/>
              <w:jc w:val="right"/>
            </w:pPr>
            <w:r>
              <w:t>10503</w:t>
            </w:r>
          </w:p>
        </w:tc>
        <w:tc>
          <w:tcPr>
            <w:tcW w:w="0" w:type="auto"/>
          </w:tcPr>
          <w:p w14:paraId="149564D2" w14:textId="77777777" w:rsidR="00701086" w:rsidRDefault="00701086" w:rsidP="003A5ACE">
            <w:pPr>
              <w:pStyle w:val="Compact"/>
              <w:jc w:val="right"/>
            </w:pPr>
            <w:r>
              <w:t>2013, 2014, 2015</w:t>
            </w:r>
          </w:p>
        </w:tc>
        <w:tc>
          <w:tcPr>
            <w:tcW w:w="0" w:type="auto"/>
          </w:tcPr>
          <w:p w14:paraId="42498C6E" w14:textId="77777777" w:rsidR="00701086" w:rsidRDefault="00701086" w:rsidP="003A5ACE">
            <w:pPr>
              <w:pStyle w:val="Compact"/>
              <w:jc w:val="right"/>
            </w:pPr>
            <w:r>
              <w:t>108,1</w:t>
            </w:r>
          </w:p>
        </w:tc>
        <w:tc>
          <w:tcPr>
            <w:tcW w:w="0" w:type="auto"/>
          </w:tcPr>
          <w:p w14:paraId="1A9D1E06" w14:textId="77777777" w:rsidR="00701086" w:rsidRDefault="00701086" w:rsidP="003A5ACE">
            <w:pPr>
              <w:pStyle w:val="Compact"/>
              <w:jc w:val="right"/>
            </w:pPr>
            <w:r>
              <w:t>44,3</w:t>
            </w:r>
          </w:p>
        </w:tc>
      </w:tr>
      <w:tr w:rsidR="00701086" w14:paraId="4BC12C5C" w14:textId="77777777" w:rsidTr="0049031F">
        <w:trPr>
          <w:jc w:val="center"/>
        </w:trPr>
        <w:tc>
          <w:tcPr>
            <w:tcW w:w="0" w:type="auto"/>
          </w:tcPr>
          <w:p w14:paraId="395ACCB2" w14:textId="77777777" w:rsidR="00701086" w:rsidRDefault="00701086" w:rsidP="003A5ACE">
            <w:pPr>
              <w:pStyle w:val="Compact"/>
              <w:jc w:val="right"/>
            </w:pPr>
            <w:r>
              <w:t>19</w:t>
            </w:r>
          </w:p>
        </w:tc>
        <w:tc>
          <w:tcPr>
            <w:tcW w:w="0" w:type="auto"/>
          </w:tcPr>
          <w:p w14:paraId="6B6BA712" w14:textId="77777777" w:rsidR="00701086" w:rsidRDefault="00701086" w:rsidP="003A5ACE">
            <w:pPr>
              <w:pStyle w:val="Compact"/>
              <w:jc w:val="right"/>
            </w:pPr>
            <w:r>
              <w:t>2013, 2014, 2015</w:t>
            </w:r>
          </w:p>
        </w:tc>
        <w:tc>
          <w:tcPr>
            <w:tcW w:w="0" w:type="auto"/>
          </w:tcPr>
          <w:p w14:paraId="1BF558A6" w14:textId="77777777" w:rsidR="00701086" w:rsidRDefault="00701086" w:rsidP="003A5ACE">
            <w:pPr>
              <w:pStyle w:val="Compact"/>
              <w:jc w:val="right"/>
            </w:pPr>
            <w:r>
              <w:t>41,2</w:t>
            </w:r>
          </w:p>
        </w:tc>
        <w:tc>
          <w:tcPr>
            <w:tcW w:w="0" w:type="auto"/>
          </w:tcPr>
          <w:p w14:paraId="2E569C91" w14:textId="77777777" w:rsidR="00701086" w:rsidRDefault="00701086" w:rsidP="003A5ACE">
            <w:pPr>
              <w:pStyle w:val="Compact"/>
              <w:jc w:val="right"/>
            </w:pPr>
            <w:r>
              <w:t>18,8</w:t>
            </w:r>
          </w:p>
        </w:tc>
      </w:tr>
      <w:tr w:rsidR="00701086" w14:paraId="34E95160" w14:textId="77777777" w:rsidTr="0049031F">
        <w:trPr>
          <w:jc w:val="center"/>
        </w:trPr>
        <w:tc>
          <w:tcPr>
            <w:tcW w:w="0" w:type="auto"/>
          </w:tcPr>
          <w:p w14:paraId="4CCF9C6A" w14:textId="77777777" w:rsidR="00701086" w:rsidRDefault="00701086" w:rsidP="003A5ACE">
            <w:pPr>
              <w:pStyle w:val="Compact"/>
              <w:jc w:val="right"/>
            </w:pPr>
            <w:r>
              <w:t>510</w:t>
            </w:r>
          </w:p>
        </w:tc>
        <w:tc>
          <w:tcPr>
            <w:tcW w:w="0" w:type="auto"/>
          </w:tcPr>
          <w:p w14:paraId="53B063ED" w14:textId="77777777" w:rsidR="00701086" w:rsidRDefault="00701086" w:rsidP="003A5ACE">
            <w:pPr>
              <w:pStyle w:val="Compact"/>
              <w:jc w:val="right"/>
            </w:pPr>
            <w:r>
              <w:t>2013, 2014, 2015</w:t>
            </w:r>
          </w:p>
        </w:tc>
        <w:tc>
          <w:tcPr>
            <w:tcW w:w="0" w:type="auto"/>
          </w:tcPr>
          <w:p w14:paraId="30F657A3" w14:textId="77777777" w:rsidR="00701086" w:rsidRDefault="00701086" w:rsidP="003A5ACE">
            <w:pPr>
              <w:pStyle w:val="Compact"/>
              <w:jc w:val="right"/>
            </w:pPr>
            <w:r>
              <w:t>23,6</w:t>
            </w:r>
          </w:p>
        </w:tc>
        <w:tc>
          <w:tcPr>
            <w:tcW w:w="0" w:type="auto"/>
          </w:tcPr>
          <w:p w14:paraId="758CC833" w14:textId="77777777" w:rsidR="00701086" w:rsidRDefault="00701086" w:rsidP="003A5ACE">
            <w:pPr>
              <w:pStyle w:val="Compact"/>
              <w:jc w:val="right"/>
            </w:pPr>
            <w:r>
              <w:t>11,2</w:t>
            </w:r>
          </w:p>
        </w:tc>
      </w:tr>
      <w:tr w:rsidR="00701086" w14:paraId="5F305DB1" w14:textId="77777777" w:rsidTr="0049031F">
        <w:trPr>
          <w:jc w:val="center"/>
        </w:trPr>
        <w:tc>
          <w:tcPr>
            <w:tcW w:w="0" w:type="auto"/>
          </w:tcPr>
          <w:p w14:paraId="75E3ABA9" w14:textId="77777777" w:rsidR="00701086" w:rsidRDefault="00701086" w:rsidP="003A5ACE">
            <w:pPr>
              <w:pStyle w:val="Compact"/>
              <w:jc w:val="right"/>
            </w:pPr>
            <w:r>
              <w:t>64</w:t>
            </w:r>
          </w:p>
        </w:tc>
        <w:tc>
          <w:tcPr>
            <w:tcW w:w="0" w:type="auto"/>
          </w:tcPr>
          <w:p w14:paraId="3A3D5FCA" w14:textId="77777777" w:rsidR="00701086" w:rsidRDefault="00701086" w:rsidP="003A5ACE">
            <w:pPr>
              <w:pStyle w:val="Compact"/>
              <w:jc w:val="right"/>
            </w:pPr>
            <w:r>
              <w:t>2013, 2014, 2015</w:t>
            </w:r>
          </w:p>
        </w:tc>
        <w:tc>
          <w:tcPr>
            <w:tcW w:w="0" w:type="auto"/>
          </w:tcPr>
          <w:p w14:paraId="5F90A9B7" w14:textId="77777777" w:rsidR="00701086" w:rsidRDefault="00701086" w:rsidP="003A5ACE">
            <w:pPr>
              <w:pStyle w:val="Compact"/>
              <w:jc w:val="right"/>
            </w:pPr>
            <w:r>
              <w:t>0,1</w:t>
            </w:r>
          </w:p>
        </w:tc>
        <w:tc>
          <w:tcPr>
            <w:tcW w:w="0" w:type="auto"/>
          </w:tcPr>
          <w:p w14:paraId="4BCBA972" w14:textId="77777777" w:rsidR="00701086" w:rsidRDefault="00701086" w:rsidP="003A5ACE">
            <w:pPr>
              <w:pStyle w:val="Compact"/>
              <w:jc w:val="right"/>
            </w:pPr>
            <w:r>
              <w:t>0,1</w:t>
            </w:r>
          </w:p>
        </w:tc>
      </w:tr>
      <w:tr w:rsidR="00701086" w14:paraId="627C9F64" w14:textId="77777777" w:rsidTr="0049031F">
        <w:trPr>
          <w:jc w:val="center"/>
        </w:trPr>
        <w:tc>
          <w:tcPr>
            <w:tcW w:w="0" w:type="auto"/>
          </w:tcPr>
          <w:p w14:paraId="5D8742FD" w14:textId="77777777" w:rsidR="00701086" w:rsidRDefault="00701086" w:rsidP="003A5ACE">
            <w:pPr>
              <w:pStyle w:val="Compact"/>
              <w:jc w:val="right"/>
            </w:pPr>
            <w:r>
              <w:t>843</w:t>
            </w:r>
          </w:p>
        </w:tc>
        <w:tc>
          <w:tcPr>
            <w:tcW w:w="0" w:type="auto"/>
          </w:tcPr>
          <w:p w14:paraId="2921CF22" w14:textId="77777777" w:rsidR="00701086" w:rsidRDefault="00701086" w:rsidP="003A5ACE">
            <w:pPr>
              <w:pStyle w:val="Compact"/>
              <w:jc w:val="right"/>
            </w:pPr>
            <w:r>
              <w:t>2013, 2014, 2015</w:t>
            </w:r>
          </w:p>
        </w:tc>
        <w:tc>
          <w:tcPr>
            <w:tcW w:w="0" w:type="auto"/>
          </w:tcPr>
          <w:p w14:paraId="1114226C" w14:textId="77777777" w:rsidR="00701086" w:rsidRDefault="00701086" w:rsidP="003A5ACE">
            <w:pPr>
              <w:pStyle w:val="Compact"/>
              <w:jc w:val="right"/>
            </w:pPr>
            <w:r>
              <w:t>37,2</w:t>
            </w:r>
          </w:p>
        </w:tc>
        <w:tc>
          <w:tcPr>
            <w:tcW w:w="0" w:type="auto"/>
          </w:tcPr>
          <w:p w14:paraId="4C793F42" w14:textId="77777777" w:rsidR="00701086" w:rsidRDefault="00701086" w:rsidP="003A5ACE">
            <w:pPr>
              <w:pStyle w:val="Compact"/>
              <w:jc w:val="right"/>
            </w:pPr>
            <w:r>
              <w:t>17,1</w:t>
            </w:r>
          </w:p>
        </w:tc>
      </w:tr>
      <w:tr w:rsidR="00701086" w14:paraId="104D5B46" w14:textId="77777777" w:rsidTr="0049031F">
        <w:trPr>
          <w:jc w:val="center"/>
        </w:trPr>
        <w:tc>
          <w:tcPr>
            <w:tcW w:w="0" w:type="auto"/>
          </w:tcPr>
          <w:p w14:paraId="61FBA60E" w14:textId="77777777" w:rsidR="00701086" w:rsidRDefault="00701086" w:rsidP="003A5ACE">
            <w:pPr>
              <w:pStyle w:val="Compact"/>
              <w:jc w:val="right"/>
            </w:pPr>
            <w:r>
              <w:t>94</w:t>
            </w:r>
          </w:p>
        </w:tc>
        <w:tc>
          <w:tcPr>
            <w:tcW w:w="0" w:type="auto"/>
          </w:tcPr>
          <w:p w14:paraId="0E1E420D" w14:textId="77777777" w:rsidR="00701086" w:rsidRDefault="00701086" w:rsidP="003A5ACE">
            <w:pPr>
              <w:pStyle w:val="Compact"/>
              <w:jc w:val="right"/>
            </w:pPr>
            <w:r>
              <w:t>2013, 2014, 2015</w:t>
            </w:r>
          </w:p>
        </w:tc>
        <w:tc>
          <w:tcPr>
            <w:tcW w:w="0" w:type="auto"/>
          </w:tcPr>
          <w:p w14:paraId="39D8B3D5" w14:textId="77777777" w:rsidR="00701086" w:rsidRDefault="00701086" w:rsidP="003A5ACE">
            <w:pPr>
              <w:pStyle w:val="Compact"/>
              <w:jc w:val="right"/>
            </w:pPr>
            <w:r>
              <w:t>43,9</w:t>
            </w:r>
          </w:p>
        </w:tc>
        <w:tc>
          <w:tcPr>
            <w:tcW w:w="0" w:type="auto"/>
          </w:tcPr>
          <w:p w14:paraId="4977B451" w14:textId="77777777" w:rsidR="00701086" w:rsidRDefault="00701086" w:rsidP="003A5ACE">
            <w:pPr>
              <w:pStyle w:val="Compact"/>
              <w:jc w:val="right"/>
            </w:pPr>
            <w:r>
              <w:t>19,9</w:t>
            </w:r>
          </w:p>
        </w:tc>
      </w:tr>
    </w:tbl>
    <w:p w14:paraId="2A73331E" w14:textId="3719CE62" w:rsidR="00F75AB6" w:rsidRDefault="00F75AB6" w:rsidP="0049031F">
      <w:pPr>
        <w:suppressAutoHyphens/>
        <w:spacing w:before="240"/>
        <w:rPr>
          <w:rFonts w:asciiTheme="majorHAnsi" w:hAnsiTheme="majorHAnsi" w:cstheme="majorHAnsi"/>
        </w:rPr>
      </w:pPr>
      <w:r w:rsidRPr="009F47F6">
        <w:rPr>
          <w:rFonts w:asciiTheme="majorHAnsi" w:hAnsiTheme="majorHAnsi" w:cstheme="majorHAnsi"/>
          <w:b/>
          <w:u w:val="single"/>
        </w:rPr>
        <w:t>Interprétation</w:t>
      </w:r>
      <w:r w:rsidR="00704399" w:rsidRPr="00704399">
        <w:rPr>
          <w:rFonts w:asciiTheme="majorHAnsi" w:hAnsiTheme="majorHAnsi" w:cstheme="majorHAnsi"/>
          <w:b/>
        </w:rPr>
        <w:t> </w:t>
      </w:r>
      <w:r w:rsidR="00704399" w:rsidRPr="00704399">
        <w:rPr>
          <w:rFonts w:asciiTheme="majorHAnsi" w:hAnsiTheme="majorHAnsi" w:cstheme="majorHAnsi"/>
        </w:rPr>
        <w:t>:</w:t>
      </w:r>
    </w:p>
    <w:p w14:paraId="1F2F0DF0" w14:textId="54C2949B" w:rsidR="00C65F3D" w:rsidRDefault="00C65F3D" w:rsidP="00126F22">
      <w:pPr>
        <w:suppressAutoHyphens/>
        <w:contextualSpacing/>
        <w:rPr>
          <w:ins w:id="519" w:author="Nicol, Fabrice" w:date="2017-09-19T19:13:00Z"/>
          <w:rFonts w:asciiTheme="majorHAnsi" w:hAnsiTheme="majorHAnsi" w:cstheme="majorHAnsi"/>
        </w:rPr>
      </w:pPr>
      <w:r w:rsidRPr="00126F22">
        <w:rPr>
          <w:rFonts w:asciiTheme="majorHAnsi" w:hAnsiTheme="majorHAnsi" w:cstheme="majorHAnsi"/>
        </w:rPr>
        <w:lastRenderedPageBreak/>
        <w:t xml:space="preserve">Les montants annuels et l’évolution des cumuls de PFR (et éventuellement d’IFTS) sont également retracés dans le temps par </w:t>
      </w:r>
      <w:r w:rsidR="00440C70">
        <w:rPr>
          <w:rFonts w:asciiTheme="majorHAnsi" w:hAnsiTheme="majorHAnsi" w:cstheme="majorHAnsi"/>
        </w:rPr>
        <w:t xml:space="preserve">ces </w:t>
      </w:r>
      <w:r w:rsidRPr="00126F22">
        <w:rPr>
          <w:rFonts w:asciiTheme="majorHAnsi" w:hAnsiTheme="majorHAnsi" w:cstheme="majorHAnsi"/>
        </w:rPr>
        <w:t xml:space="preserve">deux tableaux. Lorsque la PFR a remplacé l’IFTS en cours d’année, l’agrégat </w:t>
      </w:r>
      <w:r w:rsidR="00356E53">
        <w:rPr>
          <w:rFonts w:asciiTheme="majorHAnsi" w:hAnsiTheme="majorHAnsi" w:cstheme="majorHAnsi"/>
        </w:rPr>
        <w:t xml:space="preserve">pris en compte est </w:t>
      </w:r>
      <w:r w:rsidR="00674E90" w:rsidRPr="00126F22">
        <w:rPr>
          <w:rFonts w:asciiTheme="majorHAnsi" w:hAnsiTheme="majorHAnsi" w:cstheme="majorHAnsi"/>
        </w:rPr>
        <w:t>le</w:t>
      </w:r>
      <w:r w:rsidRPr="00126F22">
        <w:rPr>
          <w:rFonts w:asciiTheme="majorHAnsi" w:hAnsiTheme="majorHAnsi" w:cstheme="majorHAnsi"/>
        </w:rPr>
        <w:t xml:space="preserve"> cumul des montants </w:t>
      </w:r>
      <w:r w:rsidR="00674E90" w:rsidRPr="00126F22">
        <w:rPr>
          <w:rFonts w:asciiTheme="majorHAnsi" w:hAnsiTheme="majorHAnsi" w:cstheme="majorHAnsi"/>
        </w:rPr>
        <w:t xml:space="preserve">mensuels </w:t>
      </w:r>
      <w:r w:rsidRPr="00126F22">
        <w:rPr>
          <w:rFonts w:asciiTheme="majorHAnsi" w:hAnsiTheme="majorHAnsi" w:cstheme="majorHAnsi"/>
        </w:rPr>
        <w:t>d’IFTS et de PFR versés en cours d’année.</w:t>
      </w:r>
      <w:r w:rsidR="00356E53">
        <w:rPr>
          <w:rFonts w:asciiTheme="majorHAnsi" w:hAnsiTheme="majorHAnsi" w:cstheme="majorHAnsi"/>
        </w:rPr>
        <w:t xml:space="preserve"> </w:t>
      </w:r>
    </w:p>
    <w:p w14:paraId="3009990A" w14:textId="77777777" w:rsidR="00874176" w:rsidRPr="00126F22" w:rsidRDefault="00874176" w:rsidP="00126F22">
      <w:pPr>
        <w:suppressAutoHyphens/>
        <w:contextualSpacing/>
        <w:rPr>
          <w:rFonts w:asciiTheme="majorHAnsi" w:hAnsiTheme="majorHAnsi" w:cstheme="majorHAnsi"/>
        </w:rPr>
      </w:pPr>
    </w:p>
    <w:p w14:paraId="25712AB1" w14:textId="63413A8B" w:rsidR="00C65F3D" w:rsidRPr="009F47F6" w:rsidRDefault="00E17EDE" w:rsidP="00126F22">
      <w:pPr>
        <w:suppressAutoHyphens/>
        <w:rPr>
          <w:rFonts w:asciiTheme="majorHAnsi" w:hAnsiTheme="majorHAnsi" w:cstheme="majorHAnsi"/>
          <w:b/>
          <w:u w:val="single"/>
        </w:rPr>
      </w:pPr>
      <w:r w:rsidRPr="00384BE4">
        <w:rPr>
          <w:noProof/>
        </w:rPr>
        <w:drawing>
          <wp:anchor distT="0" distB="0" distL="114300" distR="114300" simplePos="0" relativeHeight="251983872" behindDoc="0" locked="0" layoutInCell="1" allowOverlap="1" wp14:anchorId="4FB6E5D0" wp14:editId="1423FC4D">
            <wp:simplePos x="0" y="0"/>
            <wp:positionH relativeFrom="column">
              <wp:posOffset>-161925</wp:posOffset>
            </wp:positionH>
            <wp:positionV relativeFrom="page">
              <wp:posOffset>1986915</wp:posOffset>
            </wp:positionV>
            <wp:extent cx="532765" cy="421005"/>
            <wp:effectExtent l="0" t="0" r="635" b="0"/>
            <wp:wrapThrough wrapText="bothSides">
              <wp:wrapPolygon edited="0">
                <wp:start x="0" y="0"/>
                <wp:lineTo x="0" y="20525"/>
                <wp:lineTo x="20853" y="20525"/>
                <wp:lineTo x="20853" y="0"/>
                <wp:lineTo x="0" y="0"/>
              </wp:wrapPolygon>
            </wp:wrapThrough>
            <wp:docPr id="34" name="Image 34" descr="E:\OUTILS\Images-guides-contrôle\Fleche r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OUTILS\Images-guides-contrôle\Fleche rose.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2765" cy="421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5F3D" w:rsidRPr="009F47F6">
        <w:rPr>
          <w:rFonts w:asciiTheme="majorHAnsi" w:hAnsiTheme="majorHAnsi" w:cstheme="majorHAnsi"/>
          <w:b/>
          <w:shd w:val="clear" w:color="auto" w:fill="D14A95" w:themeFill="accent1"/>
        </w:rPr>
        <w:t>Axes d’investigation</w:t>
      </w:r>
      <w:r w:rsidR="00440C70" w:rsidRPr="00440C70">
        <w:rPr>
          <w:rFonts w:asciiTheme="majorHAnsi" w:hAnsiTheme="majorHAnsi" w:cstheme="majorHAnsi"/>
        </w:rPr>
        <w:t> :</w:t>
      </w:r>
    </w:p>
    <w:p w14:paraId="16B5E530" w14:textId="13322829" w:rsidR="00C65F3D" w:rsidRPr="00440C70" w:rsidRDefault="00C65F3D" w:rsidP="004A2802">
      <w:pPr>
        <w:pStyle w:val="Paragraphedeliste"/>
        <w:numPr>
          <w:ilvl w:val="0"/>
          <w:numId w:val="75"/>
        </w:numPr>
        <w:suppressAutoHyphens/>
        <w:spacing w:after="0"/>
        <w:rPr>
          <w:rFonts w:asciiTheme="majorHAnsi" w:hAnsiTheme="majorHAnsi" w:cstheme="majorHAnsi"/>
          <w:szCs w:val="22"/>
        </w:rPr>
      </w:pPr>
      <w:r w:rsidRPr="00440C70">
        <w:rPr>
          <w:rFonts w:asciiTheme="majorHAnsi" w:hAnsiTheme="majorHAnsi" w:cstheme="majorHAnsi"/>
          <w:szCs w:val="22"/>
        </w:rPr>
        <w:t>Contrôler les cas de cumuls irrégu</w:t>
      </w:r>
      <w:r w:rsidR="00440C70">
        <w:rPr>
          <w:rFonts w:asciiTheme="majorHAnsi" w:hAnsiTheme="majorHAnsi" w:cstheme="majorHAnsi"/>
          <w:szCs w:val="22"/>
        </w:rPr>
        <w:t xml:space="preserve">liers de la PFR avec le RIFSEEP </w:t>
      </w:r>
      <w:r w:rsidR="00903FE3" w:rsidRPr="00440C70">
        <w:rPr>
          <w:rFonts w:asciiTheme="majorHAnsi" w:hAnsiTheme="majorHAnsi" w:cstheme="majorHAnsi"/>
          <w:szCs w:val="22"/>
        </w:rPr>
        <w:t>(à compter de 2016-2017)</w:t>
      </w:r>
      <w:r w:rsidR="00440C70" w:rsidRPr="00440C70">
        <w:rPr>
          <w:rFonts w:asciiTheme="majorHAnsi" w:hAnsiTheme="majorHAnsi" w:cstheme="majorHAnsi"/>
          <w:szCs w:val="22"/>
        </w:rPr>
        <w:t> ;</w:t>
      </w:r>
    </w:p>
    <w:p w14:paraId="5B26146A" w14:textId="6768EE8A" w:rsidR="00C65F3D" w:rsidRPr="00440C70" w:rsidRDefault="00BB7FF8" w:rsidP="004A2802">
      <w:pPr>
        <w:pStyle w:val="Paragraphedeliste"/>
        <w:numPr>
          <w:ilvl w:val="0"/>
          <w:numId w:val="75"/>
        </w:numPr>
        <w:suppressAutoHyphens/>
        <w:spacing w:after="0"/>
        <w:rPr>
          <w:rFonts w:asciiTheme="majorHAnsi" w:hAnsiTheme="majorHAnsi" w:cstheme="majorHAnsi"/>
          <w:szCs w:val="22"/>
        </w:rPr>
      </w:pPr>
      <w:r>
        <w:rPr>
          <w:rFonts w:asciiTheme="majorHAnsi" w:hAnsiTheme="majorHAnsi" w:cstheme="majorHAnsi"/>
          <w:szCs w:val="22"/>
        </w:rPr>
        <w:t>Examiner</w:t>
      </w:r>
      <w:r w:rsidR="00C65F3D" w:rsidRPr="00440C70">
        <w:rPr>
          <w:rFonts w:asciiTheme="majorHAnsi" w:hAnsiTheme="majorHAnsi" w:cstheme="majorHAnsi"/>
          <w:szCs w:val="22"/>
        </w:rPr>
        <w:t xml:space="preserve"> les cas de cumuls de PFR et d’IFTS pendant quelques mois au </w:t>
      </w:r>
      <w:r w:rsidR="00B3233A" w:rsidRPr="00440C70">
        <w:rPr>
          <w:rFonts w:asciiTheme="majorHAnsi" w:hAnsiTheme="majorHAnsi" w:cstheme="majorHAnsi"/>
          <w:szCs w:val="22"/>
        </w:rPr>
        <w:t xml:space="preserve">cours </w:t>
      </w:r>
      <w:r w:rsidR="00C65F3D" w:rsidRPr="00440C70">
        <w:rPr>
          <w:rFonts w:asciiTheme="majorHAnsi" w:hAnsiTheme="majorHAnsi" w:cstheme="majorHAnsi"/>
          <w:szCs w:val="22"/>
        </w:rPr>
        <w:t>de la première année (2010 à 2013) et, le cas échéant, les régularisations ultérieures.</w:t>
      </w:r>
    </w:p>
    <w:p w14:paraId="2F5C7864" w14:textId="24AB8605" w:rsidR="00712465" w:rsidRDefault="00712465" w:rsidP="00701086">
      <w:pPr>
        <w:pStyle w:val="Paragraphedeliste"/>
        <w:suppressAutoHyphens/>
        <w:ind w:left="0"/>
        <w:rPr>
          <w:rFonts w:asciiTheme="majorHAnsi" w:hAnsiTheme="majorHAnsi" w:cstheme="majorHAnsi"/>
          <w:szCs w:val="22"/>
        </w:rPr>
      </w:pPr>
    </w:p>
    <w:p w14:paraId="75918963" w14:textId="642188E1" w:rsidR="00701086" w:rsidRDefault="00701086" w:rsidP="00701086">
      <w:pPr>
        <w:pStyle w:val="Paragraphedeliste"/>
        <w:suppressAutoHyphens/>
        <w:ind w:left="0"/>
        <w:rPr>
          <w:rFonts w:asciiTheme="majorHAnsi" w:hAnsiTheme="majorHAnsi" w:cstheme="majorHAnsi"/>
        </w:rPr>
      </w:pPr>
      <w:r w:rsidRPr="00BB7FF8">
        <w:rPr>
          <w:rFonts w:asciiTheme="majorHAnsi" w:hAnsiTheme="majorHAnsi" w:cstheme="majorHAnsi"/>
          <w:b/>
          <w:color w:val="D14A95" w:themeColor="accent1"/>
          <w:szCs w:val="22"/>
          <w:u w:val="single"/>
        </w:rPr>
        <w:t>Pour aller vers l’observation</w:t>
      </w:r>
      <w:r w:rsidRPr="00BB7FF8">
        <w:rPr>
          <w:rFonts w:asciiTheme="majorHAnsi" w:hAnsiTheme="majorHAnsi" w:cstheme="majorHAnsi"/>
          <w:color w:val="D14A95" w:themeColor="accent1"/>
        </w:rPr>
        <w:t> </w:t>
      </w:r>
      <w:r>
        <w:rPr>
          <w:rFonts w:asciiTheme="majorHAnsi" w:hAnsiTheme="majorHAnsi" w:cstheme="majorHAnsi"/>
        </w:rPr>
        <w:t>:</w:t>
      </w:r>
    </w:p>
    <w:p w14:paraId="15AE8218" w14:textId="77777777" w:rsidR="00BB7FF8" w:rsidRDefault="00BB7FF8" w:rsidP="00701086">
      <w:pPr>
        <w:pStyle w:val="Paragraphedeliste"/>
        <w:suppressAutoHyphens/>
        <w:ind w:left="0"/>
        <w:rPr>
          <w:rFonts w:asciiTheme="majorHAnsi" w:hAnsiTheme="majorHAnsi" w:cstheme="majorHAnsi"/>
        </w:rPr>
      </w:pPr>
    </w:p>
    <w:p w14:paraId="6B5091F3" w14:textId="186C7F74" w:rsidR="00701086" w:rsidRDefault="00701086" w:rsidP="00701086">
      <w:pPr>
        <w:suppressAutoHyphens/>
        <w:spacing w:before="120"/>
        <w:rPr>
          <w:rFonts w:asciiTheme="majorHAnsi" w:hAnsiTheme="majorHAnsi" w:cstheme="majorHAnsi"/>
        </w:rPr>
      </w:pPr>
      <w:r>
        <w:rPr>
          <w:rFonts w:asciiTheme="majorHAnsi" w:hAnsiTheme="majorHAnsi" w:cstheme="majorHAnsi"/>
        </w:rPr>
        <w:t xml:space="preserve">Une observation </w:t>
      </w:r>
      <w:r w:rsidR="00ED4515">
        <w:rPr>
          <w:rFonts w:asciiTheme="majorHAnsi" w:hAnsiTheme="majorHAnsi" w:cstheme="majorHAnsi"/>
        </w:rPr>
        <w:t xml:space="preserve">est envisageable </w:t>
      </w:r>
      <w:r w:rsidR="00BB7FF8">
        <w:rPr>
          <w:rFonts w:asciiTheme="majorHAnsi" w:hAnsiTheme="majorHAnsi" w:cstheme="majorHAnsi"/>
        </w:rPr>
        <w:t xml:space="preserve">sur la mise en place du régime indemnitaire durant la période contrôlée, </w:t>
      </w:r>
      <w:r w:rsidR="00ED4515">
        <w:rPr>
          <w:rFonts w:asciiTheme="majorHAnsi" w:hAnsiTheme="majorHAnsi" w:cstheme="majorHAnsi"/>
        </w:rPr>
        <w:t>notamment sur les modalités</w:t>
      </w:r>
      <w:r>
        <w:rPr>
          <w:rFonts w:asciiTheme="majorHAnsi" w:hAnsiTheme="majorHAnsi" w:cstheme="majorHAnsi"/>
        </w:rPr>
        <w:t xml:space="preserve"> </w:t>
      </w:r>
      <w:r w:rsidR="00ED4515">
        <w:rPr>
          <w:rFonts w:asciiTheme="majorHAnsi" w:hAnsiTheme="majorHAnsi" w:cstheme="majorHAnsi"/>
        </w:rPr>
        <w:t>d</w:t>
      </w:r>
      <w:r>
        <w:rPr>
          <w:rFonts w:asciiTheme="majorHAnsi" w:hAnsiTheme="majorHAnsi" w:cstheme="majorHAnsi"/>
        </w:rPr>
        <w:t xml:space="preserve">’attribution </w:t>
      </w:r>
      <w:r w:rsidR="00AC11AC">
        <w:rPr>
          <w:rFonts w:asciiTheme="majorHAnsi" w:hAnsiTheme="majorHAnsi" w:cstheme="majorHAnsi"/>
        </w:rPr>
        <w:t xml:space="preserve">du </w:t>
      </w:r>
      <w:r>
        <w:rPr>
          <w:rFonts w:asciiTheme="majorHAnsi" w:hAnsiTheme="majorHAnsi" w:cstheme="majorHAnsi"/>
        </w:rPr>
        <w:t>RIFSEEP</w:t>
      </w:r>
      <w:r w:rsidR="00AC11AC">
        <w:rPr>
          <w:rFonts w:asciiTheme="majorHAnsi" w:hAnsiTheme="majorHAnsi" w:cstheme="majorHAnsi"/>
        </w:rPr>
        <w:t xml:space="preserve"> en lieu et place de la PFR à compter du 1</w:t>
      </w:r>
      <w:r w:rsidR="00AC11AC" w:rsidRPr="009F47F6">
        <w:rPr>
          <w:rFonts w:asciiTheme="majorHAnsi" w:hAnsiTheme="majorHAnsi" w:cstheme="majorHAnsi"/>
          <w:vertAlign w:val="superscript"/>
        </w:rPr>
        <w:t>er</w:t>
      </w:r>
      <w:r w:rsidR="00AC11AC">
        <w:rPr>
          <w:rFonts w:asciiTheme="majorHAnsi" w:hAnsiTheme="majorHAnsi" w:cstheme="majorHAnsi"/>
          <w:vertAlign w:val="superscript"/>
        </w:rPr>
        <w:t> </w:t>
      </w:r>
      <w:r w:rsidR="00AC11AC">
        <w:rPr>
          <w:rFonts w:asciiTheme="majorHAnsi" w:hAnsiTheme="majorHAnsi" w:cstheme="majorHAnsi"/>
        </w:rPr>
        <w:t xml:space="preserve">janvier </w:t>
      </w:r>
      <w:commentRangeStart w:id="520"/>
      <w:r w:rsidR="00AC11AC">
        <w:rPr>
          <w:rFonts w:asciiTheme="majorHAnsi" w:hAnsiTheme="majorHAnsi" w:cstheme="majorHAnsi"/>
        </w:rPr>
        <w:t>2017</w:t>
      </w:r>
      <w:commentRangeEnd w:id="520"/>
      <w:r w:rsidR="00BB7FF8">
        <w:rPr>
          <w:rStyle w:val="Marquedecommentaire"/>
        </w:rPr>
        <w:commentReference w:id="520"/>
      </w:r>
      <w:r w:rsidR="00AC11AC">
        <w:rPr>
          <w:rFonts w:asciiTheme="majorHAnsi" w:hAnsiTheme="majorHAnsi" w:cstheme="majorHAnsi"/>
        </w:rPr>
        <w:t>.</w:t>
      </w:r>
    </w:p>
    <w:p w14:paraId="2A99F774" w14:textId="77777777" w:rsidR="00903FE3" w:rsidRDefault="00903FE3" w:rsidP="00701086">
      <w:pPr>
        <w:suppressAutoHyphens/>
        <w:spacing w:before="120"/>
        <w:rPr>
          <w:rFonts w:asciiTheme="majorHAnsi" w:hAnsiTheme="majorHAnsi" w:cstheme="majorHAnsi"/>
        </w:rPr>
      </w:pPr>
    </w:p>
    <w:p w14:paraId="690979D8" w14:textId="77777777" w:rsidR="004D47A3" w:rsidRDefault="00701086" w:rsidP="00701086">
      <w:pPr>
        <w:suppressAutoHyphens/>
        <w:spacing w:before="120"/>
        <w:rPr>
          <w:rFonts w:asciiTheme="majorHAnsi" w:hAnsiTheme="majorHAnsi" w:cstheme="majorHAnsi"/>
        </w:rPr>
      </w:pPr>
      <w:r w:rsidRPr="00440C70">
        <w:rPr>
          <w:rFonts w:asciiTheme="majorHAnsi" w:hAnsiTheme="majorHAnsi" w:cstheme="majorHAnsi"/>
          <w:b/>
          <w:shd w:val="clear" w:color="auto" w:fill="D14A95" w:themeFill="accent1"/>
        </w:rPr>
        <w:t>Pour aller plus loin</w:t>
      </w:r>
      <w:r w:rsidRPr="00440C70">
        <w:rPr>
          <w:rFonts w:asciiTheme="majorHAnsi" w:hAnsiTheme="majorHAnsi" w:cstheme="majorHAnsi"/>
        </w:rPr>
        <w:t> </w:t>
      </w:r>
      <w:r>
        <w:rPr>
          <w:rFonts w:asciiTheme="majorHAnsi" w:hAnsiTheme="majorHAnsi" w:cstheme="majorHAnsi"/>
        </w:rPr>
        <w:t xml:space="preserve">: </w:t>
      </w:r>
    </w:p>
    <w:p w14:paraId="0CFC0234" w14:textId="2D4E4F6E" w:rsidR="00701086" w:rsidRDefault="004D47A3" w:rsidP="00701086">
      <w:pPr>
        <w:suppressAutoHyphens/>
        <w:spacing w:before="120"/>
        <w:rPr>
          <w:ins w:id="521" w:author="Nicol, Fabrice" w:date="2017-09-19T19:14:00Z"/>
          <w:rFonts w:asciiTheme="majorHAnsi" w:hAnsiTheme="majorHAnsi" w:cstheme="majorHAnsi"/>
        </w:rPr>
      </w:pPr>
      <w:commentRangeStart w:id="522"/>
      <w:commentRangeStart w:id="523"/>
      <w:r>
        <w:rPr>
          <w:rFonts w:asciiTheme="majorHAnsi" w:hAnsiTheme="majorHAnsi" w:cstheme="majorHAnsi"/>
        </w:rPr>
        <w:t>L</w:t>
      </w:r>
      <w:r w:rsidR="00701086">
        <w:rPr>
          <w:rFonts w:asciiTheme="majorHAnsi" w:hAnsiTheme="majorHAnsi" w:cstheme="majorHAnsi"/>
        </w:rPr>
        <w:t xml:space="preserve">e contrôle sur </w:t>
      </w:r>
      <w:r w:rsidR="00491906">
        <w:rPr>
          <w:rFonts w:asciiTheme="majorHAnsi" w:hAnsiTheme="majorHAnsi" w:cstheme="majorHAnsi"/>
        </w:rPr>
        <w:t>le cumul PFR</w:t>
      </w:r>
      <w:r>
        <w:rPr>
          <w:rFonts w:asciiTheme="majorHAnsi" w:hAnsiTheme="majorHAnsi" w:cstheme="majorHAnsi"/>
        </w:rPr>
        <w:t>-</w:t>
      </w:r>
      <w:r w:rsidR="00701086">
        <w:rPr>
          <w:rFonts w:asciiTheme="majorHAnsi" w:hAnsiTheme="majorHAnsi" w:cstheme="majorHAnsi"/>
        </w:rPr>
        <w:t xml:space="preserve">RIFSEEP est réalisable </w:t>
      </w:r>
      <w:r w:rsidR="00ED4515">
        <w:rPr>
          <w:rFonts w:asciiTheme="majorHAnsi" w:hAnsiTheme="majorHAnsi" w:cstheme="majorHAnsi"/>
        </w:rPr>
        <w:t>à partir</w:t>
      </w:r>
      <w:r w:rsidR="00701086">
        <w:rPr>
          <w:rFonts w:asciiTheme="majorHAnsi" w:hAnsiTheme="majorHAnsi" w:cstheme="majorHAnsi"/>
        </w:rPr>
        <w:t xml:space="preserve"> </w:t>
      </w:r>
      <w:r w:rsidR="00ED4515">
        <w:rPr>
          <w:rFonts w:asciiTheme="majorHAnsi" w:hAnsiTheme="majorHAnsi" w:cstheme="majorHAnsi"/>
        </w:rPr>
        <w:t>du</w:t>
      </w:r>
      <w:r w:rsidR="00701086" w:rsidRPr="00120C2A">
        <w:rPr>
          <w:rFonts w:asciiTheme="majorHAnsi" w:hAnsiTheme="majorHAnsi" w:cstheme="majorHAnsi"/>
        </w:rPr>
        <w:t xml:space="preserve"> tableau de </w:t>
      </w:r>
      <w:r w:rsidR="00701086" w:rsidRPr="00ED4515">
        <w:rPr>
          <w:rFonts w:asciiTheme="majorHAnsi" w:hAnsiTheme="majorHAnsi" w:cstheme="majorHAnsi"/>
        </w:rPr>
        <w:t>données extraites</w:t>
      </w:r>
      <w:r w:rsidR="00491906">
        <w:rPr>
          <w:rFonts w:asciiTheme="majorHAnsi" w:hAnsiTheme="majorHAnsi" w:cstheme="majorHAnsi"/>
        </w:rPr>
        <w:t xml:space="preserve"> </w:t>
      </w:r>
      <w:r w:rsidR="00701086" w:rsidRPr="00120C2A">
        <w:rPr>
          <w:rFonts w:asciiTheme="majorHAnsi" w:hAnsiTheme="majorHAnsi" w:cstheme="majorHAnsi"/>
        </w:rPr>
        <w:t xml:space="preserve">du logiciel </w:t>
      </w:r>
      <w:r w:rsidR="00701086">
        <w:rPr>
          <w:rFonts w:asciiTheme="majorHAnsi" w:hAnsiTheme="majorHAnsi" w:cstheme="majorHAnsi"/>
        </w:rPr>
        <w:t>(</w:t>
      </w:r>
      <w:r w:rsidR="00ED4515">
        <w:rPr>
          <w:rFonts w:asciiTheme="majorHAnsi" w:hAnsiTheme="majorHAnsi" w:cstheme="majorHAnsi"/>
        </w:rPr>
        <w:t>c</w:t>
      </w:r>
      <w:r w:rsidR="00701086">
        <w:rPr>
          <w:rFonts w:asciiTheme="majorHAnsi" w:hAnsiTheme="majorHAnsi" w:cstheme="majorHAnsi"/>
        </w:rPr>
        <w:t>f</w:t>
      </w:r>
      <w:r>
        <w:rPr>
          <w:rFonts w:asciiTheme="majorHAnsi" w:hAnsiTheme="majorHAnsi" w:cstheme="majorHAnsi"/>
        </w:rPr>
        <w:t xml:space="preserve">. </w:t>
      </w:r>
      <w:r w:rsidR="00701086">
        <w:rPr>
          <w:rFonts w:asciiTheme="majorHAnsi" w:hAnsiTheme="majorHAnsi" w:cstheme="majorHAnsi"/>
        </w:rPr>
        <w:t>guide de formation pour les extractions des données de la paye » en ligne sur SESAM</w:t>
      </w:r>
      <w:r w:rsidR="00701086" w:rsidRPr="00120C2A">
        <w:rPr>
          <w:rFonts w:asciiTheme="majorHAnsi" w:hAnsiTheme="majorHAnsi" w:cstheme="majorHAnsi"/>
        </w:rPr>
        <w:t xml:space="preserve"> </w:t>
      </w:r>
      <w:r w:rsidR="00491906">
        <w:rPr>
          <w:rFonts w:asciiTheme="majorHAnsi" w:hAnsiTheme="majorHAnsi" w:cstheme="majorHAnsi"/>
        </w:rPr>
        <w:t>intitulé « Table »</w:t>
      </w:r>
      <w:r w:rsidR="00903FE3">
        <w:rPr>
          <w:rFonts w:asciiTheme="majorHAnsi" w:hAnsiTheme="majorHAnsi" w:cstheme="majorHAnsi"/>
        </w:rPr>
        <w:t>)</w:t>
      </w:r>
      <w:r w:rsidR="00491906">
        <w:rPr>
          <w:rFonts w:asciiTheme="majorHAnsi" w:hAnsiTheme="majorHAnsi" w:cstheme="majorHAnsi"/>
        </w:rPr>
        <w:t xml:space="preserve"> en filtrant</w:t>
      </w:r>
      <w:r w:rsidR="00701086" w:rsidRPr="00120C2A">
        <w:rPr>
          <w:rFonts w:asciiTheme="majorHAnsi" w:hAnsiTheme="majorHAnsi" w:cstheme="majorHAnsi"/>
        </w:rPr>
        <w:t xml:space="preserve"> les données du logiciel </w:t>
      </w:r>
      <w:r w:rsidR="00B1448C">
        <w:rPr>
          <w:rFonts w:asciiTheme="majorHAnsi" w:hAnsiTheme="majorHAnsi" w:cstheme="majorHAnsi"/>
        </w:rPr>
        <w:t>EXCEL</w:t>
      </w:r>
      <w:r w:rsidR="00701086" w:rsidRPr="00120C2A">
        <w:rPr>
          <w:rFonts w:asciiTheme="majorHAnsi" w:hAnsiTheme="majorHAnsi" w:cstheme="majorHAnsi"/>
        </w:rPr>
        <w:t xml:space="preserve"> </w:t>
      </w:r>
      <w:r w:rsidR="00491906">
        <w:rPr>
          <w:rFonts w:asciiTheme="majorHAnsi" w:hAnsiTheme="majorHAnsi" w:cstheme="majorHAnsi"/>
        </w:rPr>
        <w:t xml:space="preserve">pour les </w:t>
      </w:r>
      <w:proofErr w:type="gramStart"/>
      <w:r w:rsidR="00491906">
        <w:rPr>
          <w:rFonts w:asciiTheme="majorHAnsi" w:hAnsiTheme="majorHAnsi" w:cstheme="majorHAnsi"/>
        </w:rPr>
        <w:t>champs</w:t>
      </w:r>
      <w:r w:rsidR="00701086" w:rsidRPr="00120C2A">
        <w:rPr>
          <w:rFonts w:asciiTheme="majorHAnsi" w:hAnsiTheme="majorHAnsi" w:cstheme="majorHAnsi"/>
        </w:rPr>
        <w:t>:</w:t>
      </w:r>
      <w:proofErr w:type="gramEnd"/>
      <w:r w:rsidR="00701086" w:rsidRPr="00120C2A">
        <w:rPr>
          <w:rFonts w:asciiTheme="majorHAnsi" w:hAnsiTheme="majorHAnsi" w:cstheme="majorHAnsi"/>
        </w:rPr>
        <w:t xml:space="preserve"> Matricule, Catégorie (A, B, C, NA), Emploi ou Grade, Codes primes PFR, Codes primes RIFSEEP</w:t>
      </w:r>
      <w:commentRangeEnd w:id="522"/>
      <w:r w:rsidR="00ED4515">
        <w:rPr>
          <w:rStyle w:val="Marquedecommentaire"/>
        </w:rPr>
        <w:commentReference w:id="522"/>
      </w:r>
      <w:commentRangeEnd w:id="523"/>
      <w:r w:rsidR="00203E47">
        <w:rPr>
          <w:rStyle w:val="Marquedecommentaire"/>
        </w:rPr>
        <w:commentReference w:id="523"/>
      </w:r>
      <w:r w:rsidR="00ED4515">
        <w:rPr>
          <w:rFonts w:asciiTheme="majorHAnsi" w:hAnsiTheme="majorHAnsi" w:cstheme="majorHAnsi"/>
        </w:rPr>
        <w:t>.</w:t>
      </w:r>
    </w:p>
    <w:p w14:paraId="304A019C" w14:textId="540E3C53" w:rsidR="00874176" w:rsidRPr="00120C2A" w:rsidRDefault="00874176" w:rsidP="00701086">
      <w:pPr>
        <w:suppressAutoHyphens/>
        <w:spacing w:before="120"/>
        <w:rPr>
          <w:rFonts w:asciiTheme="majorHAnsi" w:hAnsiTheme="majorHAnsi" w:cstheme="majorHAnsi"/>
        </w:rPr>
      </w:pPr>
      <w:ins w:id="524" w:author="Nicol, Fabrice" w:date="2017-09-19T19:15:00Z">
        <w:r>
          <w:rPr>
            <w:rFonts w:asciiTheme="majorHAnsi" w:hAnsiTheme="majorHAnsi" w:cstheme="majorHAnsi"/>
          </w:rPr>
          <w:t xml:space="preserve">Lorsque les moyennes géométriques annuelles sont élevées, il importe de faire la part des artefacts liées aux données (par exemple, </w:t>
        </w:r>
      </w:ins>
      <w:ins w:id="525" w:author="Nicol, Fabrice" w:date="2017-09-19T19:16:00Z">
        <w:r>
          <w:rPr>
            <w:rFonts w:asciiTheme="majorHAnsi" w:hAnsiTheme="majorHAnsi" w:cstheme="majorHAnsi"/>
          </w:rPr>
          <w:t xml:space="preserve">un rappel enregistré sur une période d’activité très courte). Une fois les observations consolidées par l’examen des données individuelles, elles pourront être rapprochées </w:t>
        </w:r>
      </w:ins>
      <w:ins w:id="526" w:author="Nicol, Fabrice" w:date="2017-09-19T19:19:00Z">
        <w:r w:rsidR="008B0990">
          <w:rPr>
            <w:rFonts w:asciiTheme="majorHAnsi" w:hAnsiTheme="majorHAnsi" w:cstheme="majorHAnsi"/>
          </w:rPr>
          <w:t xml:space="preserve">des évolutions constatées </w:t>
        </w:r>
      </w:ins>
      <w:ins w:id="527" w:author="Nicol, Fabrice" w:date="2017-09-19T19:20:00Z">
        <w:r w:rsidR="008B0990">
          <w:rPr>
            <w:rFonts w:asciiTheme="majorHAnsi" w:hAnsiTheme="majorHAnsi" w:cstheme="majorHAnsi"/>
          </w:rPr>
          <w:t xml:space="preserve">dans le compte </w:t>
        </w:r>
      </w:ins>
      <w:ins w:id="528" w:author="Nicol, Fabrice" w:date="2017-09-19T19:16:00Z">
        <w:r>
          <w:rPr>
            <w:rFonts w:asciiTheme="majorHAnsi" w:hAnsiTheme="majorHAnsi" w:cstheme="majorHAnsi"/>
          </w:rPr>
          <w:t>de gestion (</w:t>
        </w:r>
      </w:ins>
      <w:ins w:id="529" w:author="Nicol, Fabrice" w:date="2017-09-19T19:19:00Z">
        <w:r w:rsidR="008B0990">
          <w:rPr>
            <w:rFonts w:asciiTheme="majorHAnsi" w:hAnsiTheme="majorHAnsi" w:cstheme="majorHAnsi"/>
          </w:rPr>
          <w:t>sous-compte 64118)</w:t>
        </w:r>
      </w:ins>
      <w:ins w:id="530" w:author="Nicol, Fabrice" w:date="2017-09-19T19:21:00Z">
        <w:r w:rsidR="008B0990">
          <w:rPr>
            <w:rFonts w:asciiTheme="majorHAnsi" w:hAnsiTheme="majorHAnsi" w:cstheme="majorHAnsi"/>
          </w:rPr>
          <w:t> afin d’apprécier l’impact de l’instauration de la PFR (et du RIFSEEP) sur la dépense indemnitaire.</w:t>
        </w:r>
      </w:ins>
    </w:p>
    <w:p w14:paraId="6C86B90C" w14:textId="61214357" w:rsidR="004A3362" w:rsidRDefault="004A3362">
      <w:pPr>
        <w:spacing w:after="200" w:line="276" w:lineRule="auto"/>
        <w:jc w:val="left"/>
        <w:rPr>
          <w:rFonts w:asciiTheme="majorHAnsi" w:hAnsiTheme="majorHAnsi" w:cstheme="majorHAnsi"/>
        </w:rPr>
      </w:pPr>
      <w:r>
        <w:rPr>
          <w:rFonts w:asciiTheme="majorHAnsi" w:hAnsiTheme="majorHAnsi" w:cstheme="majorHAnsi"/>
        </w:rPr>
        <w:br w:type="page"/>
      </w:r>
    </w:p>
    <w:p w14:paraId="168FD78D" w14:textId="47983349" w:rsidR="00C65F3D" w:rsidRPr="00521842" w:rsidRDefault="00345B3D" w:rsidP="00FA59C0">
      <w:pPr>
        <w:pStyle w:val="Titre1"/>
        <w:shd w:val="clear" w:color="auto" w:fill="D14A95" w:themeFill="accent1"/>
        <w:rPr>
          <w:rFonts w:cstheme="majorHAnsi"/>
          <w:color w:val="FFFFFF" w:themeColor="background1"/>
        </w:rPr>
      </w:pPr>
      <w:bookmarkStart w:id="531" w:name="_Toc493088736"/>
      <w:r>
        <w:rPr>
          <w:rFonts w:cstheme="majorHAnsi"/>
          <w:color w:val="FFFFFF" w:themeColor="background1"/>
          <w:shd w:val="clear" w:color="auto" w:fill="D14A95" w:themeFill="accent1"/>
        </w:rPr>
        <w:lastRenderedPageBreak/>
        <w:t>FICHE N° </w:t>
      </w:r>
      <w:r w:rsidR="00FC412B">
        <w:rPr>
          <w:rFonts w:cstheme="majorHAnsi"/>
          <w:color w:val="FFFFFF" w:themeColor="background1"/>
          <w:shd w:val="clear" w:color="auto" w:fill="D14A95" w:themeFill="accent1"/>
        </w:rPr>
        <w:t>8</w:t>
      </w:r>
      <w:r w:rsidR="00FC412B" w:rsidRPr="00521842">
        <w:rPr>
          <w:rFonts w:cstheme="majorHAnsi"/>
          <w:color w:val="FFFFFF" w:themeColor="background1"/>
          <w:shd w:val="clear" w:color="auto" w:fill="D14A95" w:themeFill="accent1"/>
        </w:rPr>
        <w:t xml:space="preserve"> </w:t>
      </w:r>
      <w:r w:rsidR="007818A0" w:rsidRPr="00521842">
        <w:rPr>
          <w:rFonts w:cstheme="majorHAnsi"/>
          <w:color w:val="FFFFFF" w:themeColor="background1"/>
          <w:shd w:val="clear" w:color="auto" w:fill="D14A95" w:themeFill="accent1"/>
        </w:rPr>
        <w:t xml:space="preserve">- </w:t>
      </w:r>
      <w:r w:rsidR="00C65F3D" w:rsidRPr="00521842">
        <w:rPr>
          <w:rFonts w:cstheme="majorHAnsi"/>
          <w:color w:val="FFFFFF" w:themeColor="background1"/>
          <w:shd w:val="clear" w:color="auto" w:fill="D14A95" w:themeFill="accent1"/>
        </w:rPr>
        <w:t>CONTRÔLER LES INDEMNITÉS HORAIRES POUR TRAVAUX SUPPLÉMENTAIRES (</w:t>
      </w:r>
      <w:r w:rsidR="00C65F3D" w:rsidRPr="00521842">
        <w:rPr>
          <w:rFonts w:cstheme="majorHAnsi"/>
          <w:color w:val="FFFFFF" w:themeColor="background1"/>
        </w:rPr>
        <w:t>IHTS)</w:t>
      </w:r>
      <w:bookmarkEnd w:id="531"/>
    </w:p>
    <w:p w14:paraId="4B221D7C" w14:textId="2633360C" w:rsidR="00CC5C0B" w:rsidRDefault="00EC5ED8" w:rsidP="00126F22">
      <w:pPr>
        <w:spacing w:after="200"/>
        <w:rPr>
          <w:rFonts w:asciiTheme="majorHAnsi" w:hAnsiTheme="majorHAnsi" w:cstheme="majorHAnsi"/>
        </w:rPr>
      </w:pPr>
      <w:r>
        <w:rPr>
          <w:rFonts w:asciiTheme="majorHAnsi" w:hAnsiTheme="majorHAnsi" w:cstheme="majorHAnsi"/>
          <w:b/>
          <w:u w:val="single"/>
        </w:rPr>
        <w:t>Objectifs</w:t>
      </w:r>
      <w:r w:rsidRPr="007334AE">
        <w:rPr>
          <w:rFonts w:asciiTheme="majorHAnsi" w:hAnsiTheme="majorHAnsi" w:cstheme="majorHAnsi"/>
        </w:rPr>
        <w:t> </w:t>
      </w:r>
      <w:r w:rsidR="00CC5C0B">
        <w:rPr>
          <w:rFonts w:asciiTheme="majorHAnsi" w:hAnsiTheme="majorHAnsi" w:cstheme="majorHAnsi"/>
        </w:rPr>
        <w:t xml:space="preserve">: </w:t>
      </w:r>
    </w:p>
    <w:p w14:paraId="3D2B7FE7" w14:textId="77777777" w:rsidR="0050618C" w:rsidRDefault="0069211A" w:rsidP="004A2802">
      <w:pPr>
        <w:pStyle w:val="Paragraphedeliste"/>
        <w:numPr>
          <w:ilvl w:val="0"/>
          <w:numId w:val="57"/>
        </w:numPr>
        <w:spacing w:after="200"/>
        <w:rPr>
          <w:rFonts w:asciiTheme="majorHAnsi" w:hAnsiTheme="majorHAnsi" w:cstheme="majorHAnsi"/>
        </w:rPr>
      </w:pPr>
      <w:r w:rsidRPr="009F47F6">
        <w:rPr>
          <w:rFonts w:asciiTheme="majorHAnsi" w:hAnsiTheme="majorHAnsi" w:cstheme="majorHAnsi"/>
        </w:rPr>
        <w:t xml:space="preserve">Contrôler l’attribution de l’IHTS aux </w:t>
      </w:r>
      <w:r w:rsidR="00B7251A" w:rsidRPr="009F47F6">
        <w:rPr>
          <w:rFonts w:asciiTheme="majorHAnsi" w:hAnsiTheme="majorHAnsi" w:cstheme="majorHAnsi"/>
        </w:rPr>
        <w:t>agents de catégorie A</w:t>
      </w:r>
      <w:r w:rsidR="0050618C">
        <w:rPr>
          <w:rFonts w:asciiTheme="majorHAnsi" w:hAnsiTheme="majorHAnsi" w:cstheme="majorHAnsi"/>
        </w:rPr>
        <w:t> ;</w:t>
      </w:r>
    </w:p>
    <w:p w14:paraId="2589C0B6" w14:textId="3B1982BD" w:rsidR="00EC0D15" w:rsidRDefault="005A50A6" w:rsidP="004A2802">
      <w:pPr>
        <w:pStyle w:val="Paragraphedeliste"/>
        <w:numPr>
          <w:ilvl w:val="0"/>
          <w:numId w:val="57"/>
        </w:numPr>
        <w:spacing w:after="200"/>
        <w:rPr>
          <w:rFonts w:asciiTheme="majorHAnsi" w:hAnsiTheme="majorHAnsi" w:cstheme="majorHAnsi"/>
        </w:rPr>
      </w:pPr>
      <w:r>
        <w:rPr>
          <w:rFonts w:asciiTheme="majorHAnsi" w:hAnsiTheme="majorHAnsi" w:cstheme="majorHAnsi"/>
        </w:rPr>
        <w:t>Vérifier</w:t>
      </w:r>
      <w:r w:rsidR="000630B4">
        <w:rPr>
          <w:rFonts w:asciiTheme="majorHAnsi" w:hAnsiTheme="majorHAnsi" w:cstheme="majorHAnsi"/>
        </w:rPr>
        <w:t xml:space="preserve"> </w:t>
      </w:r>
      <w:r w:rsidR="0050618C">
        <w:rPr>
          <w:rFonts w:asciiTheme="majorHAnsi" w:hAnsiTheme="majorHAnsi" w:cstheme="majorHAnsi"/>
        </w:rPr>
        <w:t>le plafonnement des heures supplémentaires mensuelles</w:t>
      </w:r>
      <w:r w:rsidR="00EC0D15">
        <w:rPr>
          <w:rFonts w:asciiTheme="majorHAnsi" w:hAnsiTheme="majorHAnsi" w:cstheme="majorHAnsi"/>
        </w:rPr>
        <w:t> ;</w:t>
      </w:r>
    </w:p>
    <w:p w14:paraId="4AF6DA72" w14:textId="41C41602" w:rsidR="0069211A" w:rsidRPr="009F47F6" w:rsidRDefault="00EC0D15" w:rsidP="004A2802">
      <w:pPr>
        <w:pStyle w:val="Paragraphedeliste"/>
        <w:numPr>
          <w:ilvl w:val="0"/>
          <w:numId w:val="57"/>
        </w:numPr>
        <w:spacing w:after="200"/>
        <w:rPr>
          <w:rFonts w:asciiTheme="majorHAnsi" w:hAnsiTheme="majorHAnsi" w:cstheme="majorHAnsi"/>
        </w:rPr>
      </w:pPr>
      <w:r>
        <w:rPr>
          <w:rFonts w:asciiTheme="majorHAnsi" w:hAnsiTheme="majorHAnsi" w:cstheme="majorHAnsi"/>
        </w:rPr>
        <w:t>Vérifier l’attribution d’heures supplémentaires supérieure</w:t>
      </w:r>
      <w:r w:rsidR="005A50A6">
        <w:rPr>
          <w:rFonts w:asciiTheme="majorHAnsi" w:hAnsiTheme="majorHAnsi" w:cstheme="majorHAnsi"/>
        </w:rPr>
        <w:t>s</w:t>
      </w:r>
      <w:r>
        <w:rPr>
          <w:rFonts w:asciiTheme="majorHAnsi" w:hAnsiTheme="majorHAnsi" w:cstheme="majorHAnsi"/>
        </w:rPr>
        <w:t xml:space="preserve"> ou égale</w:t>
      </w:r>
      <w:r w:rsidR="005A50A6">
        <w:rPr>
          <w:rFonts w:asciiTheme="majorHAnsi" w:hAnsiTheme="majorHAnsi" w:cstheme="majorHAnsi"/>
        </w:rPr>
        <w:t>s</w:t>
      </w:r>
      <w:r>
        <w:rPr>
          <w:rFonts w:asciiTheme="majorHAnsi" w:hAnsiTheme="majorHAnsi" w:cstheme="majorHAnsi"/>
        </w:rPr>
        <w:t xml:space="preserve"> à 220 heures/an</w:t>
      </w:r>
      <w:r w:rsidR="00C40594">
        <w:rPr>
          <w:rFonts w:asciiTheme="majorHAnsi" w:hAnsiTheme="majorHAnsi" w:cstheme="majorHAnsi"/>
        </w:rPr>
        <w:t xml:space="preserve"> </w:t>
      </w:r>
      <w:del w:id="532" w:author="Nicol, Fabrice" w:date="2017-09-19T19:22:00Z">
        <w:r w:rsidR="00C40594" w:rsidDel="008B0990">
          <w:rPr>
            <w:rFonts w:asciiTheme="majorHAnsi" w:hAnsiTheme="majorHAnsi" w:cstheme="majorHAnsi"/>
          </w:rPr>
          <w:delText xml:space="preserve">dans la FPT et </w:delText>
        </w:r>
      </w:del>
      <w:ins w:id="533" w:author="Nicol, Fabrice" w:date="2017-09-19T19:22:00Z">
        <w:r w:rsidR="008B0990">
          <w:rPr>
            <w:rFonts w:asciiTheme="majorHAnsi" w:hAnsiTheme="majorHAnsi" w:cstheme="majorHAnsi"/>
          </w:rPr>
          <w:t xml:space="preserve">ou </w:t>
        </w:r>
      </w:ins>
      <w:r w:rsidR="005A50A6">
        <w:rPr>
          <w:rFonts w:asciiTheme="majorHAnsi" w:hAnsiTheme="majorHAnsi" w:cstheme="majorHAnsi"/>
        </w:rPr>
        <w:t>à</w:t>
      </w:r>
      <w:r w:rsidR="00C40594">
        <w:rPr>
          <w:rFonts w:asciiTheme="majorHAnsi" w:hAnsiTheme="majorHAnsi" w:cstheme="majorHAnsi"/>
        </w:rPr>
        <w:t xml:space="preserve"> 180</w:t>
      </w:r>
      <w:r w:rsidR="006E111A">
        <w:rPr>
          <w:rFonts w:asciiTheme="majorHAnsi" w:hAnsiTheme="majorHAnsi" w:cstheme="majorHAnsi"/>
        </w:rPr>
        <w:t xml:space="preserve"> </w:t>
      </w:r>
      <w:r w:rsidR="00C40594">
        <w:rPr>
          <w:rFonts w:asciiTheme="majorHAnsi" w:hAnsiTheme="majorHAnsi" w:cstheme="majorHAnsi"/>
        </w:rPr>
        <w:t>heures/an dans la FPH</w:t>
      </w:r>
      <w:r>
        <w:rPr>
          <w:rFonts w:asciiTheme="majorHAnsi" w:hAnsiTheme="majorHAnsi" w:cstheme="majorHAnsi"/>
        </w:rPr>
        <w:t>.</w:t>
      </w:r>
    </w:p>
    <w:p w14:paraId="743298C7" w14:textId="10FC37F3" w:rsidR="00CC5C0B" w:rsidRDefault="00CC5C0B" w:rsidP="00CE471B">
      <w:pPr>
        <w:spacing w:before="240"/>
        <w:rPr>
          <w:rFonts w:asciiTheme="majorHAnsi" w:hAnsiTheme="majorHAnsi" w:cstheme="majorHAnsi"/>
        </w:rPr>
      </w:pPr>
      <w:r w:rsidRPr="00120C2A">
        <w:rPr>
          <w:rFonts w:asciiTheme="majorHAnsi" w:hAnsiTheme="majorHAnsi" w:cstheme="majorHAnsi"/>
          <w:b/>
          <w:u w:val="single"/>
        </w:rPr>
        <w:t xml:space="preserve">Rappel de la </w:t>
      </w:r>
      <w:commentRangeStart w:id="534"/>
      <w:r w:rsidRPr="00120C2A">
        <w:rPr>
          <w:rFonts w:asciiTheme="majorHAnsi" w:hAnsiTheme="majorHAnsi" w:cstheme="majorHAnsi"/>
          <w:b/>
          <w:u w:val="single"/>
        </w:rPr>
        <w:t>règle</w:t>
      </w:r>
      <w:commentRangeEnd w:id="534"/>
      <w:r w:rsidR="005A50A6">
        <w:rPr>
          <w:rStyle w:val="Marquedecommentaire"/>
        </w:rPr>
        <w:commentReference w:id="534"/>
      </w:r>
      <w:r>
        <w:rPr>
          <w:rFonts w:asciiTheme="majorHAnsi" w:hAnsiTheme="majorHAnsi" w:cstheme="majorHAnsi"/>
        </w:rPr>
        <w:t> :</w:t>
      </w:r>
    </w:p>
    <w:p w14:paraId="6E69B23A" w14:textId="4015DFF5" w:rsidR="008B0990" w:rsidRPr="008B0990" w:rsidRDefault="008B0990" w:rsidP="00CE471B">
      <w:pPr>
        <w:pBdr>
          <w:top w:val="single" w:sz="4" w:space="1" w:color="auto"/>
          <w:left w:val="single" w:sz="4" w:space="4" w:color="auto"/>
          <w:bottom w:val="single" w:sz="4" w:space="1" w:color="auto"/>
          <w:right w:val="single" w:sz="4" w:space="4" w:color="auto"/>
        </w:pBdr>
        <w:rPr>
          <w:ins w:id="535" w:author="Nicol, Fabrice" w:date="2017-09-19T19:25:00Z"/>
          <w:rFonts w:asciiTheme="majorHAnsi" w:hAnsiTheme="majorHAnsi" w:cstheme="majorHAnsi"/>
          <w:b/>
          <w:rPrChange w:id="536" w:author="Nicol, Fabrice" w:date="2017-09-19T19:25:00Z">
            <w:rPr>
              <w:ins w:id="537" w:author="Nicol, Fabrice" w:date="2017-09-19T19:25:00Z"/>
              <w:rFonts w:asciiTheme="majorHAnsi" w:hAnsiTheme="majorHAnsi" w:cstheme="majorHAnsi"/>
            </w:rPr>
          </w:rPrChange>
        </w:rPr>
      </w:pPr>
      <w:ins w:id="538" w:author="Nicol, Fabrice" w:date="2017-09-19T19:25:00Z">
        <w:r w:rsidRPr="008B0990">
          <w:rPr>
            <w:rFonts w:asciiTheme="majorHAnsi" w:hAnsiTheme="majorHAnsi" w:cstheme="majorHAnsi"/>
            <w:b/>
            <w:rPrChange w:id="539" w:author="Nicol, Fabrice" w:date="2017-09-19T19:25:00Z">
              <w:rPr>
                <w:rFonts w:asciiTheme="majorHAnsi" w:hAnsiTheme="majorHAnsi" w:cstheme="majorHAnsi"/>
              </w:rPr>
            </w:rPrChange>
          </w:rPr>
          <w:t>Les conditions d’octroi</w:t>
        </w:r>
      </w:ins>
    </w:p>
    <w:p w14:paraId="69754180" w14:textId="34DBC6E3" w:rsidR="00CE471B" w:rsidRDefault="00D226D7" w:rsidP="00CE471B">
      <w:pPr>
        <w:pBdr>
          <w:top w:val="single" w:sz="4" w:space="1" w:color="auto"/>
          <w:left w:val="single" w:sz="4" w:space="4" w:color="auto"/>
          <w:bottom w:val="single" w:sz="4" w:space="1" w:color="auto"/>
          <w:right w:val="single" w:sz="4" w:space="4" w:color="auto"/>
        </w:pBdr>
        <w:rPr>
          <w:rFonts w:asciiTheme="majorHAnsi" w:hAnsiTheme="majorHAnsi" w:cstheme="majorHAnsi"/>
        </w:rPr>
      </w:pPr>
      <w:r w:rsidRPr="00D226D7">
        <w:rPr>
          <w:rFonts w:asciiTheme="majorHAnsi" w:hAnsiTheme="majorHAnsi" w:cstheme="majorHAnsi"/>
        </w:rPr>
        <w:t xml:space="preserve">Le </w:t>
      </w:r>
      <w:r w:rsidR="00511C6F">
        <w:rPr>
          <w:rFonts w:asciiTheme="majorHAnsi" w:hAnsiTheme="majorHAnsi" w:cstheme="majorHAnsi"/>
        </w:rPr>
        <w:t>verse</w:t>
      </w:r>
      <w:r w:rsidRPr="00D226D7">
        <w:rPr>
          <w:rFonts w:asciiTheme="majorHAnsi" w:hAnsiTheme="majorHAnsi" w:cstheme="majorHAnsi"/>
        </w:rPr>
        <w:t>ment des IHTS est marqué par une triple spécificité</w:t>
      </w:r>
      <w:r w:rsidR="00511C6F">
        <w:rPr>
          <w:rFonts w:asciiTheme="majorHAnsi" w:hAnsiTheme="majorHAnsi" w:cstheme="majorHAnsi"/>
        </w:rPr>
        <w:t> :</w:t>
      </w:r>
      <w:r w:rsidRPr="00D226D7">
        <w:rPr>
          <w:rFonts w:asciiTheme="majorHAnsi" w:hAnsiTheme="majorHAnsi" w:cstheme="majorHAnsi"/>
        </w:rPr>
        <w:t xml:space="preserve"> </w:t>
      </w:r>
    </w:p>
    <w:p w14:paraId="04B366B8" w14:textId="7C6961B9" w:rsidR="00CE471B" w:rsidRDefault="00CE471B" w:rsidP="00511C6F">
      <w:pPr>
        <w:pBdr>
          <w:top w:val="single" w:sz="4" w:space="1" w:color="auto"/>
          <w:left w:val="single" w:sz="4" w:space="4" w:color="auto"/>
          <w:bottom w:val="single" w:sz="4" w:space="1" w:color="auto"/>
          <w:right w:val="single" w:sz="4" w:space="4" w:color="auto"/>
        </w:pBdr>
        <w:rPr>
          <w:rFonts w:asciiTheme="majorHAnsi" w:hAnsiTheme="majorHAnsi" w:cstheme="majorHAnsi"/>
        </w:rPr>
      </w:pPr>
      <w:r>
        <w:rPr>
          <w:rFonts w:asciiTheme="majorHAnsi" w:hAnsiTheme="majorHAnsi" w:cstheme="majorHAnsi"/>
        </w:rPr>
        <w:t xml:space="preserve">- </w:t>
      </w:r>
      <w:r w:rsidR="00D226D7" w:rsidRPr="00D226D7">
        <w:rPr>
          <w:rFonts w:asciiTheme="majorHAnsi" w:hAnsiTheme="majorHAnsi" w:cstheme="majorHAnsi"/>
        </w:rPr>
        <w:t>les IHTS ne peuvent être perçues par les agents de catégorie A (ou assimilés)</w:t>
      </w:r>
      <w:ins w:id="540" w:author="Nicol, Fabrice" w:date="2017-09-19T19:27:00Z">
        <w:r w:rsidR="008B0990">
          <w:rPr>
            <w:rFonts w:asciiTheme="majorHAnsi" w:hAnsiTheme="majorHAnsi" w:cstheme="majorHAnsi"/>
          </w:rPr>
          <w:t>,</w:t>
        </w:r>
      </w:ins>
      <w:ins w:id="541" w:author="Nicol, Fabrice" w:date="2017-09-19T19:35:00Z">
        <w:r w:rsidR="00E17EDE">
          <w:rPr>
            <w:rFonts w:asciiTheme="majorHAnsi" w:hAnsiTheme="majorHAnsi" w:cstheme="majorHAnsi"/>
          </w:rPr>
          <w:t xml:space="preserve"> d’une manière générale</w:t>
        </w:r>
      </w:ins>
      <w:r w:rsidR="00511C6F">
        <w:rPr>
          <w:rFonts w:asciiTheme="majorHAnsi" w:hAnsiTheme="majorHAnsi" w:cstheme="majorHAnsi"/>
        </w:rPr>
        <w:t> ;</w:t>
      </w:r>
      <w:r w:rsidR="00D226D7" w:rsidRPr="00D226D7">
        <w:rPr>
          <w:rFonts w:asciiTheme="majorHAnsi" w:hAnsiTheme="majorHAnsi" w:cstheme="majorHAnsi"/>
        </w:rPr>
        <w:t xml:space="preserve"> </w:t>
      </w:r>
      <w:ins w:id="542" w:author="Nicol, Fabrice" w:date="2017-09-19T19:35:00Z">
        <w:r w:rsidR="00E17EDE">
          <w:rPr>
            <w:rFonts w:asciiTheme="majorHAnsi" w:hAnsiTheme="majorHAnsi" w:cstheme="majorHAnsi"/>
          </w:rPr>
          <w:t>dans le cas de la fonction publique hospitalière, de nombreux emplois font toutefois exception à ce principe (</w:t>
        </w:r>
      </w:ins>
      <w:ins w:id="543" w:author="Nicol, Fabrice" w:date="2017-09-19T19:37:00Z">
        <w:r w:rsidR="00E17EDE">
          <w:rPr>
            <w:rFonts w:asciiTheme="majorHAnsi" w:hAnsiTheme="majorHAnsi" w:cstheme="majorHAnsi"/>
          </w:rPr>
          <w:t>a</w:t>
        </w:r>
        <w:r w:rsidR="00E17EDE" w:rsidRPr="00E17EDE">
          <w:rPr>
            <w:rFonts w:asciiTheme="majorHAnsi" w:hAnsiTheme="majorHAnsi" w:cstheme="majorHAnsi"/>
          </w:rPr>
          <w:t>rrêté du 25 avril 2002</w:t>
        </w:r>
        <w:r w:rsidR="00E17EDE">
          <w:rPr>
            <w:rFonts w:asciiTheme="majorHAnsi" w:hAnsiTheme="majorHAnsi" w:cstheme="majorHAnsi"/>
          </w:rPr>
          <w:t>) ;</w:t>
        </w:r>
      </w:ins>
    </w:p>
    <w:p w14:paraId="70A2A9ED" w14:textId="47CB7DDE" w:rsidR="00CE471B" w:rsidRDefault="00CE471B" w:rsidP="00511C6F">
      <w:pPr>
        <w:pBdr>
          <w:top w:val="single" w:sz="4" w:space="1" w:color="auto"/>
          <w:left w:val="single" w:sz="4" w:space="4" w:color="auto"/>
          <w:bottom w:val="single" w:sz="4" w:space="1" w:color="auto"/>
          <w:right w:val="single" w:sz="4" w:space="4" w:color="auto"/>
        </w:pBdr>
        <w:rPr>
          <w:rFonts w:asciiTheme="majorHAnsi" w:hAnsiTheme="majorHAnsi" w:cstheme="majorHAnsi"/>
        </w:rPr>
      </w:pPr>
      <w:r>
        <w:rPr>
          <w:rFonts w:asciiTheme="majorHAnsi" w:hAnsiTheme="majorHAnsi" w:cstheme="majorHAnsi"/>
        </w:rPr>
        <w:t xml:space="preserve">- </w:t>
      </w:r>
      <w:r w:rsidR="00D226D7" w:rsidRPr="00D226D7">
        <w:rPr>
          <w:rFonts w:asciiTheme="majorHAnsi" w:hAnsiTheme="majorHAnsi" w:cstheme="majorHAnsi"/>
        </w:rPr>
        <w:t>elles ne sont pas cumulables avec certains régimes de paiement</w:t>
      </w:r>
      <w:r w:rsidR="00511C6F">
        <w:rPr>
          <w:rFonts w:asciiTheme="majorHAnsi" w:hAnsiTheme="majorHAnsi" w:cstheme="majorHAnsi"/>
        </w:rPr>
        <w:t> ;</w:t>
      </w:r>
      <w:r w:rsidR="00D226D7" w:rsidRPr="00D226D7">
        <w:rPr>
          <w:rFonts w:asciiTheme="majorHAnsi" w:hAnsiTheme="majorHAnsi" w:cstheme="majorHAnsi"/>
        </w:rPr>
        <w:t xml:space="preserve"> </w:t>
      </w:r>
    </w:p>
    <w:p w14:paraId="31F2AE64" w14:textId="0A23EE89" w:rsidR="00D226D7" w:rsidRPr="00D226D7" w:rsidRDefault="00CE471B" w:rsidP="00CE471B">
      <w:pPr>
        <w:pBdr>
          <w:top w:val="single" w:sz="4" w:space="1" w:color="auto"/>
          <w:left w:val="single" w:sz="4" w:space="4" w:color="auto"/>
          <w:bottom w:val="single" w:sz="4" w:space="1" w:color="auto"/>
          <w:right w:val="single" w:sz="4" w:space="4" w:color="auto"/>
        </w:pBdr>
        <w:rPr>
          <w:rFonts w:asciiTheme="majorHAnsi" w:hAnsiTheme="majorHAnsi" w:cstheme="majorHAnsi"/>
        </w:rPr>
      </w:pPr>
      <w:r>
        <w:rPr>
          <w:rFonts w:asciiTheme="majorHAnsi" w:hAnsiTheme="majorHAnsi" w:cstheme="majorHAnsi"/>
        </w:rPr>
        <w:t xml:space="preserve">- </w:t>
      </w:r>
      <w:r w:rsidR="00D226D7" w:rsidRPr="00D226D7">
        <w:rPr>
          <w:rFonts w:asciiTheme="majorHAnsi" w:hAnsiTheme="majorHAnsi" w:cstheme="majorHAnsi"/>
        </w:rPr>
        <w:t>elles sont plafonnées mensuellement, selon des quotités qui varient en fonction du versant de la fonction publique et de l’emploi occupé. Enfin, il peut être dérogé à ces plafonds dans des conditions limitatives.</w:t>
      </w:r>
    </w:p>
    <w:p w14:paraId="4618FBFC" w14:textId="01F04F6F" w:rsidR="00D226D7" w:rsidRPr="00D226D7" w:rsidRDefault="00D226D7" w:rsidP="00D226D7">
      <w:pPr>
        <w:pBdr>
          <w:top w:val="single" w:sz="4" w:space="1" w:color="auto"/>
          <w:left w:val="single" w:sz="4" w:space="4" w:color="auto"/>
          <w:bottom w:val="single" w:sz="4" w:space="1" w:color="auto"/>
          <w:right w:val="single" w:sz="4" w:space="4" w:color="auto"/>
        </w:pBdr>
        <w:spacing w:after="200"/>
        <w:rPr>
          <w:rFonts w:asciiTheme="majorHAnsi" w:hAnsiTheme="majorHAnsi" w:cstheme="majorHAnsi"/>
        </w:rPr>
      </w:pPr>
      <w:r w:rsidRPr="00D226D7">
        <w:rPr>
          <w:rFonts w:asciiTheme="majorHAnsi" w:hAnsiTheme="majorHAnsi" w:cstheme="majorHAnsi"/>
        </w:rPr>
        <w:t>En bénéficient les agents titulaires et stagiaires employés à temps complet appartenant aux catégories C ou B</w:t>
      </w:r>
      <w:del w:id="544" w:author="Nicol, Fabrice" w:date="2017-09-19T19:23:00Z">
        <w:r w:rsidRPr="00D226D7" w:rsidDel="008B0990">
          <w:rPr>
            <w:rFonts w:asciiTheme="majorHAnsi" w:hAnsiTheme="majorHAnsi" w:cstheme="majorHAnsi"/>
          </w:rPr>
          <w:delText>,</w:delText>
        </w:r>
      </w:del>
      <w:ins w:id="545" w:author="Nicol, Fabrice" w:date="2017-09-19T19:23:00Z">
        <w:r w:rsidR="008B0990">
          <w:rPr>
            <w:rFonts w:asciiTheme="majorHAnsi" w:hAnsiTheme="majorHAnsi" w:cstheme="majorHAnsi"/>
          </w:rPr>
          <w:t xml:space="preserve"> et</w:t>
        </w:r>
      </w:ins>
      <w:r w:rsidRPr="00D226D7">
        <w:rPr>
          <w:rFonts w:asciiTheme="majorHAnsi" w:hAnsiTheme="majorHAnsi" w:cstheme="majorHAnsi"/>
        </w:rPr>
        <w:t xml:space="preserve"> les agents non titulaires à temps complet de même niveau dès lors qu’une délibération le prévoit</w:t>
      </w:r>
      <w:ins w:id="546" w:author="Nicol, Fabrice" w:date="2017-09-19T19:39:00Z">
        <w:r w:rsidR="00E17EDE">
          <w:rPr>
            <w:rFonts w:asciiTheme="majorHAnsi" w:hAnsiTheme="majorHAnsi" w:cstheme="majorHAnsi"/>
          </w:rPr>
          <w:t xml:space="preserve"> ou, dans les établissements hospitaliers, lorsqu’une décision de l</w:t>
        </w:r>
      </w:ins>
      <w:ins w:id="547" w:author="Nicol, Fabrice" w:date="2017-09-19T19:40:00Z">
        <w:r w:rsidR="00E17EDE">
          <w:rPr>
            <w:rFonts w:asciiTheme="majorHAnsi" w:hAnsiTheme="majorHAnsi" w:cstheme="majorHAnsi"/>
          </w:rPr>
          <w:t>’autorité administrative le prévoit</w:t>
        </w:r>
      </w:ins>
      <w:r w:rsidRPr="00D226D7">
        <w:rPr>
          <w:rFonts w:asciiTheme="majorHAnsi" w:hAnsiTheme="majorHAnsi" w:cstheme="majorHAnsi"/>
        </w:rPr>
        <w:t xml:space="preserve"> ; les agents employés à temps partiel et à temps non complet sont soumis à un mode particulier de calcul des IHTS.</w:t>
      </w:r>
    </w:p>
    <w:p w14:paraId="4787BB3A" w14:textId="7DF76E1F" w:rsidR="00D226D7" w:rsidRPr="00D226D7" w:rsidRDefault="00D226D7" w:rsidP="00511C6F">
      <w:pPr>
        <w:pBdr>
          <w:top w:val="single" w:sz="4" w:space="1" w:color="auto"/>
          <w:left w:val="single" w:sz="4" w:space="4" w:color="auto"/>
          <w:bottom w:val="single" w:sz="4" w:space="1" w:color="auto"/>
          <w:right w:val="single" w:sz="4" w:space="4" w:color="auto"/>
        </w:pBdr>
        <w:spacing w:before="120"/>
        <w:rPr>
          <w:rFonts w:asciiTheme="majorHAnsi" w:hAnsiTheme="majorHAnsi" w:cstheme="majorHAnsi"/>
        </w:rPr>
      </w:pPr>
      <w:r w:rsidRPr="00D226D7">
        <w:rPr>
          <w:rFonts w:asciiTheme="majorHAnsi" w:hAnsiTheme="majorHAnsi" w:cstheme="majorHAnsi"/>
        </w:rPr>
        <w:t xml:space="preserve">Des conditions particulières d’octroi sont prévues : </w:t>
      </w:r>
    </w:p>
    <w:p w14:paraId="3D268141" w14:textId="21D9AA3D" w:rsidR="00D226D7" w:rsidRPr="00D226D7" w:rsidRDefault="00D226D7" w:rsidP="00CE471B">
      <w:pPr>
        <w:pBdr>
          <w:top w:val="single" w:sz="4" w:space="1" w:color="auto"/>
          <w:left w:val="single" w:sz="4" w:space="4" w:color="auto"/>
          <w:bottom w:val="single" w:sz="4" w:space="1" w:color="auto"/>
          <w:right w:val="single" w:sz="4" w:space="4" w:color="auto"/>
        </w:pBdr>
        <w:spacing w:after="0"/>
        <w:rPr>
          <w:rFonts w:asciiTheme="majorHAnsi" w:hAnsiTheme="majorHAnsi" w:cstheme="majorHAnsi"/>
        </w:rPr>
      </w:pPr>
      <w:r w:rsidRPr="00D226D7">
        <w:rPr>
          <w:rFonts w:asciiTheme="majorHAnsi" w:hAnsiTheme="majorHAnsi" w:cstheme="majorHAnsi"/>
        </w:rPr>
        <w:t>-</w:t>
      </w:r>
      <w:del w:id="548" w:author="Nicol, Fabrice" w:date="2017-09-19T19:23:00Z">
        <w:r w:rsidRPr="00D226D7" w:rsidDel="008B0990">
          <w:rPr>
            <w:rFonts w:asciiTheme="majorHAnsi" w:hAnsiTheme="majorHAnsi" w:cstheme="majorHAnsi"/>
          </w:rPr>
          <w:tab/>
        </w:r>
      </w:del>
      <w:ins w:id="549" w:author="Nicol, Fabrice" w:date="2017-09-19T19:23:00Z">
        <w:r w:rsidR="008B0990">
          <w:rPr>
            <w:rFonts w:asciiTheme="majorHAnsi" w:hAnsiTheme="majorHAnsi" w:cstheme="majorHAnsi"/>
          </w:rPr>
          <w:t> </w:t>
        </w:r>
      </w:ins>
      <w:r w:rsidRPr="00D226D7">
        <w:rPr>
          <w:rFonts w:asciiTheme="majorHAnsi" w:hAnsiTheme="majorHAnsi" w:cstheme="majorHAnsi"/>
        </w:rPr>
        <w:t xml:space="preserve">mise en œuvre préalable d’instruments automatisés de décompte du temps de travail dans la collectivité ; </w:t>
      </w:r>
    </w:p>
    <w:p w14:paraId="093964A5" w14:textId="11F5EF4B" w:rsidR="00D226D7" w:rsidRPr="00D226D7" w:rsidRDefault="00D226D7" w:rsidP="00511C6F">
      <w:pPr>
        <w:pBdr>
          <w:top w:val="single" w:sz="4" w:space="1" w:color="auto"/>
          <w:left w:val="single" w:sz="4" w:space="4" w:color="auto"/>
          <w:bottom w:val="single" w:sz="4" w:space="1" w:color="auto"/>
          <w:right w:val="single" w:sz="4" w:space="4" w:color="auto"/>
        </w:pBdr>
        <w:spacing w:before="120"/>
        <w:rPr>
          <w:rFonts w:asciiTheme="majorHAnsi" w:hAnsiTheme="majorHAnsi" w:cstheme="majorHAnsi"/>
        </w:rPr>
      </w:pPr>
      <w:r w:rsidRPr="00D226D7">
        <w:rPr>
          <w:rFonts w:asciiTheme="majorHAnsi" w:hAnsiTheme="majorHAnsi" w:cstheme="majorHAnsi"/>
        </w:rPr>
        <w:t>-</w:t>
      </w:r>
      <w:del w:id="550" w:author="Nicol, Fabrice" w:date="2017-09-19T19:23:00Z">
        <w:r w:rsidRPr="00D226D7" w:rsidDel="008B0990">
          <w:rPr>
            <w:rFonts w:asciiTheme="majorHAnsi" w:hAnsiTheme="majorHAnsi" w:cstheme="majorHAnsi"/>
          </w:rPr>
          <w:tab/>
        </w:r>
      </w:del>
      <w:ins w:id="551" w:author="Nicol, Fabrice" w:date="2017-09-19T19:23:00Z">
        <w:r w:rsidR="008B0990">
          <w:rPr>
            <w:rFonts w:asciiTheme="majorHAnsi" w:hAnsiTheme="majorHAnsi" w:cstheme="majorHAnsi"/>
          </w:rPr>
          <w:t xml:space="preserve"> </w:t>
        </w:r>
      </w:ins>
      <w:r w:rsidRPr="00D226D7">
        <w:rPr>
          <w:rFonts w:asciiTheme="majorHAnsi" w:hAnsiTheme="majorHAnsi" w:cstheme="majorHAnsi"/>
        </w:rPr>
        <w:t>possibilité de décompte déclaratif pour les sites dont l’effectif des agents susceptibles de p</w:t>
      </w:r>
      <w:r w:rsidR="00511C6F">
        <w:rPr>
          <w:rFonts w:asciiTheme="majorHAnsi" w:hAnsiTheme="majorHAnsi" w:cstheme="majorHAnsi"/>
        </w:rPr>
        <w:t>ercevoir des IHTS est inférieur</w:t>
      </w:r>
      <w:r w:rsidRPr="00D226D7">
        <w:rPr>
          <w:rFonts w:asciiTheme="majorHAnsi" w:hAnsiTheme="majorHAnsi" w:cstheme="majorHAnsi"/>
        </w:rPr>
        <w:t xml:space="preserve"> à 10 et les personnels exerçant leur activité hors de leurs locaux de rattachement ; </w:t>
      </w:r>
    </w:p>
    <w:p w14:paraId="79D6D319" w14:textId="6264C05E" w:rsidR="00D226D7" w:rsidRPr="00D226D7" w:rsidRDefault="00D226D7" w:rsidP="00511C6F">
      <w:pPr>
        <w:pBdr>
          <w:top w:val="single" w:sz="4" w:space="1" w:color="auto"/>
          <w:left w:val="single" w:sz="4" w:space="4" w:color="auto"/>
          <w:bottom w:val="single" w:sz="4" w:space="1" w:color="auto"/>
          <w:right w:val="single" w:sz="4" w:space="4" w:color="auto"/>
        </w:pBdr>
        <w:spacing w:before="120"/>
        <w:rPr>
          <w:rFonts w:asciiTheme="majorHAnsi" w:hAnsiTheme="majorHAnsi" w:cstheme="majorHAnsi"/>
        </w:rPr>
      </w:pPr>
      <w:r w:rsidRPr="00D226D7">
        <w:rPr>
          <w:rFonts w:asciiTheme="majorHAnsi" w:hAnsiTheme="majorHAnsi" w:cstheme="majorHAnsi"/>
        </w:rPr>
        <w:t>-</w:t>
      </w:r>
      <w:del w:id="552" w:author="Nicol, Fabrice" w:date="2017-09-19T19:23:00Z">
        <w:r w:rsidRPr="00D226D7" w:rsidDel="008B0990">
          <w:rPr>
            <w:rFonts w:asciiTheme="majorHAnsi" w:hAnsiTheme="majorHAnsi" w:cstheme="majorHAnsi"/>
          </w:rPr>
          <w:tab/>
        </w:r>
      </w:del>
      <w:ins w:id="553" w:author="Nicol, Fabrice" w:date="2017-09-19T19:23:00Z">
        <w:r w:rsidR="008B0990">
          <w:rPr>
            <w:rFonts w:asciiTheme="majorHAnsi" w:hAnsiTheme="majorHAnsi" w:cstheme="majorHAnsi"/>
          </w:rPr>
          <w:t> </w:t>
        </w:r>
      </w:ins>
      <w:r w:rsidRPr="00D226D7">
        <w:rPr>
          <w:rFonts w:asciiTheme="majorHAnsi" w:hAnsiTheme="majorHAnsi" w:cstheme="majorHAnsi"/>
        </w:rPr>
        <w:t xml:space="preserve">délibération de l’organe délibérant </w:t>
      </w:r>
      <w:ins w:id="554" w:author="Nicol, Fabrice" w:date="2017-09-19T19:40:00Z">
        <w:r w:rsidR="00E17EDE">
          <w:rPr>
            <w:rFonts w:asciiTheme="majorHAnsi" w:hAnsiTheme="majorHAnsi" w:cstheme="majorHAnsi"/>
          </w:rPr>
          <w:t>(ou de</w:t>
        </w:r>
      </w:ins>
      <w:ins w:id="555" w:author="Nicol, Fabrice" w:date="2017-09-19T19:41:00Z">
        <w:r w:rsidR="00E17EDE">
          <w:rPr>
            <w:rFonts w:asciiTheme="majorHAnsi" w:hAnsiTheme="majorHAnsi" w:cstheme="majorHAnsi"/>
          </w:rPr>
          <w:t xml:space="preserve"> </w:t>
        </w:r>
      </w:ins>
      <w:ins w:id="556" w:author="Nicol, Fabrice" w:date="2017-09-19T19:40:00Z">
        <w:r w:rsidR="00E17EDE">
          <w:rPr>
            <w:rFonts w:asciiTheme="majorHAnsi" w:hAnsiTheme="majorHAnsi" w:cstheme="majorHAnsi"/>
          </w:rPr>
          <w:t xml:space="preserve">l’autorité administrative, dans les établissements hospitaliers) </w:t>
        </w:r>
      </w:ins>
      <w:r w:rsidRPr="00D226D7">
        <w:rPr>
          <w:rFonts w:asciiTheme="majorHAnsi" w:hAnsiTheme="majorHAnsi" w:cstheme="majorHAnsi"/>
        </w:rPr>
        <w:t xml:space="preserve">fixant, par cadres d’emplois et fonctions, la liste des emplois qui, en raison des missions exercées, ouvrent droit aux heures supplémentaires ; </w:t>
      </w:r>
    </w:p>
    <w:p w14:paraId="416D5906" w14:textId="25BEF7FF" w:rsidR="00D226D7" w:rsidRPr="00D226D7" w:rsidRDefault="00D226D7" w:rsidP="00511C6F">
      <w:pPr>
        <w:pBdr>
          <w:top w:val="single" w:sz="4" w:space="1" w:color="auto"/>
          <w:left w:val="single" w:sz="4" w:space="4" w:color="auto"/>
          <w:bottom w:val="single" w:sz="4" w:space="1" w:color="auto"/>
          <w:right w:val="single" w:sz="4" w:space="4" w:color="auto"/>
        </w:pBdr>
        <w:spacing w:before="120"/>
        <w:rPr>
          <w:rFonts w:asciiTheme="majorHAnsi" w:hAnsiTheme="majorHAnsi" w:cstheme="majorHAnsi"/>
        </w:rPr>
      </w:pPr>
      <w:r w:rsidRPr="00D226D7">
        <w:rPr>
          <w:rFonts w:asciiTheme="majorHAnsi" w:hAnsiTheme="majorHAnsi" w:cstheme="majorHAnsi"/>
        </w:rPr>
        <w:t>-</w:t>
      </w:r>
      <w:del w:id="557" w:author="Nicol, Fabrice" w:date="2017-09-19T19:23:00Z">
        <w:r w:rsidRPr="00D226D7" w:rsidDel="008B0990">
          <w:rPr>
            <w:rFonts w:asciiTheme="majorHAnsi" w:hAnsiTheme="majorHAnsi" w:cstheme="majorHAnsi"/>
          </w:rPr>
          <w:tab/>
        </w:r>
      </w:del>
      <w:ins w:id="558" w:author="Nicol, Fabrice" w:date="2017-09-19T19:23:00Z">
        <w:r w:rsidR="008B0990">
          <w:rPr>
            <w:rFonts w:asciiTheme="majorHAnsi" w:hAnsiTheme="majorHAnsi" w:cstheme="majorHAnsi"/>
          </w:rPr>
          <w:t> </w:t>
        </w:r>
      </w:ins>
      <w:r w:rsidRPr="00D226D7">
        <w:rPr>
          <w:rFonts w:asciiTheme="majorHAnsi" w:hAnsiTheme="majorHAnsi" w:cstheme="majorHAnsi"/>
        </w:rPr>
        <w:t xml:space="preserve">les travaux supplémentaires ne peuvent excéder 25 heures au cours d’un même mois. Pour la filière médico-sociale, le seuil est limité </w:t>
      </w:r>
      <w:del w:id="559" w:author="Nicol, Fabrice" w:date="2017-09-19T19:33:00Z">
        <w:r w:rsidRPr="00D226D7" w:rsidDel="00E17EDE">
          <w:rPr>
            <w:rFonts w:asciiTheme="majorHAnsi" w:hAnsiTheme="majorHAnsi" w:cstheme="majorHAnsi"/>
          </w:rPr>
          <w:delText>de</w:delText>
        </w:r>
      </w:del>
      <w:ins w:id="560" w:author="Nicol, Fabrice" w:date="2017-09-19T19:34:00Z">
        <w:r w:rsidR="00E17EDE">
          <w:rPr>
            <w:rFonts w:asciiTheme="majorHAnsi" w:hAnsiTheme="majorHAnsi" w:cstheme="majorHAnsi"/>
          </w:rPr>
          <w:t>à</w:t>
        </w:r>
      </w:ins>
      <w:r w:rsidRPr="00D226D7">
        <w:rPr>
          <w:rFonts w:asciiTheme="majorHAnsi" w:hAnsiTheme="majorHAnsi" w:cstheme="majorHAnsi"/>
        </w:rPr>
        <w:t xml:space="preserve"> 15 </w:t>
      </w:r>
      <w:ins w:id="561" w:author="Nicol, Fabrice" w:date="2017-09-19T19:34:00Z">
        <w:r w:rsidR="00E17EDE">
          <w:rPr>
            <w:rFonts w:asciiTheme="majorHAnsi" w:hAnsiTheme="majorHAnsi" w:cstheme="majorHAnsi"/>
          </w:rPr>
          <w:t xml:space="preserve">heures ou </w:t>
        </w:r>
      </w:ins>
      <w:r w:rsidRPr="00D226D7">
        <w:rPr>
          <w:rFonts w:asciiTheme="majorHAnsi" w:hAnsiTheme="majorHAnsi" w:cstheme="majorHAnsi"/>
        </w:rPr>
        <w:t>à 18</w:t>
      </w:r>
      <w:del w:id="562" w:author="Nicol, Fabrice" w:date="2017-09-19T19:33:00Z">
        <w:r w:rsidRPr="00D226D7" w:rsidDel="008B0990">
          <w:rPr>
            <w:rFonts w:asciiTheme="majorHAnsi" w:hAnsiTheme="majorHAnsi" w:cstheme="majorHAnsi"/>
          </w:rPr>
          <w:delText>,3</w:delText>
        </w:r>
      </w:del>
      <w:r w:rsidRPr="00D226D7">
        <w:rPr>
          <w:rFonts w:asciiTheme="majorHAnsi" w:hAnsiTheme="majorHAnsi" w:cstheme="majorHAnsi"/>
        </w:rPr>
        <w:t xml:space="preserve"> heures</w:t>
      </w:r>
      <w:ins w:id="563" w:author="Nicol, Fabrice" w:date="2017-09-19T19:33:00Z">
        <w:r w:rsidR="00E17EDE">
          <w:rPr>
            <w:rFonts w:asciiTheme="majorHAnsi" w:hAnsiTheme="majorHAnsi" w:cstheme="majorHAnsi"/>
          </w:rPr>
          <w:t>, selon les emplois</w:t>
        </w:r>
      </w:ins>
      <w:r w:rsidRPr="00D226D7">
        <w:rPr>
          <w:rFonts w:asciiTheme="majorHAnsi" w:hAnsiTheme="majorHAnsi" w:cstheme="majorHAnsi"/>
        </w:rPr>
        <w:t>. Les heures de dimanches, de jours fériés ou de nuits sont prises en compte pour l’appréciation de ce plafond ;</w:t>
      </w:r>
    </w:p>
    <w:p w14:paraId="1AFD073C" w14:textId="08D2C69F" w:rsidR="00D226D7" w:rsidRPr="00D226D7" w:rsidRDefault="00D226D7" w:rsidP="00511C6F">
      <w:pPr>
        <w:pBdr>
          <w:top w:val="single" w:sz="4" w:space="1" w:color="auto"/>
          <w:left w:val="single" w:sz="4" w:space="4" w:color="auto"/>
          <w:bottom w:val="single" w:sz="4" w:space="1" w:color="auto"/>
          <w:right w:val="single" w:sz="4" w:space="4" w:color="auto"/>
        </w:pBdr>
        <w:spacing w:before="120"/>
        <w:rPr>
          <w:rFonts w:asciiTheme="majorHAnsi" w:hAnsiTheme="majorHAnsi" w:cstheme="majorHAnsi"/>
        </w:rPr>
      </w:pPr>
      <w:r w:rsidRPr="00D226D7">
        <w:rPr>
          <w:rFonts w:asciiTheme="majorHAnsi" w:hAnsiTheme="majorHAnsi" w:cstheme="majorHAnsi"/>
        </w:rPr>
        <w:t>-</w:t>
      </w:r>
      <w:del w:id="564" w:author="Nicol, Fabrice" w:date="2017-09-19T19:23:00Z">
        <w:r w:rsidRPr="00D226D7" w:rsidDel="008B0990">
          <w:rPr>
            <w:rFonts w:asciiTheme="majorHAnsi" w:hAnsiTheme="majorHAnsi" w:cstheme="majorHAnsi"/>
          </w:rPr>
          <w:tab/>
        </w:r>
      </w:del>
      <w:ins w:id="565" w:author="Nicol, Fabrice" w:date="2017-09-19T19:23:00Z">
        <w:r w:rsidR="008B0990">
          <w:rPr>
            <w:rFonts w:asciiTheme="majorHAnsi" w:hAnsiTheme="majorHAnsi" w:cstheme="majorHAnsi"/>
          </w:rPr>
          <w:t> </w:t>
        </w:r>
      </w:ins>
      <w:r w:rsidRPr="00D226D7">
        <w:rPr>
          <w:rFonts w:asciiTheme="majorHAnsi" w:hAnsiTheme="majorHAnsi" w:cstheme="majorHAnsi"/>
        </w:rPr>
        <w:t xml:space="preserve">dans le cadre de l’aménagement et </w:t>
      </w:r>
      <w:r w:rsidR="001F5426">
        <w:rPr>
          <w:rFonts w:asciiTheme="majorHAnsi" w:hAnsiTheme="majorHAnsi" w:cstheme="majorHAnsi"/>
        </w:rPr>
        <w:t xml:space="preserve">de </w:t>
      </w:r>
      <w:r w:rsidRPr="00D226D7">
        <w:rPr>
          <w:rFonts w:asciiTheme="majorHAnsi" w:hAnsiTheme="majorHAnsi" w:cstheme="majorHAnsi"/>
        </w:rPr>
        <w:t>la réduction du temps de travail, l’organe délibérant peut déterminer</w:t>
      </w:r>
      <w:r w:rsidR="001F5426">
        <w:rPr>
          <w:rFonts w:asciiTheme="majorHAnsi" w:hAnsiTheme="majorHAnsi" w:cstheme="majorHAnsi"/>
        </w:rPr>
        <w:t>,</w:t>
      </w:r>
      <w:r w:rsidRPr="00D226D7">
        <w:rPr>
          <w:rFonts w:asciiTheme="majorHAnsi" w:hAnsiTheme="majorHAnsi" w:cstheme="majorHAnsi"/>
        </w:rPr>
        <w:t xml:space="preserve"> après avis du comité technique paritaire (CTP), la nature des fonctions justifiant des dépassements d’horaires ;</w:t>
      </w:r>
    </w:p>
    <w:p w14:paraId="780B4A48" w14:textId="62B6ED56" w:rsidR="00D226D7" w:rsidRDefault="00D226D7" w:rsidP="00511C6F">
      <w:pPr>
        <w:pBdr>
          <w:top w:val="single" w:sz="4" w:space="1" w:color="auto"/>
          <w:left w:val="single" w:sz="4" w:space="4" w:color="auto"/>
          <w:bottom w:val="single" w:sz="4" w:space="1" w:color="auto"/>
          <w:right w:val="single" w:sz="4" w:space="4" w:color="auto"/>
        </w:pBdr>
        <w:spacing w:before="120"/>
        <w:rPr>
          <w:ins w:id="566" w:author="Nicol, Fabrice" w:date="2017-09-19T19:25:00Z"/>
          <w:rFonts w:asciiTheme="majorHAnsi" w:hAnsiTheme="majorHAnsi" w:cstheme="majorHAnsi"/>
        </w:rPr>
      </w:pPr>
      <w:r w:rsidRPr="00D226D7">
        <w:rPr>
          <w:rFonts w:asciiTheme="majorHAnsi" w:hAnsiTheme="majorHAnsi" w:cstheme="majorHAnsi"/>
        </w:rPr>
        <w:lastRenderedPageBreak/>
        <w:t>-</w:t>
      </w:r>
      <w:del w:id="567" w:author="Nicol, Fabrice" w:date="2017-09-19T19:23:00Z">
        <w:r w:rsidRPr="00D226D7" w:rsidDel="008B0990">
          <w:rPr>
            <w:rFonts w:asciiTheme="majorHAnsi" w:hAnsiTheme="majorHAnsi" w:cstheme="majorHAnsi"/>
          </w:rPr>
          <w:tab/>
        </w:r>
      </w:del>
      <w:ins w:id="568" w:author="Nicol, Fabrice" w:date="2017-09-19T19:23:00Z">
        <w:r w:rsidR="008B0990">
          <w:rPr>
            <w:rFonts w:asciiTheme="majorHAnsi" w:hAnsiTheme="majorHAnsi" w:cstheme="majorHAnsi"/>
          </w:rPr>
          <w:t> </w:t>
        </w:r>
      </w:ins>
      <w:r w:rsidR="005A50A6">
        <w:rPr>
          <w:rFonts w:asciiTheme="majorHAnsi" w:hAnsiTheme="majorHAnsi" w:cstheme="majorHAnsi"/>
        </w:rPr>
        <w:t>d</w:t>
      </w:r>
      <w:r w:rsidRPr="00D226D7">
        <w:rPr>
          <w:rFonts w:asciiTheme="majorHAnsi" w:hAnsiTheme="majorHAnsi" w:cstheme="majorHAnsi"/>
        </w:rPr>
        <w:t>ans des circonstances exceptionnelles et pour une durée limitée, les agents peuvent réaliser des heures supplémentaires au-delà du contingent mensuel sur décision motivée de l’autorité territoriale avec information immédiate des représentants du personnel au CTP.</w:t>
      </w:r>
    </w:p>
    <w:p w14:paraId="383D7ABF" w14:textId="77777777" w:rsidR="008B0990" w:rsidRPr="00D226D7" w:rsidRDefault="008B0990" w:rsidP="00511C6F">
      <w:pPr>
        <w:pBdr>
          <w:top w:val="single" w:sz="4" w:space="1" w:color="auto"/>
          <w:left w:val="single" w:sz="4" w:space="4" w:color="auto"/>
          <w:bottom w:val="single" w:sz="4" w:space="1" w:color="auto"/>
          <w:right w:val="single" w:sz="4" w:space="4" w:color="auto"/>
        </w:pBdr>
        <w:spacing w:before="120"/>
        <w:rPr>
          <w:rFonts w:asciiTheme="majorHAnsi" w:hAnsiTheme="majorHAnsi" w:cstheme="majorHAnsi"/>
        </w:rPr>
      </w:pPr>
    </w:p>
    <w:p w14:paraId="642DA2EA" w14:textId="470CA7B1" w:rsidR="00D226D7" w:rsidRPr="008B0990" w:rsidRDefault="00D226D7" w:rsidP="00D226D7">
      <w:pPr>
        <w:pBdr>
          <w:top w:val="single" w:sz="4" w:space="1" w:color="auto"/>
          <w:left w:val="single" w:sz="4" w:space="4" w:color="auto"/>
          <w:bottom w:val="single" w:sz="4" w:space="1" w:color="auto"/>
          <w:right w:val="single" w:sz="4" w:space="4" w:color="auto"/>
        </w:pBdr>
        <w:spacing w:after="200"/>
        <w:rPr>
          <w:rFonts w:asciiTheme="majorHAnsi" w:hAnsiTheme="majorHAnsi" w:cstheme="majorHAnsi"/>
          <w:b/>
          <w:rPrChange w:id="569" w:author="Nicol, Fabrice" w:date="2017-09-19T19:25:00Z">
            <w:rPr>
              <w:rFonts w:asciiTheme="majorHAnsi" w:hAnsiTheme="majorHAnsi" w:cstheme="majorHAnsi"/>
            </w:rPr>
          </w:rPrChange>
        </w:rPr>
      </w:pPr>
      <w:r w:rsidRPr="008B0990">
        <w:rPr>
          <w:rFonts w:asciiTheme="majorHAnsi" w:hAnsiTheme="majorHAnsi" w:cstheme="majorHAnsi"/>
          <w:b/>
          <w:rPrChange w:id="570" w:author="Nicol, Fabrice" w:date="2017-09-19T19:25:00Z">
            <w:rPr>
              <w:rFonts w:asciiTheme="majorHAnsi" w:hAnsiTheme="majorHAnsi" w:cstheme="majorHAnsi"/>
            </w:rPr>
          </w:rPrChange>
        </w:rPr>
        <w:t xml:space="preserve">Les modalités de </w:t>
      </w:r>
      <w:del w:id="571" w:author="Nicol, Fabrice" w:date="2017-09-19T19:25:00Z">
        <w:r w:rsidRPr="008B0990" w:rsidDel="008B0990">
          <w:rPr>
            <w:rFonts w:asciiTheme="majorHAnsi" w:hAnsiTheme="majorHAnsi" w:cstheme="majorHAnsi"/>
            <w:b/>
            <w:rPrChange w:id="572" w:author="Nicol, Fabrice" w:date="2017-09-19T19:25:00Z">
              <w:rPr>
                <w:rFonts w:asciiTheme="majorHAnsi" w:hAnsiTheme="majorHAnsi" w:cstheme="majorHAnsi"/>
              </w:rPr>
            </w:rPrChange>
          </w:rPr>
          <w:delText>calcul du paiement des IHTS sont les suivantes :</w:delText>
        </w:r>
      </w:del>
      <w:ins w:id="573" w:author="Nicol, Fabrice" w:date="2017-09-19T19:25:00Z">
        <w:r w:rsidR="008B0990" w:rsidRPr="008B0990">
          <w:rPr>
            <w:rFonts w:asciiTheme="majorHAnsi" w:hAnsiTheme="majorHAnsi" w:cstheme="majorHAnsi"/>
            <w:b/>
            <w:rPrChange w:id="574" w:author="Nicol, Fabrice" w:date="2017-09-19T19:25:00Z">
              <w:rPr>
                <w:rFonts w:asciiTheme="majorHAnsi" w:hAnsiTheme="majorHAnsi" w:cstheme="majorHAnsi"/>
              </w:rPr>
            </w:rPrChange>
          </w:rPr>
          <w:t>liquidation</w:t>
        </w:r>
      </w:ins>
    </w:p>
    <w:p w14:paraId="45CFE777" w14:textId="0040CB51" w:rsidR="00D226D7" w:rsidRPr="00D226D7" w:rsidRDefault="008B0990" w:rsidP="005A50A6">
      <w:pPr>
        <w:pBdr>
          <w:top w:val="single" w:sz="4" w:space="1" w:color="auto"/>
          <w:left w:val="single" w:sz="4" w:space="4" w:color="auto"/>
          <w:bottom w:val="single" w:sz="4" w:space="1" w:color="auto"/>
          <w:right w:val="single" w:sz="4" w:space="4" w:color="auto"/>
        </w:pBdr>
        <w:spacing w:before="120"/>
        <w:rPr>
          <w:rFonts w:asciiTheme="majorHAnsi" w:hAnsiTheme="majorHAnsi" w:cstheme="majorHAnsi"/>
        </w:rPr>
      </w:pPr>
      <w:ins w:id="575" w:author="Nicol, Fabrice" w:date="2017-09-19T19:24:00Z">
        <w:r>
          <w:rPr>
            <w:rFonts w:asciiTheme="majorHAnsi" w:hAnsiTheme="majorHAnsi" w:cstheme="majorHAnsi"/>
          </w:rPr>
          <w:t xml:space="preserve">1. </w:t>
        </w:r>
      </w:ins>
      <w:del w:id="576" w:author="Nicol, Fabrice" w:date="2017-09-19T19:24:00Z">
        <w:r w:rsidR="00D226D7" w:rsidRPr="00D226D7" w:rsidDel="008B0990">
          <w:rPr>
            <w:rFonts w:asciiTheme="majorHAnsi" w:hAnsiTheme="majorHAnsi" w:cstheme="majorHAnsi"/>
          </w:rPr>
          <w:delText>-</w:delText>
        </w:r>
        <w:r w:rsidR="00D226D7" w:rsidRPr="00D226D7" w:rsidDel="008B0990">
          <w:rPr>
            <w:rFonts w:asciiTheme="majorHAnsi" w:hAnsiTheme="majorHAnsi" w:cstheme="majorHAnsi"/>
          </w:rPr>
          <w:tab/>
        </w:r>
      </w:del>
      <w:r w:rsidR="00D226D7" w:rsidRPr="00D226D7">
        <w:rPr>
          <w:rFonts w:asciiTheme="majorHAnsi" w:hAnsiTheme="majorHAnsi" w:cstheme="majorHAnsi"/>
        </w:rPr>
        <w:t>Cas des agents à temps complet</w:t>
      </w:r>
    </w:p>
    <w:p w14:paraId="53EF8EC1" w14:textId="1F90D39B" w:rsidR="00D226D7" w:rsidRPr="00D226D7" w:rsidRDefault="00D226D7" w:rsidP="005A50A6">
      <w:pPr>
        <w:pBdr>
          <w:top w:val="single" w:sz="4" w:space="1" w:color="auto"/>
          <w:left w:val="single" w:sz="4" w:space="4" w:color="auto"/>
          <w:bottom w:val="single" w:sz="4" w:space="1" w:color="auto"/>
          <w:right w:val="single" w:sz="4" w:space="4" w:color="auto"/>
        </w:pBdr>
        <w:spacing w:before="120"/>
        <w:rPr>
          <w:rFonts w:asciiTheme="majorHAnsi" w:hAnsiTheme="majorHAnsi" w:cstheme="majorHAnsi"/>
        </w:rPr>
      </w:pPr>
      <w:del w:id="577" w:author="Nicol, Fabrice" w:date="2017-09-19T19:26:00Z">
        <w:r w:rsidRPr="00D226D7" w:rsidDel="008B0990">
          <w:rPr>
            <w:rFonts w:asciiTheme="majorHAnsi" w:hAnsiTheme="majorHAnsi" w:cstheme="majorHAnsi"/>
          </w:rPr>
          <w:delText xml:space="preserve">Elles </w:delText>
        </w:r>
      </w:del>
      <w:ins w:id="578" w:author="Nicol, Fabrice" w:date="2017-09-19T19:26:00Z">
        <w:r w:rsidR="008B0990">
          <w:rPr>
            <w:rFonts w:asciiTheme="majorHAnsi" w:hAnsiTheme="majorHAnsi" w:cstheme="majorHAnsi"/>
          </w:rPr>
          <w:t xml:space="preserve">Les IHTS </w:t>
        </w:r>
      </w:ins>
      <w:r w:rsidRPr="00D226D7">
        <w:rPr>
          <w:rFonts w:asciiTheme="majorHAnsi" w:hAnsiTheme="majorHAnsi" w:cstheme="majorHAnsi"/>
        </w:rPr>
        <w:t>sont calculées sur la base d’un taux horaire prenant pour base le montant du traitement brut annuel de l’agent (NBI comprise, sous réserve de confirmation par un texte officiel) et de l’indemnité de résidence divisée par 1 820. Ce taux horaire est ensuite majoré dans les conditions suivantes : 125 % pour les 14 premières heures ; 127 % pour les heures suivantes.</w:t>
      </w:r>
    </w:p>
    <w:p w14:paraId="284469BE" w14:textId="77777777" w:rsidR="00D226D7" w:rsidRPr="00D226D7" w:rsidRDefault="00D226D7" w:rsidP="005A50A6">
      <w:pPr>
        <w:pBdr>
          <w:top w:val="single" w:sz="4" w:space="1" w:color="auto"/>
          <w:left w:val="single" w:sz="4" w:space="4" w:color="auto"/>
          <w:bottom w:val="single" w:sz="4" w:space="1" w:color="auto"/>
          <w:right w:val="single" w:sz="4" w:space="4" w:color="auto"/>
        </w:pBdr>
        <w:spacing w:before="120"/>
        <w:rPr>
          <w:rFonts w:asciiTheme="majorHAnsi" w:hAnsiTheme="majorHAnsi" w:cstheme="majorHAnsi"/>
        </w:rPr>
      </w:pPr>
      <w:r w:rsidRPr="00D226D7">
        <w:rPr>
          <w:rFonts w:asciiTheme="majorHAnsi" w:hAnsiTheme="majorHAnsi" w:cstheme="majorHAnsi"/>
        </w:rPr>
        <w:t>L’heure supplémentaire est majorée de 100 % lorsqu’elle est effectuée de nuit (de 22 heures à 7 heures) et de 66 % lorsqu’elle est accomplie un dimanche ou un jour férié.</w:t>
      </w:r>
    </w:p>
    <w:p w14:paraId="63995984" w14:textId="6B351110" w:rsidR="00D226D7" w:rsidRPr="00D226D7" w:rsidRDefault="008B0990" w:rsidP="005A50A6">
      <w:pPr>
        <w:pBdr>
          <w:top w:val="single" w:sz="4" w:space="1" w:color="auto"/>
          <w:left w:val="single" w:sz="4" w:space="4" w:color="auto"/>
          <w:bottom w:val="single" w:sz="4" w:space="1" w:color="auto"/>
          <w:right w:val="single" w:sz="4" w:space="4" w:color="auto"/>
        </w:pBdr>
        <w:spacing w:before="120"/>
        <w:rPr>
          <w:rFonts w:asciiTheme="majorHAnsi" w:hAnsiTheme="majorHAnsi" w:cstheme="majorHAnsi"/>
        </w:rPr>
      </w:pPr>
      <w:ins w:id="579" w:author="Nicol, Fabrice" w:date="2017-09-19T19:24:00Z">
        <w:r>
          <w:rPr>
            <w:rFonts w:asciiTheme="majorHAnsi" w:hAnsiTheme="majorHAnsi" w:cstheme="majorHAnsi"/>
          </w:rPr>
          <w:t xml:space="preserve">2. </w:t>
        </w:r>
      </w:ins>
      <w:del w:id="580" w:author="Nicol, Fabrice" w:date="2017-09-19T19:24:00Z">
        <w:r w:rsidR="00D226D7" w:rsidRPr="00D226D7" w:rsidDel="008B0990">
          <w:rPr>
            <w:rFonts w:asciiTheme="majorHAnsi" w:hAnsiTheme="majorHAnsi" w:cstheme="majorHAnsi"/>
          </w:rPr>
          <w:delText>-</w:delText>
        </w:r>
        <w:r w:rsidR="00D226D7" w:rsidRPr="00D226D7" w:rsidDel="008B0990">
          <w:rPr>
            <w:rFonts w:asciiTheme="majorHAnsi" w:hAnsiTheme="majorHAnsi" w:cstheme="majorHAnsi"/>
          </w:rPr>
          <w:tab/>
        </w:r>
      </w:del>
      <w:r w:rsidR="00D226D7" w:rsidRPr="00D226D7">
        <w:rPr>
          <w:rFonts w:asciiTheme="majorHAnsi" w:hAnsiTheme="majorHAnsi" w:cstheme="majorHAnsi"/>
        </w:rPr>
        <w:t>Cas des agents employés à temps partiel</w:t>
      </w:r>
    </w:p>
    <w:p w14:paraId="366E73D2" w14:textId="77777777" w:rsidR="008B0990" w:rsidRDefault="00D226D7" w:rsidP="005A50A6">
      <w:pPr>
        <w:pBdr>
          <w:top w:val="single" w:sz="4" w:space="1" w:color="auto"/>
          <w:left w:val="single" w:sz="4" w:space="4" w:color="auto"/>
          <w:bottom w:val="single" w:sz="4" w:space="1" w:color="auto"/>
          <w:right w:val="single" w:sz="4" w:space="4" w:color="auto"/>
        </w:pBdr>
        <w:spacing w:before="120"/>
        <w:rPr>
          <w:ins w:id="581" w:author="Nicol, Fabrice" w:date="2017-09-19T19:24:00Z"/>
          <w:rFonts w:asciiTheme="majorHAnsi" w:hAnsiTheme="majorHAnsi" w:cstheme="majorHAnsi"/>
        </w:rPr>
      </w:pPr>
      <w:r w:rsidRPr="00D226D7">
        <w:rPr>
          <w:rFonts w:asciiTheme="majorHAnsi" w:hAnsiTheme="majorHAnsi" w:cstheme="majorHAnsi"/>
        </w:rPr>
        <w:t xml:space="preserve">Le taux moyen est toujours non majoré et égal à la fraction suivante : </w:t>
      </w:r>
    </w:p>
    <w:p w14:paraId="0D0BFF56" w14:textId="3C7D8545" w:rsidR="00D226D7" w:rsidRPr="00D226D7" w:rsidRDefault="00D226D7" w:rsidP="005A50A6">
      <w:pPr>
        <w:pBdr>
          <w:top w:val="single" w:sz="4" w:space="1" w:color="auto"/>
          <w:left w:val="single" w:sz="4" w:space="4" w:color="auto"/>
          <w:bottom w:val="single" w:sz="4" w:space="1" w:color="auto"/>
          <w:right w:val="single" w:sz="4" w:space="4" w:color="auto"/>
        </w:pBdr>
        <w:spacing w:before="120"/>
        <w:rPr>
          <w:rFonts w:asciiTheme="majorHAnsi" w:hAnsiTheme="majorHAnsi" w:cstheme="majorHAnsi"/>
        </w:rPr>
      </w:pPr>
      <w:r w:rsidRPr="00D226D7">
        <w:rPr>
          <w:rFonts w:asciiTheme="majorHAnsi" w:hAnsiTheme="majorHAnsi" w:cstheme="majorHAnsi"/>
        </w:rPr>
        <w:t xml:space="preserve">(Traitement brut annuel + indemnité de résidence + </w:t>
      </w:r>
      <w:proofErr w:type="gramStart"/>
      <w:r w:rsidRPr="00D226D7">
        <w:rPr>
          <w:rFonts w:asciiTheme="majorHAnsi" w:hAnsiTheme="majorHAnsi" w:cstheme="majorHAnsi"/>
        </w:rPr>
        <w:t>NBI)/</w:t>
      </w:r>
      <w:proofErr w:type="gramEnd"/>
      <w:r w:rsidRPr="00D226D7">
        <w:rPr>
          <w:rFonts w:asciiTheme="majorHAnsi" w:hAnsiTheme="majorHAnsi" w:cstheme="majorHAnsi"/>
        </w:rPr>
        <w:t xml:space="preserve">1 820. </w:t>
      </w:r>
    </w:p>
    <w:p w14:paraId="204F4CAD" w14:textId="1A9D7BB5" w:rsidR="00D226D7" w:rsidRPr="00D226D7" w:rsidRDefault="008B0990" w:rsidP="005A50A6">
      <w:pPr>
        <w:pBdr>
          <w:top w:val="single" w:sz="4" w:space="1" w:color="auto"/>
          <w:left w:val="single" w:sz="4" w:space="4" w:color="auto"/>
          <w:bottom w:val="single" w:sz="4" w:space="1" w:color="auto"/>
          <w:right w:val="single" w:sz="4" w:space="4" w:color="auto"/>
        </w:pBdr>
        <w:spacing w:before="120"/>
        <w:rPr>
          <w:rFonts w:asciiTheme="majorHAnsi" w:hAnsiTheme="majorHAnsi" w:cstheme="majorHAnsi"/>
        </w:rPr>
      </w:pPr>
      <w:ins w:id="582" w:author="Nicol, Fabrice" w:date="2017-09-19T19:24:00Z">
        <w:r>
          <w:rPr>
            <w:rFonts w:asciiTheme="majorHAnsi" w:hAnsiTheme="majorHAnsi" w:cstheme="majorHAnsi"/>
          </w:rPr>
          <w:t xml:space="preserve">3. </w:t>
        </w:r>
      </w:ins>
      <w:del w:id="583" w:author="Nicol, Fabrice" w:date="2017-09-19T19:24:00Z">
        <w:r w:rsidR="00D226D7" w:rsidRPr="00D226D7" w:rsidDel="008B0990">
          <w:rPr>
            <w:rFonts w:asciiTheme="majorHAnsi" w:hAnsiTheme="majorHAnsi" w:cstheme="majorHAnsi"/>
          </w:rPr>
          <w:delText>-</w:delText>
        </w:r>
        <w:r w:rsidR="00D226D7" w:rsidRPr="00D226D7" w:rsidDel="008B0990">
          <w:rPr>
            <w:rFonts w:asciiTheme="majorHAnsi" w:hAnsiTheme="majorHAnsi" w:cstheme="majorHAnsi"/>
          </w:rPr>
          <w:tab/>
        </w:r>
      </w:del>
      <w:r w:rsidR="00D226D7" w:rsidRPr="00D226D7">
        <w:rPr>
          <w:rFonts w:asciiTheme="majorHAnsi" w:hAnsiTheme="majorHAnsi" w:cstheme="majorHAnsi"/>
        </w:rPr>
        <w:t xml:space="preserve">Cas des agents à temps non complet : </w:t>
      </w:r>
    </w:p>
    <w:p w14:paraId="1D3D58CC" w14:textId="7A74BA07" w:rsidR="00D226D7" w:rsidRPr="00D226D7" w:rsidRDefault="00D226D7" w:rsidP="005A50A6">
      <w:pPr>
        <w:pBdr>
          <w:top w:val="single" w:sz="4" w:space="1" w:color="auto"/>
          <w:left w:val="single" w:sz="4" w:space="4" w:color="auto"/>
          <w:bottom w:val="single" w:sz="4" w:space="1" w:color="auto"/>
          <w:right w:val="single" w:sz="4" w:space="4" w:color="auto"/>
        </w:pBdr>
        <w:spacing w:before="120"/>
        <w:rPr>
          <w:rFonts w:asciiTheme="majorHAnsi" w:hAnsiTheme="majorHAnsi" w:cstheme="majorHAnsi"/>
        </w:rPr>
      </w:pPr>
      <w:r w:rsidRPr="00D226D7">
        <w:rPr>
          <w:rFonts w:asciiTheme="majorHAnsi" w:hAnsiTheme="majorHAnsi" w:cstheme="majorHAnsi"/>
        </w:rPr>
        <w:t>Un fonctionnaire à temps non complet amené à effectuer des heures au-delà de la durée normale définie lors de la création de l’emploi qu’il occupe est rémunéré sur une base horaire résultant d’une proratisation de son traitement (heures dites « complémentaires »), tant que le total des heures effectuées ne dépasse pas la durée du cycle de travail défini par la collectivité pour les agents à temps complet.</w:t>
      </w:r>
    </w:p>
    <w:p w14:paraId="38F9AAFA" w14:textId="3F8BF67C" w:rsidR="008B0990" w:rsidRDefault="008B0990" w:rsidP="00D226D7">
      <w:pPr>
        <w:pBdr>
          <w:top w:val="single" w:sz="4" w:space="1" w:color="auto"/>
          <w:left w:val="single" w:sz="4" w:space="4" w:color="auto"/>
          <w:bottom w:val="single" w:sz="4" w:space="1" w:color="auto"/>
          <w:right w:val="single" w:sz="4" w:space="4" w:color="auto"/>
        </w:pBdr>
        <w:spacing w:after="200"/>
        <w:rPr>
          <w:ins w:id="584" w:author="Nicol, Fabrice" w:date="2017-09-19T19:26:00Z"/>
          <w:rFonts w:asciiTheme="majorHAnsi" w:hAnsiTheme="majorHAnsi" w:cstheme="majorHAnsi"/>
        </w:rPr>
      </w:pPr>
    </w:p>
    <w:p w14:paraId="777BC816" w14:textId="37BCAF9C" w:rsidR="008B0990" w:rsidRPr="008B0990" w:rsidRDefault="008B0990" w:rsidP="00D226D7">
      <w:pPr>
        <w:pBdr>
          <w:top w:val="single" w:sz="4" w:space="1" w:color="auto"/>
          <w:left w:val="single" w:sz="4" w:space="4" w:color="auto"/>
          <w:bottom w:val="single" w:sz="4" w:space="1" w:color="auto"/>
          <w:right w:val="single" w:sz="4" w:space="4" w:color="auto"/>
        </w:pBdr>
        <w:spacing w:after="200"/>
        <w:rPr>
          <w:ins w:id="585" w:author="Nicol, Fabrice" w:date="2017-09-19T19:25:00Z"/>
          <w:rFonts w:asciiTheme="majorHAnsi" w:hAnsiTheme="majorHAnsi" w:cstheme="majorHAnsi"/>
          <w:b/>
          <w:rPrChange w:id="586" w:author="Nicol, Fabrice" w:date="2017-09-19T19:26:00Z">
            <w:rPr>
              <w:ins w:id="587" w:author="Nicol, Fabrice" w:date="2017-09-19T19:25:00Z"/>
              <w:rFonts w:asciiTheme="majorHAnsi" w:hAnsiTheme="majorHAnsi" w:cstheme="majorHAnsi"/>
            </w:rPr>
          </w:rPrChange>
        </w:rPr>
      </w:pPr>
      <w:ins w:id="588" w:author="Nicol, Fabrice" w:date="2017-09-19T19:26:00Z">
        <w:r w:rsidRPr="008B0990">
          <w:rPr>
            <w:rFonts w:asciiTheme="majorHAnsi" w:hAnsiTheme="majorHAnsi" w:cstheme="majorHAnsi"/>
            <w:b/>
            <w:rPrChange w:id="589" w:author="Nicol, Fabrice" w:date="2017-09-19T19:26:00Z">
              <w:rPr>
                <w:rFonts w:asciiTheme="majorHAnsi" w:hAnsiTheme="majorHAnsi" w:cstheme="majorHAnsi"/>
              </w:rPr>
            </w:rPrChange>
          </w:rPr>
          <w:t>Règles de cumul</w:t>
        </w:r>
      </w:ins>
    </w:p>
    <w:p w14:paraId="55845CAE" w14:textId="23A2D608" w:rsidR="00D226D7" w:rsidRPr="00D226D7" w:rsidRDefault="00D226D7" w:rsidP="00D226D7">
      <w:pPr>
        <w:pBdr>
          <w:top w:val="single" w:sz="4" w:space="1" w:color="auto"/>
          <w:left w:val="single" w:sz="4" w:space="4" w:color="auto"/>
          <w:bottom w:val="single" w:sz="4" w:space="1" w:color="auto"/>
          <w:right w:val="single" w:sz="4" w:space="4" w:color="auto"/>
        </w:pBdr>
        <w:spacing w:after="200"/>
        <w:rPr>
          <w:rFonts w:asciiTheme="majorHAnsi" w:hAnsiTheme="majorHAnsi" w:cstheme="majorHAnsi"/>
        </w:rPr>
      </w:pPr>
      <w:del w:id="590" w:author="Nicol, Fabrice" w:date="2017-09-19T19:25:00Z">
        <w:r w:rsidRPr="00D226D7" w:rsidDel="008B0990">
          <w:rPr>
            <w:rFonts w:asciiTheme="majorHAnsi" w:hAnsiTheme="majorHAnsi" w:cstheme="majorHAnsi"/>
          </w:rPr>
          <w:delText>-</w:delText>
        </w:r>
        <w:r w:rsidRPr="00D226D7" w:rsidDel="008B0990">
          <w:rPr>
            <w:rFonts w:asciiTheme="majorHAnsi" w:hAnsiTheme="majorHAnsi" w:cstheme="majorHAnsi"/>
          </w:rPr>
          <w:tab/>
        </w:r>
      </w:del>
      <w:r w:rsidRPr="00D226D7">
        <w:rPr>
          <w:rFonts w:asciiTheme="majorHAnsi" w:hAnsiTheme="majorHAnsi" w:cstheme="majorHAnsi"/>
        </w:rPr>
        <w:t>Les IHTS ne sont pas cumulables avec :</w:t>
      </w:r>
    </w:p>
    <w:p w14:paraId="51E45F7E" w14:textId="6146D66B" w:rsidR="00D226D7" w:rsidRPr="00D226D7" w:rsidRDefault="00D226D7" w:rsidP="00D226D7">
      <w:pPr>
        <w:pBdr>
          <w:top w:val="single" w:sz="4" w:space="1" w:color="auto"/>
          <w:left w:val="single" w:sz="4" w:space="4" w:color="auto"/>
          <w:bottom w:val="single" w:sz="4" w:space="1" w:color="auto"/>
          <w:right w:val="single" w:sz="4" w:space="4" w:color="auto"/>
        </w:pBdr>
        <w:spacing w:after="200"/>
        <w:rPr>
          <w:rFonts w:asciiTheme="majorHAnsi" w:hAnsiTheme="majorHAnsi" w:cstheme="majorHAnsi"/>
        </w:rPr>
      </w:pPr>
      <w:r w:rsidRPr="00D226D7">
        <w:rPr>
          <w:rFonts w:asciiTheme="majorHAnsi" w:hAnsiTheme="majorHAnsi" w:cstheme="majorHAnsi"/>
        </w:rPr>
        <w:t>-</w:t>
      </w:r>
      <w:del w:id="591" w:author="Nicol, Fabrice" w:date="2017-09-19T19:26:00Z">
        <w:r w:rsidRPr="00D226D7" w:rsidDel="008B0990">
          <w:rPr>
            <w:rFonts w:asciiTheme="majorHAnsi" w:hAnsiTheme="majorHAnsi" w:cstheme="majorHAnsi"/>
          </w:rPr>
          <w:tab/>
        </w:r>
      </w:del>
      <w:ins w:id="592" w:author="Nicol, Fabrice" w:date="2017-09-19T19:26:00Z">
        <w:r w:rsidR="008B0990">
          <w:rPr>
            <w:rFonts w:asciiTheme="majorHAnsi" w:hAnsiTheme="majorHAnsi" w:cstheme="majorHAnsi"/>
          </w:rPr>
          <w:t> </w:t>
        </w:r>
      </w:ins>
      <w:r w:rsidRPr="00D226D7">
        <w:rPr>
          <w:rFonts w:asciiTheme="majorHAnsi" w:hAnsiTheme="majorHAnsi" w:cstheme="majorHAnsi"/>
        </w:rPr>
        <w:t>le régime spécifique des heures supplémentaires d’enseignement</w:t>
      </w:r>
      <w:ins w:id="593" w:author="Nicol, Fabrice" w:date="2017-09-19T19:43:00Z">
        <w:r w:rsidR="00950E60">
          <w:rPr>
            <w:rFonts w:asciiTheme="majorHAnsi" w:hAnsiTheme="majorHAnsi" w:cstheme="majorHAnsi"/>
          </w:rPr>
          <w:t> ;</w:t>
        </w:r>
      </w:ins>
      <w:del w:id="594" w:author="Nicol, Fabrice" w:date="2017-09-19T19:43:00Z">
        <w:r w:rsidRPr="00D226D7" w:rsidDel="00950E60">
          <w:rPr>
            <w:rFonts w:asciiTheme="majorHAnsi" w:hAnsiTheme="majorHAnsi" w:cstheme="majorHAnsi"/>
          </w:rPr>
          <w:delText>,</w:delText>
        </w:r>
      </w:del>
    </w:p>
    <w:p w14:paraId="41304E46" w14:textId="787CFE47" w:rsidR="00D226D7" w:rsidRPr="00D226D7" w:rsidRDefault="00D226D7" w:rsidP="00D226D7">
      <w:pPr>
        <w:pBdr>
          <w:top w:val="single" w:sz="4" w:space="1" w:color="auto"/>
          <w:left w:val="single" w:sz="4" w:space="4" w:color="auto"/>
          <w:bottom w:val="single" w:sz="4" w:space="1" w:color="auto"/>
          <w:right w:val="single" w:sz="4" w:space="4" w:color="auto"/>
        </w:pBdr>
        <w:spacing w:after="200"/>
        <w:rPr>
          <w:rFonts w:asciiTheme="majorHAnsi" w:hAnsiTheme="majorHAnsi" w:cstheme="majorHAnsi"/>
        </w:rPr>
      </w:pPr>
      <w:r w:rsidRPr="00D226D7">
        <w:rPr>
          <w:rFonts w:asciiTheme="majorHAnsi" w:hAnsiTheme="majorHAnsi" w:cstheme="majorHAnsi"/>
        </w:rPr>
        <w:t>-</w:t>
      </w:r>
      <w:del w:id="595" w:author="Nicol, Fabrice" w:date="2017-09-19T19:26:00Z">
        <w:r w:rsidRPr="00D226D7" w:rsidDel="008B0990">
          <w:rPr>
            <w:rFonts w:asciiTheme="majorHAnsi" w:hAnsiTheme="majorHAnsi" w:cstheme="majorHAnsi"/>
          </w:rPr>
          <w:tab/>
        </w:r>
      </w:del>
      <w:ins w:id="596" w:author="Nicol, Fabrice" w:date="2017-09-19T19:26:00Z">
        <w:r w:rsidR="008B0990">
          <w:rPr>
            <w:rFonts w:asciiTheme="majorHAnsi" w:hAnsiTheme="majorHAnsi" w:cstheme="majorHAnsi"/>
          </w:rPr>
          <w:t> </w:t>
        </w:r>
      </w:ins>
      <w:r w:rsidRPr="00D226D7">
        <w:rPr>
          <w:rFonts w:asciiTheme="majorHAnsi" w:hAnsiTheme="majorHAnsi" w:cstheme="majorHAnsi"/>
        </w:rPr>
        <w:t>un repos compensateur.</w:t>
      </w:r>
    </w:p>
    <w:p w14:paraId="36FB2F28" w14:textId="5270ACA7" w:rsidR="00EC5ED8" w:rsidRDefault="00D226D7" w:rsidP="009F47F6">
      <w:pPr>
        <w:pBdr>
          <w:top w:val="single" w:sz="4" w:space="1" w:color="auto"/>
          <w:left w:val="single" w:sz="4" w:space="4" w:color="auto"/>
          <w:bottom w:val="single" w:sz="4" w:space="1" w:color="auto"/>
          <w:right w:val="single" w:sz="4" w:space="4" w:color="auto"/>
        </w:pBdr>
        <w:spacing w:after="200"/>
        <w:rPr>
          <w:rFonts w:asciiTheme="majorHAnsi" w:hAnsiTheme="majorHAnsi" w:cstheme="majorHAnsi"/>
        </w:rPr>
      </w:pPr>
      <w:r w:rsidRPr="00D226D7">
        <w:rPr>
          <w:rFonts w:asciiTheme="majorHAnsi" w:hAnsiTheme="majorHAnsi" w:cstheme="majorHAnsi"/>
        </w:rPr>
        <w:t>Elles ne peuvent pas être versées à un agent pendant les périodes d’astreinte (sauf si celles-ci donnent lieu à intervention</w:t>
      </w:r>
      <w:ins w:id="597" w:author="Nicol, Fabrice" w:date="2017-09-19T19:41:00Z">
        <w:r w:rsidR="00E17EDE">
          <w:rPr>
            <w:rFonts w:asciiTheme="majorHAnsi" w:hAnsiTheme="majorHAnsi" w:cstheme="majorHAnsi"/>
          </w:rPr>
          <w:t xml:space="preserve"> non compensée</w:t>
        </w:r>
      </w:ins>
      <w:r w:rsidRPr="00D226D7">
        <w:rPr>
          <w:rFonts w:asciiTheme="majorHAnsi" w:hAnsiTheme="majorHAnsi" w:cstheme="majorHAnsi"/>
        </w:rPr>
        <w:t>) ni pendant les périodes ouvrant droit au remboursement des frais de déplacement.</w:t>
      </w:r>
    </w:p>
    <w:p w14:paraId="579D4049" w14:textId="79903CF6" w:rsidR="00C65F3D" w:rsidRPr="00FA59C0" w:rsidRDefault="006838FA" w:rsidP="005A50A6">
      <w:pPr>
        <w:pStyle w:val="Titre2"/>
        <w:numPr>
          <w:ilvl w:val="0"/>
          <w:numId w:val="0"/>
        </w:numPr>
        <w:spacing w:before="480" w:after="240"/>
        <w:rPr>
          <w:rFonts w:cstheme="majorHAnsi"/>
        </w:rPr>
      </w:pPr>
      <w:bookmarkStart w:id="598" w:name="_Toc493088737"/>
      <w:r>
        <w:rPr>
          <w:rFonts w:cstheme="majorHAnsi"/>
        </w:rPr>
        <w:t>Obje</w:t>
      </w:r>
      <w:r w:rsidR="00A210A4">
        <w:rPr>
          <w:rFonts w:cstheme="majorHAnsi"/>
        </w:rPr>
        <w:t>c</w:t>
      </w:r>
      <w:r>
        <w:rPr>
          <w:rFonts w:cstheme="majorHAnsi"/>
        </w:rPr>
        <w:t>tif 1</w:t>
      </w:r>
      <w:r w:rsidR="00A479F4">
        <w:rPr>
          <w:rFonts w:cstheme="majorHAnsi"/>
        </w:rPr>
        <w:t xml:space="preserve"> – Contrôler l’attribution de</w:t>
      </w:r>
      <w:r w:rsidR="00C7539E" w:rsidRPr="00FA59C0">
        <w:rPr>
          <w:rFonts w:cstheme="majorHAnsi"/>
        </w:rPr>
        <w:t xml:space="preserve"> l’IHTS à des agents de catégorie A</w:t>
      </w:r>
      <w:bookmarkEnd w:id="598"/>
    </w:p>
    <w:p w14:paraId="46B821E3" w14:textId="2F49F1BB" w:rsidR="00C7539E" w:rsidRDefault="00C7539E" w:rsidP="009F47F6">
      <w:pPr>
        <w:rPr>
          <w:rFonts w:asciiTheme="majorHAnsi" w:hAnsiTheme="majorHAnsi" w:cstheme="majorHAnsi"/>
        </w:rPr>
      </w:pPr>
      <w:r w:rsidRPr="00126F22">
        <w:rPr>
          <w:rFonts w:asciiTheme="majorHAnsi" w:hAnsiTheme="majorHAnsi" w:cstheme="majorHAnsi"/>
        </w:rPr>
        <w:t xml:space="preserve">Ce test est automatisé à partir des inférences de catégorie statutaire. </w:t>
      </w:r>
    </w:p>
    <w:p w14:paraId="5074C4CD" w14:textId="3FFA673D" w:rsidR="00C65F3D" w:rsidRPr="00126F22" w:rsidRDefault="00F15503" w:rsidP="00703AAA">
      <w:pPr>
        <w:spacing w:before="240"/>
        <w:jc w:val="left"/>
        <w:rPr>
          <w:rFonts w:asciiTheme="majorHAnsi" w:hAnsiTheme="majorHAnsi" w:cstheme="majorHAnsi"/>
        </w:rPr>
      </w:pPr>
      <w:r w:rsidRPr="006838FA">
        <w:rPr>
          <w:rFonts w:asciiTheme="majorHAnsi" w:hAnsiTheme="majorHAnsi" w:cstheme="majorHAnsi"/>
          <w:b/>
          <w:u w:val="single"/>
        </w:rPr>
        <w:t>Application au logiciel</w:t>
      </w:r>
      <w:r>
        <w:rPr>
          <w:rFonts w:asciiTheme="majorHAnsi" w:hAnsiTheme="majorHAnsi" w:cstheme="majorHAnsi"/>
        </w:rPr>
        <w:t> :</w:t>
      </w:r>
    </w:p>
    <w:p w14:paraId="00E2F033" w14:textId="2F258BC5" w:rsidR="00A91AE1" w:rsidRDefault="00C7539E" w:rsidP="00126F22">
      <w:pPr>
        <w:suppressAutoHyphens/>
        <w:contextualSpacing/>
        <w:rPr>
          <w:rFonts w:asciiTheme="majorHAnsi" w:hAnsiTheme="majorHAnsi" w:cstheme="majorHAnsi"/>
        </w:rPr>
      </w:pPr>
      <w:r w:rsidRPr="00126F22">
        <w:rPr>
          <w:rFonts w:asciiTheme="majorHAnsi" w:hAnsiTheme="majorHAnsi" w:cstheme="majorHAnsi"/>
        </w:rPr>
        <w:t xml:space="preserve">Un </w:t>
      </w:r>
      <w:r w:rsidR="003564BC" w:rsidRPr="00126F22">
        <w:rPr>
          <w:rFonts w:asciiTheme="majorHAnsi" w:hAnsiTheme="majorHAnsi" w:cstheme="majorHAnsi"/>
        </w:rPr>
        <w:t>lien hypertexte</w:t>
      </w:r>
      <w:r w:rsidRPr="00126F22">
        <w:rPr>
          <w:rFonts w:asciiTheme="majorHAnsi" w:hAnsiTheme="majorHAnsi" w:cstheme="majorHAnsi"/>
        </w:rPr>
        <w:t xml:space="preserve"> est créé vers la </w:t>
      </w:r>
      <w:r w:rsidR="00965406" w:rsidRPr="00126F22">
        <w:rPr>
          <w:rFonts w:asciiTheme="majorHAnsi" w:hAnsiTheme="majorHAnsi" w:cstheme="majorHAnsi"/>
        </w:rPr>
        <w:t>base de données CSV</w:t>
      </w:r>
      <w:r w:rsidR="00627CA3">
        <w:rPr>
          <w:rFonts w:asciiTheme="majorHAnsi" w:hAnsiTheme="majorHAnsi" w:cstheme="majorHAnsi"/>
        </w:rPr>
        <w:t xml:space="preserve"> </w:t>
      </w:r>
      <w:r w:rsidR="00FC4A7B">
        <w:rPr>
          <w:rFonts w:asciiTheme="majorHAnsi" w:hAnsiTheme="majorHAnsi" w:cstheme="majorHAnsi"/>
        </w:rPr>
        <w:t>« </w:t>
      </w:r>
      <w:r w:rsidRPr="00133DBA">
        <w:rPr>
          <w:rFonts w:asciiTheme="majorHAnsi" w:hAnsiTheme="majorHAnsi" w:cstheme="majorHAnsi"/>
        </w:rPr>
        <w:t xml:space="preserve">IHTS </w:t>
      </w:r>
      <w:r w:rsidR="0006100E" w:rsidRPr="00133DBA">
        <w:rPr>
          <w:rFonts w:asciiTheme="majorHAnsi" w:hAnsiTheme="majorHAnsi" w:cstheme="majorHAnsi"/>
        </w:rPr>
        <w:t>versées à des agents de catégorie</w:t>
      </w:r>
      <w:r w:rsidR="00627CA3" w:rsidRPr="00133DBA">
        <w:rPr>
          <w:rFonts w:asciiTheme="majorHAnsi" w:hAnsiTheme="majorHAnsi" w:cstheme="majorHAnsi"/>
        </w:rPr>
        <w:t> </w:t>
      </w:r>
      <w:r w:rsidR="0006100E" w:rsidRPr="00133DBA">
        <w:rPr>
          <w:rFonts w:asciiTheme="majorHAnsi" w:hAnsiTheme="majorHAnsi" w:cstheme="majorHAnsi"/>
        </w:rPr>
        <w:t>A</w:t>
      </w:r>
      <w:r w:rsidR="00FC4A7B" w:rsidRPr="00133DBA">
        <w:rPr>
          <w:rFonts w:asciiTheme="majorHAnsi" w:hAnsiTheme="majorHAnsi" w:cstheme="majorHAnsi"/>
        </w:rPr>
        <w:t> </w:t>
      </w:r>
      <w:r w:rsidR="00FC4A7B">
        <w:rPr>
          <w:rFonts w:asciiTheme="majorHAnsi" w:hAnsiTheme="majorHAnsi" w:cstheme="majorHAnsi"/>
        </w:rPr>
        <w:t>»</w:t>
      </w:r>
      <w:r w:rsidRPr="00126F22">
        <w:rPr>
          <w:rFonts w:asciiTheme="majorHAnsi" w:hAnsiTheme="majorHAnsi" w:cstheme="majorHAnsi"/>
        </w:rPr>
        <w:t>.</w:t>
      </w:r>
    </w:p>
    <w:p w14:paraId="5168B0B9" w14:textId="62AD66E7" w:rsidR="006800FF" w:rsidRPr="00C8711A" w:rsidRDefault="006800FF" w:rsidP="00704399">
      <w:pPr>
        <w:pStyle w:val="Titretableau"/>
      </w:pPr>
      <w:r>
        <w:lastRenderedPageBreak/>
        <w:t xml:space="preserve">  </w:t>
      </w:r>
      <w:r w:rsidR="00263950">
        <w:t>Heures supplémentaires versées à des agents de catégorie A</w:t>
      </w:r>
    </w:p>
    <w:p w14:paraId="642B0D1F" w14:textId="06B8E56F" w:rsidR="00C65F3D" w:rsidRDefault="00C7539E" w:rsidP="007F32A2">
      <w:pPr>
        <w:pBdr>
          <w:top w:val="single" w:sz="4" w:space="1" w:color="auto"/>
          <w:left w:val="single" w:sz="4" w:space="4" w:color="auto"/>
          <w:bottom w:val="single" w:sz="4" w:space="1" w:color="auto"/>
          <w:right w:val="single" w:sz="4" w:space="4" w:color="auto"/>
        </w:pBdr>
        <w:spacing w:after="200"/>
        <w:jc w:val="left"/>
        <w:rPr>
          <w:rFonts w:asciiTheme="majorHAnsi" w:hAnsiTheme="majorHAnsi" w:cstheme="majorHAnsi"/>
        </w:rPr>
      </w:pPr>
      <w:r w:rsidRPr="00126F22">
        <w:rPr>
          <w:rFonts w:asciiTheme="majorHAnsi" w:hAnsiTheme="majorHAnsi" w:cstheme="majorHAnsi"/>
          <w:noProof/>
        </w:rPr>
        <w:drawing>
          <wp:inline distT="0" distB="0" distL="0" distR="0" wp14:anchorId="613E76B6" wp14:editId="25C912BB">
            <wp:extent cx="5759450" cy="1862055"/>
            <wp:effectExtent l="0" t="0" r="0" b="5080"/>
            <wp:docPr id="67" name="Imag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232"/>
                    <pic:cNvPicPr>
                      <a:picLocks noChangeAspect="1" noChangeArrowheads="1"/>
                    </pic:cNvPicPr>
                  </pic:nvPicPr>
                  <pic:blipFill>
                    <a:blip r:embed="rId52"/>
                    <a:stretch>
                      <a:fillRect/>
                    </a:stretch>
                  </pic:blipFill>
                  <pic:spPr bwMode="auto">
                    <a:xfrm>
                      <a:off x="0" y="0"/>
                      <a:ext cx="5759450" cy="1862055"/>
                    </a:xfrm>
                    <a:prstGeom prst="rect">
                      <a:avLst/>
                    </a:prstGeom>
                  </pic:spPr>
                </pic:pic>
              </a:graphicData>
            </a:graphic>
          </wp:inline>
        </w:drawing>
      </w:r>
    </w:p>
    <w:p w14:paraId="7E468992" w14:textId="5668C012" w:rsidR="00703AAA" w:rsidRPr="00126F22" w:rsidRDefault="00E17EDE" w:rsidP="00126F22">
      <w:pPr>
        <w:spacing w:after="200"/>
        <w:jc w:val="left"/>
        <w:rPr>
          <w:rFonts w:asciiTheme="majorHAnsi" w:hAnsiTheme="majorHAnsi" w:cstheme="majorHAnsi"/>
        </w:rPr>
      </w:pPr>
      <w:r w:rsidRPr="009F47F6">
        <w:rPr>
          <w:rFonts w:asciiTheme="majorHAnsi" w:hAnsiTheme="majorHAnsi" w:cstheme="majorHAnsi"/>
          <w:b/>
          <w:noProof/>
          <w:u w:val="single"/>
        </w:rPr>
        <w:drawing>
          <wp:anchor distT="0" distB="0" distL="114300" distR="114300" simplePos="0" relativeHeight="251951104" behindDoc="0" locked="0" layoutInCell="1" allowOverlap="1" wp14:anchorId="650F218B" wp14:editId="1C523B2A">
            <wp:simplePos x="0" y="0"/>
            <wp:positionH relativeFrom="margin">
              <wp:posOffset>-464820</wp:posOffset>
            </wp:positionH>
            <wp:positionV relativeFrom="page">
              <wp:posOffset>3524250</wp:posOffset>
            </wp:positionV>
            <wp:extent cx="600710" cy="546735"/>
            <wp:effectExtent l="0" t="0" r="0" b="5715"/>
            <wp:wrapThrough wrapText="bothSides">
              <wp:wrapPolygon edited="0">
                <wp:start x="8905" y="0"/>
                <wp:lineTo x="5480" y="1505"/>
                <wp:lineTo x="2055" y="6774"/>
                <wp:lineTo x="2740" y="12794"/>
                <wp:lineTo x="7535" y="19568"/>
                <wp:lineTo x="8220" y="21073"/>
                <wp:lineTo x="13015" y="21073"/>
                <wp:lineTo x="13700" y="19568"/>
                <wp:lineTo x="18495" y="12794"/>
                <wp:lineTo x="19865" y="8279"/>
                <wp:lineTo x="15755" y="753"/>
                <wp:lineTo x="12330" y="0"/>
                <wp:lineTo x="8905" y="0"/>
              </wp:wrapPolygon>
            </wp:wrapThrough>
            <wp:docPr id="30" name="Image 30" descr="D:\OUTILS\AmpouleJau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UTILS\AmpouleJaune.png"/>
                    <pic:cNvPicPr>
                      <a:picLocks noChangeAspect="1" noChangeArrowheads="1"/>
                    </pic:cNvPicPr>
                  </pic:nvPicPr>
                  <pic:blipFill>
                    <a:blip r:embed="rId27" cstate="print">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600710" cy="5467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87B835" w14:textId="0784768B" w:rsidR="00704399" w:rsidRDefault="00DB3E64" w:rsidP="00126F22">
      <w:pPr>
        <w:suppressAutoHyphens/>
        <w:rPr>
          <w:rFonts w:asciiTheme="majorHAnsi" w:hAnsiTheme="majorHAnsi" w:cstheme="majorHAnsi"/>
        </w:rPr>
      </w:pPr>
      <w:r w:rsidRPr="00704399">
        <w:rPr>
          <w:rFonts w:asciiTheme="majorHAnsi" w:hAnsiTheme="majorHAnsi" w:cstheme="majorHAnsi"/>
          <w:b/>
          <w:u w:val="single"/>
        </w:rPr>
        <w:t>Interprétation</w:t>
      </w:r>
      <w:r w:rsidR="00703AAA" w:rsidRPr="00703AAA">
        <w:rPr>
          <w:rFonts w:asciiTheme="majorHAnsi" w:hAnsiTheme="majorHAnsi" w:cstheme="majorHAnsi"/>
        </w:rPr>
        <w:t> :</w:t>
      </w:r>
      <w:r w:rsidRPr="006838FA">
        <w:rPr>
          <w:rFonts w:asciiTheme="majorHAnsi" w:hAnsiTheme="majorHAnsi" w:cstheme="majorHAnsi"/>
        </w:rPr>
        <w:t xml:space="preserve"> </w:t>
      </w:r>
    </w:p>
    <w:p w14:paraId="79F8C267" w14:textId="2B0789EA" w:rsidR="00DB3E64" w:rsidRPr="006838FA" w:rsidRDefault="00F15503" w:rsidP="00126F22">
      <w:pPr>
        <w:suppressAutoHyphens/>
        <w:rPr>
          <w:rFonts w:asciiTheme="majorHAnsi" w:hAnsiTheme="majorHAnsi" w:cstheme="majorHAnsi"/>
        </w:rPr>
      </w:pPr>
      <w:r w:rsidRPr="006838FA">
        <w:rPr>
          <w:rFonts w:asciiTheme="majorHAnsi" w:hAnsiTheme="majorHAnsi" w:cstheme="majorHAnsi"/>
        </w:rPr>
        <w:t>D</w:t>
      </w:r>
      <w:r w:rsidR="00DB3E64" w:rsidRPr="006838FA">
        <w:rPr>
          <w:rFonts w:asciiTheme="majorHAnsi" w:hAnsiTheme="majorHAnsi" w:cstheme="majorHAnsi"/>
        </w:rPr>
        <w:t xml:space="preserve">es heures supplémentaires ont été versées à des agents de catégorie A de la fonction publique territoriale, contrairement à la réglementation. </w:t>
      </w:r>
      <w:ins w:id="599" w:author="Nicol, Fabrice" w:date="2017-09-19T19:46:00Z">
        <w:r w:rsidR="00950E60">
          <w:rPr>
            <w:rFonts w:asciiTheme="majorHAnsi" w:hAnsiTheme="majorHAnsi" w:cstheme="majorHAnsi"/>
          </w:rPr>
          <w:t>Toutefois, s</w:t>
        </w:r>
      </w:ins>
      <w:ins w:id="600" w:author="Nicol, Fabrice" w:date="2017-09-19T19:44:00Z">
        <w:r w:rsidR="00950E60">
          <w:rPr>
            <w:rFonts w:asciiTheme="majorHAnsi" w:hAnsiTheme="majorHAnsi" w:cstheme="majorHAnsi"/>
          </w:rPr>
          <w:t>i les agents concernés faisaient partie de la fonction publique</w:t>
        </w:r>
      </w:ins>
      <w:ins w:id="601" w:author="Nicol, Fabrice" w:date="2017-09-19T19:45:00Z">
        <w:r w:rsidR="00950E60">
          <w:rPr>
            <w:rFonts w:asciiTheme="majorHAnsi" w:hAnsiTheme="majorHAnsi" w:cstheme="majorHAnsi"/>
          </w:rPr>
          <w:t xml:space="preserve"> hospitalière</w:t>
        </w:r>
      </w:ins>
      <w:ins w:id="602" w:author="Nicol, Fabrice" w:date="2017-09-19T19:44:00Z">
        <w:r w:rsidR="00950E60">
          <w:rPr>
            <w:rFonts w:asciiTheme="majorHAnsi" w:hAnsiTheme="majorHAnsi" w:cstheme="majorHAnsi"/>
          </w:rPr>
          <w:t xml:space="preserve">, les psychologues </w:t>
        </w:r>
      </w:ins>
      <w:ins w:id="603" w:author="Nicol, Fabrice" w:date="2017-09-19T19:46:00Z">
        <w:r w:rsidR="00950E60">
          <w:rPr>
            <w:rFonts w:asciiTheme="majorHAnsi" w:hAnsiTheme="majorHAnsi" w:cstheme="majorHAnsi"/>
          </w:rPr>
          <w:t xml:space="preserve">et les ingénieurs informaticiens </w:t>
        </w:r>
      </w:ins>
      <w:ins w:id="604" w:author="Nicol, Fabrice" w:date="2017-09-19T19:44:00Z">
        <w:r w:rsidR="00950E60">
          <w:rPr>
            <w:rFonts w:asciiTheme="majorHAnsi" w:hAnsiTheme="majorHAnsi" w:cstheme="majorHAnsi"/>
          </w:rPr>
          <w:t>ne seraient pas concernés par cette observation</w:t>
        </w:r>
      </w:ins>
      <w:ins w:id="605" w:author="Nicol, Fabrice" w:date="2017-09-19T19:56:00Z">
        <w:r w:rsidR="008457D0">
          <w:rPr>
            <w:rFonts w:asciiTheme="majorHAnsi" w:hAnsiTheme="majorHAnsi" w:cstheme="majorHAnsi"/>
          </w:rPr>
          <w:t>.</w:t>
        </w:r>
      </w:ins>
    </w:p>
    <w:p w14:paraId="16338622" w14:textId="6A2C2143" w:rsidR="00C7539E" w:rsidRDefault="00C7539E" w:rsidP="00126F22">
      <w:pPr>
        <w:pStyle w:val="Paragraphedeliste"/>
        <w:suppressAutoHyphens/>
        <w:rPr>
          <w:rFonts w:asciiTheme="majorHAnsi" w:hAnsiTheme="majorHAnsi" w:cstheme="majorHAnsi"/>
        </w:rPr>
      </w:pPr>
    </w:p>
    <w:p w14:paraId="0BD37AC1" w14:textId="1C373D75" w:rsidR="006838FA" w:rsidRDefault="006838FA" w:rsidP="006838FA">
      <w:pPr>
        <w:pStyle w:val="Paragraphedeliste"/>
        <w:suppressAutoHyphens/>
        <w:rPr>
          <w:rFonts w:asciiTheme="majorHAnsi" w:hAnsiTheme="majorHAnsi" w:cstheme="majorHAnsi"/>
        </w:rPr>
      </w:pPr>
      <w:r w:rsidRPr="006838FA">
        <w:rPr>
          <w:rFonts w:asciiTheme="majorHAnsi" w:hAnsiTheme="majorHAnsi" w:cstheme="majorHAnsi"/>
          <w:b/>
          <w:color w:val="D14A95" w:themeColor="accent1"/>
        </w:rPr>
        <w:t>Point</w:t>
      </w:r>
      <w:r w:rsidR="000012ED">
        <w:rPr>
          <w:rFonts w:asciiTheme="majorHAnsi" w:hAnsiTheme="majorHAnsi" w:cstheme="majorHAnsi"/>
          <w:b/>
          <w:color w:val="D14A95" w:themeColor="accent1"/>
        </w:rPr>
        <w:t>s</w:t>
      </w:r>
      <w:r w:rsidRPr="006838FA">
        <w:rPr>
          <w:rFonts w:asciiTheme="majorHAnsi" w:hAnsiTheme="majorHAnsi" w:cstheme="majorHAnsi"/>
          <w:b/>
          <w:color w:val="D14A95" w:themeColor="accent1"/>
        </w:rPr>
        <w:t xml:space="preserve"> d’attention</w:t>
      </w:r>
      <w:r w:rsidRPr="006838FA">
        <w:rPr>
          <w:rFonts w:asciiTheme="majorHAnsi" w:hAnsiTheme="majorHAnsi" w:cstheme="majorHAnsi"/>
          <w:color w:val="D14A95" w:themeColor="accent1"/>
        </w:rPr>
        <w:t> </w:t>
      </w:r>
    </w:p>
    <w:p w14:paraId="7881CD6F" w14:textId="713E1809" w:rsidR="006838FA" w:rsidDel="00950E60" w:rsidRDefault="006838FA" w:rsidP="006838FA">
      <w:pPr>
        <w:pStyle w:val="Paragraphedeliste"/>
        <w:suppressAutoHyphens/>
        <w:ind w:left="0"/>
        <w:rPr>
          <w:del w:id="606" w:author="Nicol, Fabrice" w:date="2017-09-19T19:46:00Z"/>
          <w:rFonts w:asciiTheme="majorHAnsi" w:hAnsiTheme="majorHAnsi" w:cstheme="majorHAnsi"/>
        </w:rPr>
      </w:pPr>
    </w:p>
    <w:p w14:paraId="4614293E" w14:textId="6CCA9FB9" w:rsidR="002901EF" w:rsidRDefault="002901EF" w:rsidP="006838FA">
      <w:pPr>
        <w:pStyle w:val="Paragraphedeliste"/>
        <w:suppressAutoHyphens/>
        <w:ind w:left="0"/>
        <w:rPr>
          <w:rFonts w:asciiTheme="majorHAnsi" w:hAnsiTheme="majorHAnsi" w:cstheme="majorHAnsi"/>
        </w:rPr>
      </w:pPr>
    </w:p>
    <w:p w14:paraId="5DBE79B0" w14:textId="60BDE438" w:rsidR="000012ED" w:rsidRPr="000012ED" w:rsidRDefault="000012ED" w:rsidP="004A2802">
      <w:pPr>
        <w:pStyle w:val="Paragraphedeliste"/>
        <w:numPr>
          <w:ilvl w:val="0"/>
          <w:numId w:val="50"/>
        </w:numPr>
        <w:suppressAutoHyphens/>
        <w:spacing w:after="0"/>
        <w:rPr>
          <w:rFonts w:asciiTheme="majorHAnsi" w:hAnsiTheme="majorHAnsi" w:cstheme="majorHAnsi"/>
        </w:rPr>
      </w:pPr>
      <w:r w:rsidRPr="000012ED">
        <w:rPr>
          <w:rFonts w:asciiTheme="majorHAnsi" w:hAnsiTheme="majorHAnsi" w:cstheme="majorHAnsi"/>
        </w:rPr>
        <w:t>Déterminer, par un examen visuel des libellés</w:t>
      </w:r>
      <w:r>
        <w:rPr>
          <w:rFonts w:asciiTheme="majorHAnsi" w:hAnsiTheme="majorHAnsi" w:cstheme="majorHAnsi"/>
        </w:rPr>
        <w:t>,</w:t>
      </w:r>
      <w:r w:rsidRPr="000012ED">
        <w:rPr>
          <w:rFonts w:asciiTheme="majorHAnsi" w:hAnsiTheme="majorHAnsi" w:cstheme="majorHAnsi"/>
        </w:rPr>
        <w:t xml:space="preserve"> s’il s’agit en réalité d’indemnités forfaitaires complémentaires pour élections (IFCE), selon le décret n° 86-252 du 20 février 1986 et le décret n° 2002-63 du 14 janvier 2002.</w:t>
      </w:r>
    </w:p>
    <w:p w14:paraId="6F4F4A7F" w14:textId="351C82B8" w:rsidR="000012ED" w:rsidRDefault="000012ED" w:rsidP="00A02892">
      <w:pPr>
        <w:pStyle w:val="Paragraphedeliste"/>
        <w:suppressAutoHyphens/>
        <w:spacing w:before="120"/>
        <w:contextualSpacing w:val="0"/>
        <w:rPr>
          <w:rFonts w:asciiTheme="majorHAnsi" w:hAnsiTheme="majorHAnsi" w:cstheme="majorHAnsi"/>
        </w:rPr>
      </w:pPr>
      <w:r w:rsidRPr="00126F22">
        <w:rPr>
          <w:rFonts w:asciiTheme="majorHAnsi" w:hAnsiTheme="majorHAnsi" w:cstheme="majorHAnsi"/>
        </w:rPr>
        <w:t xml:space="preserve">L’article 5 de </w:t>
      </w:r>
      <w:proofErr w:type="gramStart"/>
      <w:r w:rsidRPr="00126F22">
        <w:rPr>
          <w:rFonts w:asciiTheme="majorHAnsi" w:hAnsiTheme="majorHAnsi" w:cstheme="majorHAnsi"/>
        </w:rPr>
        <w:t>l’arrêté  du</w:t>
      </w:r>
      <w:proofErr w:type="gramEnd"/>
      <w:r w:rsidRPr="00126F22">
        <w:rPr>
          <w:rFonts w:asciiTheme="majorHAnsi" w:hAnsiTheme="majorHAnsi" w:cstheme="majorHAnsi"/>
        </w:rPr>
        <w:t xml:space="preserve"> 27 février 1962 relatif aux indemnités forfaitaires complémentaires pour élections (IFCE) prévoit en effet les indemnités que peuvent percevoir certains fonctionnaires territoriaux (y compris de catégorie A) à l’occasion des consultations électorales. </w:t>
      </w:r>
    </w:p>
    <w:p w14:paraId="02D0C825" w14:textId="7EEED281" w:rsidR="006838FA" w:rsidRDefault="006838FA" w:rsidP="004A2802">
      <w:pPr>
        <w:pStyle w:val="Paragraphedeliste"/>
        <w:numPr>
          <w:ilvl w:val="0"/>
          <w:numId w:val="50"/>
        </w:numPr>
        <w:suppressAutoHyphens/>
        <w:spacing w:before="120"/>
        <w:contextualSpacing w:val="0"/>
        <w:rPr>
          <w:rFonts w:asciiTheme="majorHAnsi" w:hAnsiTheme="majorHAnsi" w:cstheme="majorHAnsi"/>
        </w:rPr>
      </w:pPr>
      <w:commentRangeStart w:id="607"/>
      <w:commentRangeStart w:id="608"/>
      <w:r w:rsidRPr="00126F22">
        <w:rPr>
          <w:rFonts w:asciiTheme="majorHAnsi" w:hAnsiTheme="majorHAnsi" w:cstheme="majorHAnsi"/>
        </w:rPr>
        <w:t xml:space="preserve">Cette difficulté </w:t>
      </w:r>
      <w:commentRangeEnd w:id="607"/>
      <w:r w:rsidR="000012ED">
        <w:rPr>
          <w:rStyle w:val="Marquedecommentaire"/>
        </w:rPr>
        <w:commentReference w:id="607"/>
      </w:r>
      <w:commentRangeEnd w:id="608"/>
      <w:r w:rsidR="00604EC2">
        <w:rPr>
          <w:rStyle w:val="Marquedecommentaire"/>
        </w:rPr>
        <w:commentReference w:id="608"/>
      </w:r>
      <w:r w:rsidRPr="00126F22">
        <w:rPr>
          <w:rFonts w:asciiTheme="majorHAnsi" w:hAnsiTheme="majorHAnsi" w:cstheme="majorHAnsi"/>
        </w:rPr>
        <w:t xml:space="preserve">ne se pose qu’en mode de traitement heuristique et peut donc être évitée si les codes de paye sont renseignés dans l’onglet </w:t>
      </w:r>
      <w:r>
        <w:rPr>
          <w:rFonts w:asciiTheme="majorHAnsi" w:hAnsiTheme="majorHAnsi" w:cstheme="majorHAnsi"/>
        </w:rPr>
        <w:t>« </w:t>
      </w:r>
      <w:r w:rsidRPr="00126F22">
        <w:rPr>
          <w:rFonts w:asciiTheme="majorHAnsi" w:hAnsiTheme="majorHAnsi" w:cstheme="majorHAnsi"/>
        </w:rPr>
        <w:t>Codes</w:t>
      </w:r>
      <w:r>
        <w:rPr>
          <w:rFonts w:asciiTheme="majorHAnsi" w:hAnsiTheme="majorHAnsi" w:cstheme="majorHAnsi"/>
        </w:rPr>
        <w:t> »</w:t>
      </w:r>
      <w:r w:rsidRPr="00126F22">
        <w:rPr>
          <w:rFonts w:asciiTheme="majorHAnsi" w:hAnsiTheme="majorHAnsi" w:cstheme="majorHAnsi"/>
        </w:rPr>
        <w:t xml:space="preserve"> en mode de traitement exact</w:t>
      </w:r>
      <w:r>
        <w:rPr>
          <w:rFonts w:asciiTheme="majorHAnsi" w:hAnsiTheme="majorHAnsi" w:cstheme="majorHAnsi"/>
        </w:rPr>
        <w:t xml:space="preserve"> (</w:t>
      </w:r>
      <w:proofErr w:type="spellStart"/>
      <w:ins w:id="609" w:author="Le Boudec  Vitalia" w:date="2017-09-16T17:35:00Z">
        <w:r w:rsidR="00604EC2">
          <w:rPr>
            <w:rFonts w:asciiTheme="majorHAnsi" w:hAnsiTheme="majorHAnsi" w:cstheme="majorHAnsi"/>
            <w:highlight w:val="yellow"/>
          </w:rPr>
          <w:t>cf</w:t>
        </w:r>
        <w:proofErr w:type="spellEnd"/>
        <w:r w:rsidR="00604EC2">
          <w:rPr>
            <w:rFonts w:asciiTheme="majorHAnsi" w:hAnsiTheme="majorHAnsi" w:cstheme="majorHAnsi"/>
            <w:highlight w:val="yellow"/>
          </w:rPr>
          <w:t xml:space="preserve"> annexe n° 3</w:t>
        </w:r>
      </w:ins>
      <w:del w:id="610" w:author="Le Boudec  Vitalia" w:date="2017-09-16T17:35:00Z">
        <w:r w:rsidR="00703AAA" w:rsidRPr="00703AAA" w:rsidDel="00604EC2">
          <w:rPr>
            <w:rFonts w:asciiTheme="majorHAnsi" w:hAnsiTheme="majorHAnsi" w:cstheme="majorHAnsi"/>
            <w:highlight w:val="yellow"/>
          </w:rPr>
          <w:delText>cf.</w:delText>
        </w:r>
        <w:r w:rsidRPr="00703AAA" w:rsidDel="00604EC2">
          <w:rPr>
            <w:rFonts w:asciiTheme="majorHAnsi" w:hAnsiTheme="majorHAnsi" w:cstheme="majorHAnsi"/>
            <w:highlight w:val="yellow"/>
          </w:rPr>
          <w:delText xml:space="preserve"> fiche</w:delText>
        </w:r>
      </w:del>
      <w:r>
        <w:rPr>
          <w:rFonts w:asciiTheme="majorHAnsi" w:hAnsiTheme="majorHAnsi" w:cstheme="majorHAnsi"/>
        </w:rPr>
        <w:t>)</w:t>
      </w:r>
      <w:r w:rsidR="00BD50A5">
        <w:rPr>
          <w:rFonts w:asciiTheme="majorHAnsi" w:hAnsiTheme="majorHAnsi" w:cstheme="majorHAnsi"/>
        </w:rPr>
        <w:t>.</w:t>
      </w:r>
    </w:p>
    <w:p w14:paraId="682829E4" w14:textId="2190BA72" w:rsidR="002901EF" w:rsidRPr="002901EF" w:rsidRDefault="002901EF" w:rsidP="004A2802">
      <w:pPr>
        <w:pStyle w:val="Paragraphedeliste"/>
        <w:numPr>
          <w:ilvl w:val="0"/>
          <w:numId w:val="50"/>
        </w:numPr>
        <w:suppressAutoHyphens/>
        <w:rPr>
          <w:rFonts w:asciiTheme="majorHAnsi" w:hAnsiTheme="majorHAnsi" w:cstheme="majorHAnsi"/>
        </w:rPr>
      </w:pPr>
      <w:r w:rsidRPr="000012ED">
        <w:rPr>
          <w:rFonts w:asciiTheme="majorHAnsi" w:hAnsiTheme="majorHAnsi" w:cstheme="majorHAnsi"/>
        </w:rPr>
        <w:t>S’assurer auprès du service gestionnaire de l’organisme de la validité des informations du tableau ci-dessus et le compléter, par ex</w:t>
      </w:r>
      <w:ins w:id="611" w:author="Le Boudec  Vitalia" w:date="2017-09-16T17:36:00Z">
        <w:r w:rsidR="00C416DA">
          <w:rPr>
            <w:rFonts w:asciiTheme="majorHAnsi" w:hAnsiTheme="majorHAnsi" w:cstheme="majorHAnsi"/>
          </w:rPr>
          <w:t>emple</w:t>
        </w:r>
      </w:ins>
      <w:del w:id="612" w:author="Nicol, Fabrice" w:date="2017-09-19T19:47:00Z">
        <w:r w:rsidRPr="000012ED" w:rsidDel="00950E60">
          <w:rPr>
            <w:rFonts w:asciiTheme="majorHAnsi" w:hAnsiTheme="majorHAnsi" w:cstheme="majorHAnsi"/>
          </w:rPr>
          <w:delText>.</w:delText>
        </w:r>
      </w:del>
      <w:r w:rsidRPr="000012ED">
        <w:rPr>
          <w:rFonts w:asciiTheme="majorHAnsi" w:hAnsiTheme="majorHAnsi" w:cstheme="majorHAnsi"/>
        </w:rPr>
        <w:t>, en rajoutant les colonnes proposées dans le tableau ci-</w:t>
      </w:r>
      <w:r>
        <w:rPr>
          <w:rFonts w:asciiTheme="majorHAnsi" w:hAnsiTheme="majorHAnsi" w:cstheme="majorHAnsi"/>
        </w:rPr>
        <w:t>dessou</w:t>
      </w:r>
      <w:r w:rsidRPr="000012ED">
        <w:rPr>
          <w:rFonts w:asciiTheme="majorHAnsi" w:hAnsiTheme="majorHAnsi" w:cstheme="majorHAnsi"/>
        </w:rPr>
        <w:t>s</w:t>
      </w:r>
      <w:r>
        <w:rPr>
          <w:rFonts w:asciiTheme="majorHAnsi" w:hAnsiTheme="majorHAnsi" w:cstheme="majorHAnsi"/>
        </w:rPr>
        <w:t xml:space="preserve">. </w:t>
      </w:r>
    </w:p>
    <w:p w14:paraId="65399286" w14:textId="007EA71E" w:rsidR="00263950" w:rsidRPr="00C8711A" w:rsidRDefault="00A02892" w:rsidP="00263950">
      <w:pPr>
        <w:pStyle w:val="Titretableau"/>
      </w:pPr>
      <w:r w:rsidRPr="00126F22">
        <w:rPr>
          <w:rFonts w:asciiTheme="majorHAnsi" w:hAnsiTheme="majorHAnsi" w:cstheme="majorHAnsi"/>
          <w:noProof/>
          <w:lang w:eastAsia="fr-FR"/>
        </w:rPr>
        <w:lastRenderedPageBreak/>
        <w:drawing>
          <wp:anchor distT="0" distB="0" distL="114300" distR="114300" simplePos="0" relativeHeight="251943936" behindDoc="0" locked="0" layoutInCell="1" allowOverlap="1" wp14:anchorId="3701D7A0" wp14:editId="4213507A">
            <wp:simplePos x="0" y="0"/>
            <wp:positionH relativeFrom="column">
              <wp:posOffset>40640</wp:posOffset>
            </wp:positionH>
            <wp:positionV relativeFrom="page">
              <wp:posOffset>5517515</wp:posOffset>
            </wp:positionV>
            <wp:extent cx="5759450" cy="3011170"/>
            <wp:effectExtent l="19050" t="19050" r="12700" b="17780"/>
            <wp:wrapThrough wrapText="bothSides">
              <wp:wrapPolygon edited="0">
                <wp:start x="-71" y="-137"/>
                <wp:lineTo x="-71" y="21591"/>
                <wp:lineTo x="21576" y="21591"/>
                <wp:lineTo x="21576" y="-137"/>
                <wp:lineTo x="-71" y="-137"/>
              </wp:wrapPolygon>
            </wp:wrapThrough>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759450" cy="3011170"/>
                    </a:xfrm>
                    <a:prstGeom prst="rect">
                      <a:avLst/>
                    </a:prstGeom>
                    <a:ln w="6350">
                      <a:solidFill>
                        <a:schemeClr val="tx1"/>
                      </a:solidFill>
                    </a:ln>
                  </pic:spPr>
                </pic:pic>
              </a:graphicData>
            </a:graphic>
          </wp:anchor>
        </w:drawing>
      </w:r>
      <w:r w:rsidR="00263950">
        <w:t xml:space="preserve">  Heures supplémentaires versées à des agents de catégorie A, </w:t>
      </w:r>
      <w:r w:rsidR="002901EF">
        <w:br/>
      </w:r>
      <w:r w:rsidR="00263950">
        <w:t xml:space="preserve">tableau </w:t>
      </w:r>
      <w:r w:rsidR="002901EF">
        <w:t xml:space="preserve">soumis à la </w:t>
      </w:r>
      <w:r w:rsidR="00263950">
        <w:t>contr</w:t>
      </w:r>
      <w:r w:rsidR="002901EF">
        <w:t>adiction</w:t>
      </w:r>
      <w:r w:rsidR="00263950">
        <w:t xml:space="preserve"> </w:t>
      </w:r>
    </w:p>
    <w:p w14:paraId="2BC126E0" w14:textId="47A6B3EF" w:rsidR="00704399" w:rsidRDefault="00263950" w:rsidP="002901EF">
      <w:pPr>
        <w:spacing w:before="240"/>
        <w:rPr>
          <w:rFonts w:asciiTheme="majorHAnsi" w:hAnsiTheme="majorHAnsi" w:cstheme="majorHAnsi"/>
        </w:rPr>
      </w:pPr>
      <w:r w:rsidRPr="009F47F6">
        <w:rPr>
          <w:rFonts w:asciiTheme="majorHAnsi" w:hAnsiTheme="majorHAnsi" w:cstheme="majorHAnsi"/>
          <w:b/>
          <w:u w:val="single"/>
        </w:rPr>
        <w:t>Interprétation</w:t>
      </w:r>
      <w:r w:rsidR="00704399">
        <w:rPr>
          <w:rFonts w:asciiTheme="majorHAnsi" w:hAnsiTheme="majorHAnsi" w:cstheme="majorHAnsi"/>
        </w:rPr>
        <w:t> :</w:t>
      </w:r>
      <w:r w:rsidR="00703AAA">
        <w:rPr>
          <w:rFonts w:asciiTheme="majorHAnsi" w:hAnsiTheme="majorHAnsi" w:cstheme="majorHAnsi"/>
        </w:rPr>
        <w:t xml:space="preserve"> </w:t>
      </w:r>
    </w:p>
    <w:p w14:paraId="7D0667AB" w14:textId="70E0283F" w:rsidR="00C7539E" w:rsidRDefault="00703AAA" w:rsidP="00FA59C0">
      <w:pPr>
        <w:rPr>
          <w:rFonts w:asciiTheme="majorHAnsi" w:hAnsiTheme="majorHAnsi" w:cstheme="majorHAnsi"/>
        </w:rPr>
      </w:pPr>
      <w:r>
        <w:rPr>
          <w:rFonts w:asciiTheme="majorHAnsi" w:hAnsiTheme="majorHAnsi" w:cstheme="majorHAnsi"/>
        </w:rPr>
        <w:t>L</w:t>
      </w:r>
      <w:r w:rsidR="00263950">
        <w:rPr>
          <w:rFonts w:asciiTheme="majorHAnsi" w:hAnsiTheme="majorHAnsi" w:cstheme="majorHAnsi"/>
        </w:rPr>
        <w:t xml:space="preserve">e tableau issu du rapport </w:t>
      </w:r>
      <w:r w:rsidR="002901EF">
        <w:rPr>
          <w:rFonts w:asciiTheme="majorHAnsi" w:hAnsiTheme="majorHAnsi" w:cstheme="majorHAnsi"/>
        </w:rPr>
        <w:t>d’analyse</w:t>
      </w:r>
      <w:r w:rsidR="00263950">
        <w:rPr>
          <w:rFonts w:asciiTheme="majorHAnsi" w:hAnsiTheme="majorHAnsi" w:cstheme="majorHAnsi"/>
        </w:rPr>
        <w:t xml:space="preserve"> </w:t>
      </w:r>
      <w:r w:rsidR="00C53F70">
        <w:rPr>
          <w:rFonts w:asciiTheme="majorHAnsi" w:hAnsiTheme="majorHAnsi" w:cstheme="majorHAnsi"/>
        </w:rPr>
        <w:t>est</w:t>
      </w:r>
      <w:r w:rsidR="00263950">
        <w:rPr>
          <w:rFonts w:asciiTheme="majorHAnsi" w:hAnsiTheme="majorHAnsi" w:cstheme="majorHAnsi"/>
        </w:rPr>
        <w:t xml:space="preserve"> transmis à la collectivité pour contradiction. </w:t>
      </w:r>
      <w:r w:rsidR="00BC015F">
        <w:rPr>
          <w:rFonts w:asciiTheme="majorHAnsi" w:hAnsiTheme="majorHAnsi" w:cstheme="majorHAnsi"/>
        </w:rPr>
        <w:t>Dans les colonnes en jaune, les absences de motif et de justificatifs permettent de détecter</w:t>
      </w:r>
      <w:r w:rsidR="00263950">
        <w:rPr>
          <w:rFonts w:asciiTheme="majorHAnsi" w:hAnsiTheme="majorHAnsi" w:cstheme="majorHAnsi"/>
        </w:rPr>
        <w:t xml:space="preserve"> </w:t>
      </w:r>
      <w:r w:rsidR="00BC015F">
        <w:rPr>
          <w:rFonts w:asciiTheme="majorHAnsi" w:hAnsiTheme="majorHAnsi" w:cstheme="majorHAnsi"/>
        </w:rPr>
        <w:t>les</w:t>
      </w:r>
      <w:r w:rsidR="00263950">
        <w:rPr>
          <w:rFonts w:asciiTheme="majorHAnsi" w:hAnsiTheme="majorHAnsi" w:cstheme="majorHAnsi"/>
        </w:rPr>
        <w:t xml:space="preserve"> agents </w:t>
      </w:r>
      <w:r w:rsidR="00BC015F">
        <w:rPr>
          <w:rFonts w:asciiTheme="majorHAnsi" w:hAnsiTheme="majorHAnsi" w:cstheme="majorHAnsi"/>
        </w:rPr>
        <w:t xml:space="preserve">qui </w:t>
      </w:r>
      <w:r w:rsidR="00263950">
        <w:rPr>
          <w:rFonts w:asciiTheme="majorHAnsi" w:hAnsiTheme="majorHAnsi" w:cstheme="majorHAnsi"/>
        </w:rPr>
        <w:t>n’auraient pas dû percevoir d’heures supplémentaires</w:t>
      </w:r>
      <w:r w:rsidR="00A635C7">
        <w:rPr>
          <w:rFonts w:asciiTheme="majorHAnsi" w:hAnsiTheme="majorHAnsi" w:cstheme="majorHAnsi"/>
        </w:rPr>
        <w:t>.</w:t>
      </w:r>
    </w:p>
    <w:p w14:paraId="42377308" w14:textId="77777777" w:rsidR="00A02892" w:rsidRDefault="00A02892" w:rsidP="007273AF">
      <w:pPr>
        <w:rPr>
          <w:rFonts w:asciiTheme="majorHAnsi" w:hAnsiTheme="majorHAnsi" w:cstheme="majorHAnsi"/>
          <w:b/>
        </w:rPr>
      </w:pPr>
    </w:p>
    <w:p w14:paraId="3CCE52D1" w14:textId="485095BE" w:rsidR="00933CF6" w:rsidRDefault="00933CF6" w:rsidP="007273AF">
      <w:pPr>
        <w:rPr>
          <w:rFonts w:asciiTheme="majorHAnsi" w:hAnsiTheme="majorHAnsi" w:cstheme="majorHAnsi"/>
          <w:b/>
        </w:rPr>
      </w:pPr>
    </w:p>
    <w:p w14:paraId="5F9DDCD7" w14:textId="22F7763D" w:rsidR="007273AF" w:rsidRDefault="00A02892" w:rsidP="007273AF">
      <w:pPr>
        <w:rPr>
          <w:rFonts w:asciiTheme="majorHAnsi" w:hAnsiTheme="majorHAnsi" w:cstheme="majorHAnsi"/>
          <w:b/>
          <w:color w:val="D14A95" w:themeColor="accent1"/>
        </w:rPr>
      </w:pPr>
      <w:r w:rsidRPr="009F47F6">
        <w:rPr>
          <w:noProof/>
        </w:rPr>
        <w:drawing>
          <wp:anchor distT="0" distB="0" distL="114300" distR="114300" simplePos="0" relativeHeight="251883520" behindDoc="0" locked="0" layoutInCell="1" allowOverlap="1" wp14:anchorId="79E51759" wp14:editId="7556ACD0">
            <wp:simplePos x="0" y="0"/>
            <wp:positionH relativeFrom="margin">
              <wp:posOffset>3810</wp:posOffset>
            </wp:positionH>
            <wp:positionV relativeFrom="page">
              <wp:posOffset>989330</wp:posOffset>
            </wp:positionV>
            <wp:extent cx="600710" cy="546735"/>
            <wp:effectExtent l="0" t="0" r="0" b="5715"/>
            <wp:wrapThrough wrapText="bothSides">
              <wp:wrapPolygon edited="0">
                <wp:start x="8905" y="0"/>
                <wp:lineTo x="5480" y="1505"/>
                <wp:lineTo x="2055" y="6774"/>
                <wp:lineTo x="2740" y="12794"/>
                <wp:lineTo x="7535" y="19568"/>
                <wp:lineTo x="8220" y="21073"/>
                <wp:lineTo x="13015" y="21073"/>
                <wp:lineTo x="13700" y="19568"/>
                <wp:lineTo x="18495" y="12794"/>
                <wp:lineTo x="19865" y="8279"/>
                <wp:lineTo x="15755" y="753"/>
                <wp:lineTo x="12330" y="0"/>
                <wp:lineTo x="8905" y="0"/>
              </wp:wrapPolygon>
            </wp:wrapThrough>
            <wp:docPr id="713" name="Image 713" descr="D:\OUTILS\AmpouleJau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UTILS\AmpouleJaune.png"/>
                    <pic:cNvPicPr>
                      <a:picLocks noChangeAspect="1" noChangeArrowheads="1"/>
                    </pic:cNvPicPr>
                  </pic:nvPicPr>
                  <pic:blipFill>
                    <a:blip r:embed="rId27" cstate="print">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600710" cy="546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73AF" w:rsidRPr="00703AAA">
        <w:rPr>
          <w:rFonts w:asciiTheme="majorHAnsi" w:hAnsiTheme="majorHAnsi" w:cstheme="majorHAnsi"/>
          <w:b/>
          <w:color w:val="D14A95" w:themeColor="accent1"/>
        </w:rPr>
        <w:t>Point d’attention</w:t>
      </w:r>
    </w:p>
    <w:p w14:paraId="462E073C" w14:textId="77777777" w:rsidR="007273AF" w:rsidRPr="002901EF" w:rsidRDefault="007273AF" w:rsidP="007273AF">
      <w:pPr>
        <w:rPr>
          <w:rFonts w:asciiTheme="majorHAnsi" w:hAnsiTheme="majorHAnsi" w:cstheme="majorHAnsi"/>
        </w:rPr>
      </w:pPr>
    </w:p>
    <w:p w14:paraId="6ED86E8C" w14:textId="77777777" w:rsidR="007273AF" w:rsidRPr="002901EF" w:rsidRDefault="007273AF" w:rsidP="004A2802">
      <w:pPr>
        <w:pStyle w:val="Paragraphedeliste"/>
        <w:numPr>
          <w:ilvl w:val="0"/>
          <w:numId w:val="76"/>
        </w:numPr>
        <w:rPr>
          <w:rFonts w:asciiTheme="majorHAnsi" w:hAnsiTheme="majorHAnsi" w:cstheme="majorHAnsi"/>
        </w:rPr>
      </w:pPr>
      <w:r w:rsidRPr="002901EF">
        <w:rPr>
          <w:rFonts w:asciiTheme="majorHAnsi" w:hAnsiTheme="majorHAnsi" w:cstheme="majorHAnsi"/>
        </w:rPr>
        <w:t>De rares cas d’inférences de catégorie statutaire erronée (notamment dans la FPH) peuvent éventuellement perturber ce test. Le logiciel essaie, en effet, de déduire la catégorie du libellé du grade, mais les formules de correspondance grade-catégorie sont imparfaites.</w:t>
      </w:r>
    </w:p>
    <w:p w14:paraId="445AA2B1" w14:textId="2ABDEA07" w:rsidR="007273AF" w:rsidRPr="007273AF" w:rsidRDefault="007273AF" w:rsidP="002901EF">
      <w:pPr>
        <w:ind w:left="567"/>
        <w:rPr>
          <w:rFonts w:asciiTheme="majorHAnsi" w:hAnsiTheme="majorHAnsi" w:cstheme="majorHAnsi"/>
        </w:rPr>
      </w:pPr>
    </w:p>
    <w:p w14:paraId="169FFCE6" w14:textId="444ED1B4" w:rsidR="002901EF" w:rsidRDefault="002901EF" w:rsidP="002901EF">
      <w:pPr>
        <w:ind w:left="567"/>
        <w:rPr>
          <w:rFonts w:asciiTheme="majorHAnsi" w:hAnsiTheme="majorHAnsi" w:cstheme="majorHAnsi"/>
        </w:rPr>
      </w:pPr>
      <w:r w:rsidRPr="00B26231">
        <w:rPr>
          <w:rFonts w:asciiTheme="majorHAnsi" w:hAnsiTheme="majorHAnsi" w:cstheme="majorHAnsi"/>
          <w:b/>
          <w:noProof/>
          <w:szCs w:val="20"/>
        </w:rPr>
        <mc:AlternateContent>
          <mc:Choice Requires="wps">
            <w:drawing>
              <wp:anchor distT="0" distB="0" distL="114300" distR="114300" simplePos="0" relativeHeight="251993088" behindDoc="0" locked="0" layoutInCell="1" allowOverlap="1" wp14:anchorId="12B5BE60" wp14:editId="615532E7">
                <wp:simplePos x="0" y="0"/>
                <wp:positionH relativeFrom="column">
                  <wp:posOffset>0</wp:posOffset>
                </wp:positionH>
                <wp:positionV relativeFrom="paragraph">
                  <wp:posOffset>-635</wp:posOffset>
                </wp:positionV>
                <wp:extent cx="293523" cy="285293"/>
                <wp:effectExtent l="0" t="0" r="0" b="635"/>
                <wp:wrapNone/>
                <wp:docPr id="243" name="Freeform 7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93523" cy="285293"/>
                        </a:xfrm>
                        <a:custGeom>
                          <a:avLst/>
                          <a:gdLst/>
                          <a:ahLst/>
                          <a:cxnLst>
                            <a:cxn ang="0">
                              <a:pos x="390" y="200"/>
                            </a:cxn>
                            <a:cxn ang="0">
                              <a:pos x="390" y="216"/>
                            </a:cxn>
                            <a:cxn ang="0">
                              <a:pos x="215" y="259"/>
                            </a:cxn>
                            <a:cxn ang="0">
                              <a:pos x="215" y="291"/>
                            </a:cxn>
                            <a:cxn ang="0">
                              <a:pos x="390" y="248"/>
                            </a:cxn>
                            <a:cxn ang="0">
                              <a:pos x="390" y="264"/>
                            </a:cxn>
                            <a:cxn ang="0">
                              <a:pos x="207" y="310"/>
                            </a:cxn>
                            <a:cxn ang="0">
                              <a:pos x="197" y="308"/>
                            </a:cxn>
                            <a:cxn ang="0">
                              <a:pos x="56" y="184"/>
                            </a:cxn>
                            <a:cxn ang="0">
                              <a:pos x="60" y="124"/>
                            </a:cxn>
                            <a:cxn ang="0">
                              <a:pos x="197" y="244"/>
                            </a:cxn>
                            <a:cxn ang="0">
                              <a:pos x="207" y="245"/>
                            </a:cxn>
                            <a:cxn ang="0">
                              <a:pos x="390" y="200"/>
                            </a:cxn>
                            <a:cxn ang="0">
                              <a:pos x="65" y="46"/>
                            </a:cxn>
                            <a:cxn ang="0">
                              <a:pos x="249" y="0"/>
                            </a:cxn>
                            <a:cxn ang="0">
                              <a:pos x="390" y="124"/>
                            </a:cxn>
                            <a:cxn ang="0">
                              <a:pos x="390" y="140"/>
                            </a:cxn>
                            <a:cxn ang="0">
                              <a:pos x="215" y="184"/>
                            </a:cxn>
                            <a:cxn ang="0">
                              <a:pos x="215" y="215"/>
                            </a:cxn>
                            <a:cxn ang="0">
                              <a:pos x="390" y="172"/>
                            </a:cxn>
                            <a:cxn ang="0">
                              <a:pos x="390" y="188"/>
                            </a:cxn>
                            <a:cxn ang="0">
                              <a:pos x="207" y="234"/>
                            </a:cxn>
                            <a:cxn ang="0">
                              <a:pos x="197" y="232"/>
                            </a:cxn>
                            <a:cxn ang="0">
                              <a:pos x="56" y="109"/>
                            </a:cxn>
                            <a:cxn ang="0">
                              <a:pos x="65" y="46"/>
                            </a:cxn>
                            <a:cxn ang="0">
                              <a:pos x="224" y="421"/>
                            </a:cxn>
                            <a:cxn ang="0">
                              <a:pos x="0" y="288"/>
                            </a:cxn>
                            <a:cxn ang="0">
                              <a:pos x="0" y="313"/>
                            </a:cxn>
                            <a:cxn ang="0">
                              <a:pos x="224" y="446"/>
                            </a:cxn>
                            <a:cxn ang="0">
                              <a:pos x="353" y="398"/>
                            </a:cxn>
                            <a:cxn ang="0">
                              <a:pos x="353" y="372"/>
                            </a:cxn>
                            <a:cxn ang="0">
                              <a:pos x="224" y="421"/>
                            </a:cxn>
                            <a:cxn ang="0">
                              <a:pos x="418" y="335"/>
                            </a:cxn>
                            <a:cxn ang="0">
                              <a:pos x="364" y="355"/>
                            </a:cxn>
                            <a:cxn ang="0">
                              <a:pos x="364" y="434"/>
                            </a:cxn>
                            <a:cxn ang="0">
                              <a:pos x="391" y="402"/>
                            </a:cxn>
                            <a:cxn ang="0">
                              <a:pos x="418" y="414"/>
                            </a:cxn>
                            <a:cxn ang="0">
                              <a:pos x="418" y="374"/>
                            </a:cxn>
                            <a:cxn ang="0">
                              <a:pos x="442" y="365"/>
                            </a:cxn>
                            <a:cxn ang="0">
                              <a:pos x="457" y="346"/>
                            </a:cxn>
                            <a:cxn ang="0">
                              <a:pos x="457" y="283"/>
                            </a:cxn>
                            <a:cxn ang="0">
                              <a:pos x="451" y="272"/>
                            </a:cxn>
                            <a:cxn ang="0">
                              <a:pos x="400" y="242"/>
                            </a:cxn>
                            <a:cxn ang="0">
                              <a:pos x="400" y="271"/>
                            </a:cxn>
                            <a:cxn ang="0">
                              <a:pos x="211" y="320"/>
                            </a:cxn>
                            <a:cxn ang="0">
                              <a:pos x="187" y="314"/>
                            </a:cxn>
                            <a:cxn ang="0">
                              <a:pos x="56" y="197"/>
                            </a:cxn>
                            <a:cxn ang="0">
                              <a:pos x="0" y="218"/>
                            </a:cxn>
                            <a:cxn ang="0">
                              <a:pos x="0" y="245"/>
                            </a:cxn>
                            <a:cxn ang="0">
                              <a:pos x="224" y="378"/>
                            </a:cxn>
                            <a:cxn ang="0">
                              <a:pos x="432" y="299"/>
                            </a:cxn>
                            <a:cxn ang="0">
                              <a:pos x="432" y="341"/>
                            </a:cxn>
                            <a:cxn ang="0">
                              <a:pos x="418" y="347"/>
                            </a:cxn>
                            <a:cxn ang="0">
                              <a:pos x="418" y="335"/>
                            </a:cxn>
                          </a:cxnLst>
                          <a:rect l="0" t="0" r="r" b="b"/>
                          <a:pathLst>
                            <a:path w="457" h="446">
                              <a:moveTo>
                                <a:pt x="390" y="200"/>
                              </a:moveTo>
                              <a:cubicBezTo>
                                <a:pt x="390" y="216"/>
                                <a:pt x="390" y="216"/>
                                <a:pt x="390" y="216"/>
                              </a:cubicBezTo>
                              <a:cubicBezTo>
                                <a:pt x="215" y="259"/>
                                <a:pt x="215" y="259"/>
                                <a:pt x="215" y="259"/>
                              </a:cubicBezTo>
                              <a:cubicBezTo>
                                <a:pt x="208" y="271"/>
                                <a:pt x="209" y="281"/>
                                <a:pt x="215" y="291"/>
                              </a:cubicBezTo>
                              <a:cubicBezTo>
                                <a:pt x="390" y="248"/>
                                <a:pt x="390" y="248"/>
                                <a:pt x="390" y="248"/>
                              </a:cubicBezTo>
                              <a:cubicBezTo>
                                <a:pt x="390" y="264"/>
                                <a:pt x="390" y="264"/>
                                <a:pt x="390" y="264"/>
                              </a:cubicBezTo>
                              <a:cubicBezTo>
                                <a:pt x="207" y="310"/>
                                <a:pt x="207" y="310"/>
                                <a:pt x="207" y="310"/>
                              </a:cubicBezTo>
                              <a:cubicBezTo>
                                <a:pt x="203" y="310"/>
                                <a:pt x="199" y="310"/>
                                <a:pt x="197" y="308"/>
                              </a:cubicBezTo>
                              <a:cubicBezTo>
                                <a:pt x="56" y="184"/>
                                <a:pt x="56" y="184"/>
                                <a:pt x="56" y="184"/>
                              </a:cubicBezTo>
                              <a:cubicBezTo>
                                <a:pt x="49" y="179"/>
                                <a:pt x="43" y="135"/>
                                <a:pt x="60" y="124"/>
                              </a:cubicBezTo>
                              <a:cubicBezTo>
                                <a:pt x="197" y="244"/>
                                <a:pt x="197" y="244"/>
                                <a:pt x="197" y="244"/>
                              </a:cubicBezTo>
                              <a:cubicBezTo>
                                <a:pt x="199" y="245"/>
                                <a:pt x="203" y="246"/>
                                <a:pt x="207" y="245"/>
                              </a:cubicBezTo>
                              <a:cubicBezTo>
                                <a:pt x="390" y="200"/>
                                <a:pt x="390" y="200"/>
                                <a:pt x="390" y="200"/>
                              </a:cubicBezTo>
                              <a:close/>
                              <a:moveTo>
                                <a:pt x="65" y="46"/>
                              </a:moveTo>
                              <a:cubicBezTo>
                                <a:pt x="249" y="0"/>
                                <a:pt x="249" y="0"/>
                                <a:pt x="249" y="0"/>
                              </a:cubicBezTo>
                              <a:cubicBezTo>
                                <a:pt x="390" y="124"/>
                                <a:pt x="390" y="124"/>
                                <a:pt x="390" y="124"/>
                              </a:cubicBezTo>
                              <a:cubicBezTo>
                                <a:pt x="390" y="140"/>
                                <a:pt x="390" y="140"/>
                                <a:pt x="390" y="140"/>
                              </a:cubicBezTo>
                              <a:cubicBezTo>
                                <a:pt x="215" y="184"/>
                                <a:pt x="215" y="184"/>
                                <a:pt x="215" y="184"/>
                              </a:cubicBezTo>
                              <a:cubicBezTo>
                                <a:pt x="208" y="195"/>
                                <a:pt x="209" y="205"/>
                                <a:pt x="215" y="215"/>
                              </a:cubicBezTo>
                              <a:cubicBezTo>
                                <a:pt x="390" y="172"/>
                                <a:pt x="390" y="172"/>
                                <a:pt x="390" y="172"/>
                              </a:cubicBezTo>
                              <a:cubicBezTo>
                                <a:pt x="390" y="188"/>
                                <a:pt x="390" y="188"/>
                                <a:pt x="390" y="188"/>
                              </a:cubicBezTo>
                              <a:cubicBezTo>
                                <a:pt x="207" y="234"/>
                                <a:pt x="207" y="234"/>
                                <a:pt x="207" y="234"/>
                              </a:cubicBezTo>
                              <a:cubicBezTo>
                                <a:pt x="203" y="235"/>
                                <a:pt x="199" y="234"/>
                                <a:pt x="197" y="232"/>
                              </a:cubicBezTo>
                              <a:cubicBezTo>
                                <a:pt x="56" y="109"/>
                                <a:pt x="56" y="109"/>
                                <a:pt x="56" y="109"/>
                              </a:cubicBezTo>
                              <a:cubicBezTo>
                                <a:pt x="48" y="102"/>
                                <a:pt x="42" y="51"/>
                                <a:pt x="65" y="46"/>
                              </a:cubicBezTo>
                              <a:close/>
                              <a:moveTo>
                                <a:pt x="224" y="421"/>
                              </a:moveTo>
                              <a:cubicBezTo>
                                <a:pt x="0" y="288"/>
                                <a:pt x="0" y="288"/>
                                <a:pt x="0" y="288"/>
                              </a:cubicBezTo>
                              <a:cubicBezTo>
                                <a:pt x="0" y="313"/>
                                <a:pt x="0" y="313"/>
                                <a:pt x="0" y="313"/>
                              </a:cubicBezTo>
                              <a:cubicBezTo>
                                <a:pt x="224" y="446"/>
                                <a:pt x="224" y="446"/>
                                <a:pt x="224" y="446"/>
                              </a:cubicBezTo>
                              <a:cubicBezTo>
                                <a:pt x="353" y="398"/>
                                <a:pt x="353" y="398"/>
                                <a:pt x="353" y="398"/>
                              </a:cubicBezTo>
                              <a:cubicBezTo>
                                <a:pt x="353" y="372"/>
                                <a:pt x="353" y="372"/>
                                <a:pt x="353" y="372"/>
                              </a:cubicBezTo>
                              <a:cubicBezTo>
                                <a:pt x="224" y="421"/>
                                <a:pt x="224" y="421"/>
                                <a:pt x="224" y="421"/>
                              </a:cubicBezTo>
                              <a:close/>
                              <a:moveTo>
                                <a:pt x="418" y="335"/>
                              </a:moveTo>
                              <a:cubicBezTo>
                                <a:pt x="364" y="355"/>
                                <a:pt x="364" y="355"/>
                                <a:pt x="364" y="355"/>
                              </a:cubicBezTo>
                              <a:cubicBezTo>
                                <a:pt x="364" y="434"/>
                                <a:pt x="364" y="434"/>
                                <a:pt x="364" y="434"/>
                              </a:cubicBezTo>
                              <a:cubicBezTo>
                                <a:pt x="391" y="402"/>
                                <a:pt x="391" y="402"/>
                                <a:pt x="391" y="402"/>
                              </a:cubicBezTo>
                              <a:cubicBezTo>
                                <a:pt x="418" y="414"/>
                                <a:pt x="418" y="414"/>
                                <a:pt x="418" y="414"/>
                              </a:cubicBezTo>
                              <a:cubicBezTo>
                                <a:pt x="418" y="374"/>
                                <a:pt x="418" y="374"/>
                                <a:pt x="418" y="374"/>
                              </a:cubicBezTo>
                              <a:cubicBezTo>
                                <a:pt x="442" y="365"/>
                                <a:pt x="442" y="365"/>
                                <a:pt x="442" y="365"/>
                              </a:cubicBezTo>
                              <a:cubicBezTo>
                                <a:pt x="453" y="360"/>
                                <a:pt x="457" y="356"/>
                                <a:pt x="457" y="346"/>
                              </a:cubicBezTo>
                              <a:cubicBezTo>
                                <a:pt x="457" y="283"/>
                                <a:pt x="457" y="283"/>
                                <a:pt x="457" y="283"/>
                              </a:cubicBezTo>
                              <a:cubicBezTo>
                                <a:pt x="457" y="278"/>
                                <a:pt x="455" y="274"/>
                                <a:pt x="451" y="272"/>
                              </a:cubicBezTo>
                              <a:cubicBezTo>
                                <a:pt x="400" y="242"/>
                                <a:pt x="400" y="242"/>
                                <a:pt x="400" y="242"/>
                              </a:cubicBezTo>
                              <a:cubicBezTo>
                                <a:pt x="400" y="271"/>
                                <a:pt x="400" y="271"/>
                                <a:pt x="400" y="271"/>
                              </a:cubicBezTo>
                              <a:cubicBezTo>
                                <a:pt x="211" y="320"/>
                                <a:pt x="211" y="320"/>
                                <a:pt x="211" y="320"/>
                              </a:cubicBezTo>
                              <a:cubicBezTo>
                                <a:pt x="203" y="322"/>
                                <a:pt x="193" y="320"/>
                                <a:pt x="187" y="314"/>
                              </a:cubicBezTo>
                              <a:cubicBezTo>
                                <a:pt x="56" y="197"/>
                                <a:pt x="56" y="197"/>
                                <a:pt x="56" y="197"/>
                              </a:cubicBezTo>
                              <a:cubicBezTo>
                                <a:pt x="0" y="218"/>
                                <a:pt x="0" y="218"/>
                                <a:pt x="0" y="218"/>
                              </a:cubicBezTo>
                              <a:cubicBezTo>
                                <a:pt x="0" y="245"/>
                                <a:pt x="0" y="245"/>
                                <a:pt x="0" y="245"/>
                              </a:cubicBezTo>
                              <a:cubicBezTo>
                                <a:pt x="224" y="378"/>
                                <a:pt x="224" y="378"/>
                                <a:pt x="224" y="378"/>
                              </a:cubicBezTo>
                              <a:cubicBezTo>
                                <a:pt x="432" y="299"/>
                                <a:pt x="432" y="299"/>
                                <a:pt x="432" y="299"/>
                              </a:cubicBezTo>
                              <a:cubicBezTo>
                                <a:pt x="432" y="341"/>
                                <a:pt x="432" y="341"/>
                                <a:pt x="432" y="341"/>
                              </a:cubicBezTo>
                              <a:cubicBezTo>
                                <a:pt x="418" y="347"/>
                                <a:pt x="418" y="347"/>
                                <a:pt x="418" y="347"/>
                              </a:cubicBezTo>
                              <a:cubicBezTo>
                                <a:pt x="418" y="335"/>
                                <a:pt x="418" y="335"/>
                                <a:pt x="418" y="335"/>
                              </a:cubicBezTo>
                              <a:close/>
                            </a:path>
                          </a:pathLst>
                        </a:custGeom>
                        <a:solidFill>
                          <a:srgbClr val="D14A95"/>
                        </a:solidFill>
                        <a:ln w="9525">
                          <a:noFill/>
                          <a:round/>
                          <a:headEnd/>
                          <a:tailEnd/>
                        </a:ln>
                      </wps:spPr>
                      <wps:txbx>
                        <w:txbxContent>
                          <w:p w14:paraId="2FF5F1FE" w14:textId="77777777" w:rsidR="00EB106F" w:rsidRPr="00BB35E2" w:rsidRDefault="00EB106F" w:rsidP="002901EF">
                            <w:pPr>
                              <w:rPr>
                                <w:color w:val="D14A95"/>
                              </w:rPr>
                            </w:pPr>
                          </w:p>
                          <w:p w14:paraId="09515C38" w14:textId="77777777" w:rsidR="00EB106F" w:rsidRDefault="00EB106F" w:rsidP="002901EF">
                            <w:pPr>
                              <w:jc w:val="center"/>
                            </w:pPr>
                          </w:p>
                          <w:p w14:paraId="114B73A3" w14:textId="77777777" w:rsidR="00EB106F" w:rsidRDefault="00EB106F" w:rsidP="002901EF">
                            <w:pPr>
                              <w:jc w:val="center"/>
                            </w:pPr>
                          </w:p>
                        </w:txbxContent>
                      </wps:txbx>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12B5BE60" id="_x0000_s1045" style="position:absolute;left:0;text-align:left;margin-left:0;margin-top:-.05pt;width:23.1pt;height:22.45pt;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57,44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" adj="-11796480,,5400" path="m390,200v,16,,16,,16c215,259,215,259,215,259v-7,12,-6,22,,32c390,248,390,248,390,248v,16,,16,,16c207,310,207,310,207,310v-4,,-8,,-10,-2c56,184,56,184,56,184v-7,-5,-13,-49,4,-60c197,244,197,244,197,244v2,1,6,2,10,1c390,200,390,200,390,200xm65,46c249,,249,,249,,390,124,390,124,390,124v,16,,16,,16c215,184,215,184,215,184v-7,11,-6,21,,31c390,172,390,172,390,172v,16,,16,,16c207,234,207,234,207,234v-4,1,-8,,-10,-2c56,109,56,109,56,109,48,102,42,51,65,46xm224,421c,288,,288,,288v,25,,25,,25c224,446,224,446,224,446,353,398,353,398,353,398v,-26,,-26,,-26c224,421,224,421,224,421xm418,335v-54,20,-54,20,-54,20c364,434,364,434,364,434v27,-32,27,-32,27,-32c418,414,418,414,418,414v,-40,,-40,,-40c442,365,442,365,442,365v11,-5,15,-9,15,-19c457,283,457,283,457,283v,-5,-2,-9,-6,-11c400,242,400,242,400,242v,29,,29,,29c211,320,211,320,211,320v-8,2,-18,,-24,-6c56,197,56,197,56,197,,218,,218,,218v,27,,27,,27c224,378,224,378,224,378,432,299,432,299,432,299v,42,,42,,42c418,347,418,347,418,347v,-12,,-12,,-12xe" fillcolor="#d14a95" stroked="f">
                <v:stroke joinstyle="round"/>
                <v:formulas/>
                <v:path arrowok="t" o:connecttype="custom" o:connectlocs="390,200;390,216;215,259;215,291;390,248;390,264;207,310;197,308;56,184;60,124;197,244;207,245;390,200;65,46;249,0;390,124;390,140;215,184;215,215;390,172;390,188;207,234;197,232;56,109;65,46;224,421;0,288;0,313;224,446;353,398;353,372;224,421;418,335;364,355;364,434;391,402;418,414;418,374;442,365;457,346;457,283;451,272;400,242;400,271;211,320;187,314;56,197;0,218;0,245;224,378;432,299;432,341;418,347;418,335" o:connectangles="0,0,0,0,0,0,0,0,0,0,0,0,0,0,0,0,0,0,0,0,0,0,0,0,0,0,0,0,0,0,0,0,0,0,0,0,0,0,0,0,0,0,0,0,0,0,0,0,0,0,0,0,0,0" textboxrect="0,0,457,446"/>
                <o:lock v:ext="edit" verticies="t"/>
                <v:textbox>
                  <w:txbxContent>
                    <w:p w14:paraId="2FF5F1FE" w14:textId="77777777" w:rsidR="00EB106F" w:rsidRPr="00BB35E2" w:rsidRDefault="00EB106F" w:rsidP="002901EF">
                      <w:pPr>
                        <w:rPr>
                          <w:color w:val="D14A95"/>
                        </w:rPr>
                      </w:pPr>
                    </w:p>
                    <w:p w14:paraId="09515C38" w14:textId="77777777" w:rsidR="00EB106F" w:rsidRDefault="00EB106F" w:rsidP="002901EF">
                      <w:pPr>
                        <w:jc w:val="center"/>
                      </w:pPr>
                    </w:p>
                    <w:p w14:paraId="114B73A3" w14:textId="77777777" w:rsidR="00EB106F" w:rsidRDefault="00EB106F" w:rsidP="002901EF">
                      <w:pPr>
                        <w:jc w:val="center"/>
                      </w:pPr>
                    </w:p>
                  </w:txbxContent>
                </v:textbox>
              </v:shape>
            </w:pict>
          </mc:Fallback>
        </mc:AlternateContent>
      </w:r>
      <w:r w:rsidRPr="009F47F6">
        <w:rPr>
          <w:rFonts w:asciiTheme="majorHAnsi" w:hAnsiTheme="majorHAnsi" w:cstheme="majorHAnsi"/>
          <w:b/>
        </w:rPr>
        <w:t>Documents à consulter</w:t>
      </w:r>
      <w:r>
        <w:rPr>
          <w:rFonts w:asciiTheme="majorHAnsi" w:hAnsiTheme="majorHAnsi" w:cstheme="majorHAnsi"/>
        </w:rPr>
        <w:t> :</w:t>
      </w:r>
    </w:p>
    <w:p w14:paraId="7E337FB9" w14:textId="1EA3D150" w:rsidR="0091202D" w:rsidRPr="00126F22" w:rsidRDefault="002901EF" w:rsidP="0091202D">
      <w:pPr>
        <w:spacing w:after="200"/>
        <w:jc w:val="left"/>
        <w:rPr>
          <w:rFonts w:asciiTheme="majorHAnsi" w:hAnsiTheme="majorHAnsi" w:cstheme="majorHAnsi"/>
        </w:rPr>
      </w:pPr>
      <w:r>
        <w:rPr>
          <w:rFonts w:asciiTheme="majorHAnsi" w:hAnsiTheme="majorHAnsi" w:cstheme="majorHAnsi"/>
        </w:rPr>
        <w:t>D</w:t>
      </w:r>
      <w:r w:rsidR="0091202D" w:rsidRPr="00126F22">
        <w:rPr>
          <w:rFonts w:asciiTheme="majorHAnsi" w:hAnsiTheme="majorHAnsi" w:cstheme="majorHAnsi"/>
        </w:rPr>
        <w:t xml:space="preserve">élibération relative à la mise en place des </w:t>
      </w:r>
      <w:r w:rsidR="0091202D">
        <w:rPr>
          <w:rFonts w:asciiTheme="majorHAnsi" w:hAnsiTheme="majorHAnsi" w:cstheme="majorHAnsi"/>
        </w:rPr>
        <w:t>i</w:t>
      </w:r>
      <w:r w:rsidR="0091202D" w:rsidRPr="00126F22">
        <w:rPr>
          <w:rFonts w:asciiTheme="majorHAnsi" w:hAnsiTheme="majorHAnsi" w:cstheme="majorHAnsi"/>
        </w:rPr>
        <w:t>ndemnités forfaitaires complémentaires pour élections (IFCE)</w:t>
      </w:r>
      <w:r>
        <w:rPr>
          <w:rFonts w:asciiTheme="majorHAnsi" w:hAnsiTheme="majorHAnsi" w:cstheme="majorHAnsi"/>
        </w:rPr>
        <w:t>.</w:t>
      </w:r>
    </w:p>
    <w:p w14:paraId="334FDE12" w14:textId="63BB0E1C" w:rsidR="00A635C7" w:rsidRDefault="00703AAA" w:rsidP="007273AF">
      <w:pPr>
        <w:pStyle w:val="Titre2"/>
        <w:numPr>
          <w:ilvl w:val="0"/>
          <w:numId w:val="0"/>
        </w:numPr>
        <w:spacing w:before="480" w:after="240"/>
        <w:jc w:val="both"/>
        <w:rPr>
          <w:rFonts w:cstheme="majorHAnsi"/>
        </w:rPr>
      </w:pPr>
      <w:bookmarkStart w:id="613" w:name="_Toc493088738"/>
      <w:r>
        <w:rPr>
          <w:rFonts w:cstheme="majorHAnsi"/>
        </w:rPr>
        <w:t>Objectif</w:t>
      </w:r>
      <w:r w:rsidR="00627CA3">
        <w:rPr>
          <w:rFonts w:cstheme="majorHAnsi"/>
        </w:rPr>
        <w:t xml:space="preserve"> </w:t>
      </w:r>
      <w:r>
        <w:rPr>
          <w:rFonts w:cstheme="majorHAnsi"/>
        </w:rPr>
        <w:t>2</w:t>
      </w:r>
      <w:r w:rsidR="00627CA3">
        <w:rPr>
          <w:rFonts w:cstheme="majorHAnsi"/>
        </w:rPr>
        <w:t xml:space="preserve"> : </w:t>
      </w:r>
      <w:r w:rsidR="00C7539E" w:rsidRPr="00FA59C0">
        <w:rPr>
          <w:rFonts w:cstheme="majorHAnsi"/>
        </w:rPr>
        <w:t xml:space="preserve">Vérifier le plafonnement des </w:t>
      </w:r>
      <w:r w:rsidR="00460EB0">
        <w:rPr>
          <w:rFonts w:cstheme="majorHAnsi"/>
        </w:rPr>
        <w:t>heures supplémentaires mensuelles</w:t>
      </w:r>
      <w:bookmarkEnd w:id="613"/>
      <w:r w:rsidR="00460EB0">
        <w:rPr>
          <w:rFonts w:cstheme="majorHAnsi"/>
        </w:rPr>
        <w:t xml:space="preserve"> </w:t>
      </w:r>
    </w:p>
    <w:p w14:paraId="2E3ACB9A" w14:textId="2E34651A" w:rsidR="00677C99" w:rsidRPr="00677C99" w:rsidRDefault="00677C99" w:rsidP="002901EF">
      <w:pPr>
        <w:pStyle w:val="Paragraphedeliste"/>
        <w:spacing w:before="240"/>
        <w:ind w:left="0"/>
        <w:contextualSpacing w:val="0"/>
        <w:rPr>
          <w:rFonts w:asciiTheme="majorHAnsi" w:hAnsiTheme="majorHAnsi" w:cstheme="majorHAnsi"/>
        </w:rPr>
      </w:pPr>
      <w:r w:rsidRPr="00677C99">
        <w:rPr>
          <w:rFonts w:asciiTheme="majorHAnsi" w:hAnsiTheme="majorHAnsi" w:cstheme="majorHAnsi"/>
          <w:b/>
          <w:u w:val="single"/>
        </w:rPr>
        <w:t xml:space="preserve">Rappel de la </w:t>
      </w:r>
      <w:commentRangeStart w:id="614"/>
      <w:r w:rsidRPr="00677C99">
        <w:rPr>
          <w:rFonts w:asciiTheme="majorHAnsi" w:hAnsiTheme="majorHAnsi" w:cstheme="majorHAnsi"/>
          <w:b/>
          <w:u w:val="single"/>
        </w:rPr>
        <w:t>règle</w:t>
      </w:r>
      <w:commentRangeEnd w:id="614"/>
      <w:r w:rsidR="00BC015F">
        <w:rPr>
          <w:rStyle w:val="Marquedecommentaire"/>
        </w:rPr>
        <w:commentReference w:id="614"/>
      </w:r>
      <w:r w:rsidRPr="00677C99">
        <w:rPr>
          <w:rFonts w:asciiTheme="majorHAnsi" w:hAnsiTheme="majorHAnsi" w:cstheme="majorHAnsi"/>
        </w:rPr>
        <w:t> :</w:t>
      </w:r>
    </w:p>
    <w:p w14:paraId="6177E29F" w14:textId="34161B6E" w:rsidR="00677C99" w:rsidRPr="00677C99" w:rsidRDefault="00BD50A5" w:rsidP="00BD50A5">
      <w:pPr>
        <w:pStyle w:val="Paragraphedeliste"/>
        <w:pBdr>
          <w:top w:val="single" w:sz="4" w:space="1" w:color="auto"/>
          <w:left w:val="single" w:sz="4" w:space="4" w:color="auto"/>
          <w:bottom w:val="single" w:sz="4" w:space="1" w:color="auto"/>
          <w:right w:val="single" w:sz="4" w:space="4" w:color="auto"/>
        </w:pBdr>
        <w:ind w:left="0" w:firstLine="4"/>
        <w:rPr>
          <w:rFonts w:asciiTheme="majorHAnsi" w:hAnsiTheme="majorHAnsi" w:cstheme="majorHAnsi"/>
        </w:rPr>
      </w:pPr>
      <w:r>
        <w:rPr>
          <w:rFonts w:asciiTheme="majorHAnsi" w:hAnsiTheme="majorHAnsi" w:cstheme="majorHAnsi"/>
        </w:rPr>
        <w:t>Dans</w:t>
      </w:r>
      <w:r w:rsidR="00677C99" w:rsidRPr="00677C99">
        <w:rPr>
          <w:rFonts w:asciiTheme="majorHAnsi" w:hAnsiTheme="majorHAnsi" w:cstheme="majorHAnsi"/>
        </w:rPr>
        <w:t xml:space="preserve"> la filière médico-sociale, le contingent mensuel est limité à 15 heures pour les </w:t>
      </w:r>
      <w:r>
        <w:rPr>
          <w:rFonts w:asciiTheme="majorHAnsi" w:hAnsiTheme="majorHAnsi" w:cstheme="majorHAnsi"/>
        </w:rPr>
        <w:t xml:space="preserve">cadres </w:t>
      </w:r>
      <w:r w:rsidR="00677C99" w:rsidRPr="00677C99">
        <w:rPr>
          <w:rFonts w:asciiTheme="majorHAnsi" w:hAnsiTheme="majorHAnsi" w:cstheme="majorHAnsi"/>
        </w:rPr>
        <w:t>d’emplois suivants</w:t>
      </w:r>
      <w:r>
        <w:rPr>
          <w:rFonts w:asciiTheme="majorHAnsi" w:hAnsiTheme="majorHAnsi" w:cstheme="majorHAnsi"/>
        </w:rPr>
        <w:t> :</w:t>
      </w:r>
      <w:r w:rsidR="00677C99" w:rsidRPr="00677C99">
        <w:rPr>
          <w:rFonts w:asciiTheme="majorHAnsi" w:hAnsiTheme="majorHAnsi" w:cstheme="majorHAnsi"/>
        </w:rPr>
        <w:t xml:space="preserve"> </w:t>
      </w:r>
    </w:p>
    <w:p w14:paraId="4F3DCBB9" w14:textId="77777777" w:rsidR="00677C99" w:rsidRPr="00677C99" w:rsidRDefault="00677C99" w:rsidP="00677C99">
      <w:pPr>
        <w:pStyle w:val="Paragraphedeliste"/>
        <w:pBdr>
          <w:top w:val="single" w:sz="4" w:space="1" w:color="auto"/>
          <w:left w:val="single" w:sz="4" w:space="4" w:color="auto"/>
          <w:bottom w:val="single" w:sz="4" w:space="1" w:color="auto"/>
          <w:right w:val="single" w:sz="4" w:space="4" w:color="auto"/>
        </w:pBdr>
        <w:ind w:left="0"/>
        <w:rPr>
          <w:rFonts w:asciiTheme="majorHAnsi" w:hAnsiTheme="majorHAnsi" w:cstheme="majorHAnsi"/>
        </w:rPr>
      </w:pPr>
      <w:r w:rsidRPr="00677C99">
        <w:rPr>
          <w:rFonts w:asciiTheme="majorHAnsi" w:hAnsiTheme="majorHAnsi" w:cstheme="majorHAnsi"/>
        </w:rPr>
        <w:t>-</w:t>
      </w:r>
      <w:r w:rsidRPr="00677C99">
        <w:rPr>
          <w:rFonts w:asciiTheme="majorHAnsi" w:hAnsiTheme="majorHAnsi" w:cstheme="majorHAnsi"/>
        </w:rPr>
        <w:tab/>
        <w:t xml:space="preserve">Rééducateur de classe supérieure et classe normale (cat B) </w:t>
      </w:r>
    </w:p>
    <w:p w14:paraId="10BD4982" w14:textId="77777777" w:rsidR="00677C99" w:rsidRPr="00677C99" w:rsidRDefault="00677C99" w:rsidP="00677C99">
      <w:pPr>
        <w:pStyle w:val="Paragraphedeliste"/>
        <w:pBdr>
          <w:top w:val="single" w:sz="4" w:space="1" w:color="auto"/>
          <w:left w:val="single" w:sz="4" w:space="4" w:color="auto"/>
          <w:bottom w:val="single" w:sz="4" w:space="1" w:color="auto"/>
          <w:right w:val="single" w:sz="4" w:space="4" w:color="auto"/>
        </w:pBdr>
        <w:ind w:left="0"/>
        <w:rPr>
          <w:rFonts w:asciiTheme="majorHAnsi" w:hAnsiTheme="majorHAnsi" w:cstheme="majorHAnsi"/>
        </w:rPr>
      </w:pPr>
      <w:r w:rsidRPr="00677C99">
        <w:rPr>
          <w:rFonts w:asciiTheme="majorHAnsi" w:hAnsiTheme="majorHAnsi" w:cstheme="majorHAnsi"/>
        </w:rPr>
        <w:t>-</w:t>
      </w:r>
      <w:r w:rsidRPr="00677C99">
        <w:rPr>
          <w:rFonts w:asciiTheme="majorHAnsi" w:hAnsiTheme="majorHAnsi" w:cstheme="majorHAnsi"/>
        </w:rPr>
        <w:tab/>
        <w:t xml:space="preserve">Puéricultrice cadre supérieur de santé, puéricultrice cadre de santé (cat A) </w:t>
      </w:r>
    </w:p>
    <w:p w14:paraId="48B9B6C6" w14:textId="77777777" w:rsidR="00677C99" w:rsidRPr="00677C99" w:rsidRDefault="00677C99" w:rsidP="00677C99">
      <w:pPr>
        <w:pStyle w:val="Paragraphedeliste"/>
        <w:pBdr>
          <w:top w:val="single" w:sz="4" w:space="1" w:color="auto"/>
          <w:left w:val="single" w:sz="4" w:space="4" w:color="auto"/>
          <w:bottom w:val="single" w:sz="4" w:space="1" w:color="auto"/>
          <w:right w:val="single" w:sz="4" w:space="4" w:color="auto"/>
        </w:pBdr>
        <w:ind w:left="0"/>
        <w:rPr>
          <w:rFonts w:asciiTheme="majorHAnsi" w:hAnsiTheme="majorHAnsi" w:cstheme="majorHAnsi"/>
        </w:rPr>
      </w:pPr>
      <w:r w:rsidRPr="00677C99">
        <w:rPr>
          <w:rFonts w:asciiTheme="majorHAnsi" w:hAnsiTheme="majorHAnsi" w:cstheme="majorHAnsi"/>
        </w:rPr>
        <w:lastRenderedPageBreak/>
        <w:t>-</w:t>
      </w:r>
      <w:r w:rsidRPr="00677C99">
        <w:rPr>
          <w:rFonts w:asciiTheme="majorHAnsi" w:hAnsiTheme="majorHAnsi" w:cstheme="majorHAnsi"/>
        </w:rPr>
        <w:tab/>
        <w:t xml:space="preserve">Puéricultrice de classe supérieure, puéricultrice de classe normale (cat A) </w:t>
      </w:r>
    </w:p>
    <w:p w14:paraId="17A5ACC3" w14:textId="77777777" w:rsidR="00677C99" w:rsidRPr="00677C99" w:rsidRDefault="00677C99" w:rsidP="00677C99">
      <w:pPr>
        <w:pStyle w:val="Paragraphedeliste"/>
        <w:pBdr>
          <w:top w:val="single" w:sz="4" w:space="1" w:color="auto"/>
          <w:left w:val="single" w:sz="4" w:space="4" w:color="auto"/>
          <w:bottom w:val="single" w:sz="4" w:space="1" w:color="auto"/>
          <w:right w:val="single" w:sz="4" w:space="4" w:color="auto"/>
        </w:pBdr>
        <w:ind w:left="0"/>
        <w:rPr>
          <w:rFonts w:asciiTheme="majorHAnsi" w:hAnsiTheme="majorHAnsi" w:cstheme="majorHAnsi"/>
        </w:rPr>
      </w:pPr>
      <w:r w:rsidRPr="00677C99">
        <w:rPr>
          <w:rFonts w:asciiTheme="majorHAnsi" w:hAnsiTheme="majorHAnsi" w:cstheme="majorHAnsi"/>
        </w:rPr>
        <w:t>-</w:t>
      </w:r>
      <w:r w:rsidRPr="00677C99">
        <w:rPr>
          <w:rFonts w:asciiTheme="majorHAnsi" w:hAnsiTheme="majorHAnsi" w:cstheme="majorHAnsi"/>
        </w:rPr>
        <w:tab/>
        <w:t xml:space="preserve">Infirmier de classe supérieure et de classe normale (cat B) </w:t>
      </w:r>
    </w:p>
    <w:p w14:paraId="49E17EB8" w14:textId="77777777" w:rsidR="00677C99" w:rsidRPr="00677C99" w:rsidRDefault="00677C99" w:rsidP="00677C99">
      <w:pPr>
        <w:pStyle w:val="Paragraphedeliste"/>
        <w:pBdr>
          <w:top w:val="single" w:sz="4" w:space="1" w:color="auto"/>
          <w:left w:val="single" w:sz="4" w:space="4" w:color="auto"/>
          <w:bottom w:val="single" w:sz="4" w:space="1" w:color="auto"/>
          <w:right w:val="single" w:sz="4" w:space="4" w:color="auto"/>
        </w:pBdr>
        <w:ind w:left="0"/>
        <w:rPr>
          <w:rFonts w:asciiTheme="majorHAnsi" w:hAnsiTheme="majorHAnsi" w:cstheme="majorHAnsi"/>
        </w:rPr>
      </w:pPr>
      <w:r w:rsidRPr="00677C99">
        <w:rPr>
          <w:rFonts w:asciiTheme="majorHAnsi" w:hAnsiTheme="majorHAnsi" w:cstheme="majorHAnsi"/>
        </w:rPr>
        <w:t>-</w:t>
      </w:r>
      <w:r w:rsidRPr="00677C99">
        <w:rPr>
          <w:rFonts w:asciiTheme="majorHAnsi" w:hAnsiTheme="majorHAnsi" w:cstheme="majorHAnsi"/>
        </w:rPr>
        <w:tab/>
        <w:t xml:space="preserve">Auxiliaire de puéricultrice (cat C) </w:t>
      </w:r>
    </w:p>
    <w:p w14:paraId="6AC7366D" w14:textId="77777777" w:rsidR="00677C99" w:rsidRPr="00677C99" w:rsidRDefault="00677C99" w:rsidP="00677C99">
      <w:pPr>
        <w:pStyle w:val="Paragraphedeliste"/>
        <w:pBdr>
          <w:top w:val="single" w:sz="4" w:space="1" w:color="auto"/>
          <w:left w:val="single" w:sz="4" w:space="4" w:color="auto"/>
          <w:bottom w:val="single" w:sz="4" w:space="1" w:color="auto"/>
          <w:right w:val="single" w:sz="4" w:space="4" w:color="auto"/>
        </w:pBdr>
        <w:ind w:left="0"/>
        <w:rPr>
          <w:rFonts w:asciiTheme="majorHAnsi" w:hAnsiTheme="majorHAnsi" w:cstheme="majorHAnsi"/>
        </w:rPr>
      </w:pPr>
      <w:r w:rsidRPr="00677C99">
        <w:rPr>
          <w:rFonts w:asciiTheme="majorHAnsi" w:hAnsiTheme="majorHAnsi" w:cstheme="majorHAnsi"/>
        </w:rPr>
        <w:t>-</w:t>
      </w:r>
      <w:r w:rsidRPr="00677C99">
        <w:rPr>
          <w:rFonts w:asciiTheme="majorHAnsi" w:hAnsiTheme="majorHAnsi" w:cstheme="majorHAnsi"/>
        </w:rPr>
        <w:tab/>
        <w:t xml:space="preserve">Auxiliaire de soins (cat C) </w:t>
      </w:r>
    </w:p>
    <w:p w14:paraId="777FEEC7" w14:textId="77777777" w:rsidR="00677C99" w:rsidRPr="00677C99" w:rsidRDefault="00677C99" w:rsidP="00677C99">
      <w:pPr>
        <w:pStyle w:val="Paragraphedeliste"/>
        <w:pBdr>
          <w:top w:val="single" w:sz="4" w:space="1" w:color="auto"/>
          <w:left w:val="single" w:sz="4" w:space="4" w:color="auto"/>
          <w:bottom w:val="single" w:sz="4" w:space="1" w:color="auto"/>
          <w:right w:val="single" w:sz="4" w:space="4" w:color="auto"/>
        </w:pBdr>
        <w:ind w:left="0"/>
        <w:rPr>
          <w:rFonts w:asciiTheme="majorHAnsi" w:hAnsiTheme="majorHAnsi" w:cstheme="majorHAnsi"/>
        </w:rPr>
      </w:pPr>
      <w:r w:rsidRPr="00677C99">
        <w:rPr>
          <w:rFonts w:asciiTheme="majorHAnsi" w:hAnsiTheme="majorHAnsi" w:cstheme="majorHAnsi"/>
        </w:rPr>
        <w:t>-</w:t>
      </w:r>
      <w:r w:rsidRPr="00677C99">
        <w:rPr>
          <w:rFonts w:asciiTheme="majorHAnsi" w:hAnsiTheme="majorHAnsi" w:cstheme="majorHAnsi"/>
        </w:rPr>
        <w:tab/>
        <w:t xml:space="preserve">Ce contingent est limité à 18 heures maximum pour les cadres d’emplois suivants : </w:t>
      </w:r>
    </w:p>
    <w:p w14:paraId="01F839D0" w14:textId="4FAAE509" w:rsidR="00677C99" w:rsidRDefault="00677C99" w:rsidP="00677C99">
      <w:pPr>
        <w:pStyle w:val="Paragraphedeliste"/>
        <w:pBdr>
          <w:top w:val="single" w:sz="4" w:space="1" w:color="auto"/>
          <w:left w:val="single" w:sz="4" w:space="4" w:color="auto"/>
          <w:bottom w:val="single" w:sz="4" w:space="1" w:color="auto"/>
          <w:right w:val="single" w:sz="4" w:space="4" w:color="auto"/>
        </w:pBdr>
        <w:ind w:left="0"/>
        <w:rPr>
          <w:rFonts w:asciiTheme="majorHAnsi" w:hAnsiTheme="majorHAnsi" w:cstheme="majorHAnsi"/>
        </w:rPr>
      </w:pPr>
      <w:r w:rsidRPr="00677C99">
        <w:rPr>
          <w:rFonts w:asciiTheme="majorHAnsi" w:hAnsiTheme="majorHAnsi" w:cstheme="majorHAnsi"/>
        </w:rPr>
        <w:t>-</w:t>
      </w:r>
      <w:r w:rsidRPr="00677C99">
        <w:rPr>
          <w:rFonts w:asciiTheme="majorHAnsi" w:hAnsiTheme="majorHAnsi" w:cstheme="majorHAnsi"/>
        </w:rPr>
        <w:tab/>
        <w:t xml:space="preserve">Cadre de santé infirmiers, rééducateurs, assistants médicotechniques (cat A) </w:t>
      </w:r>
    </w:p>
    <w:p w14:paraId="2747917D" w14:textId="6FA71605" w:rsidR="00677C99" w:rsidRPr="00677C99" w:rsidRDefault="00BD50A5" w:rsidP="00677C99">
      <w:pPr>
        <w:pStyle w:val="Paragraphedeliste"/>
        <w:pBdr>
          <w:top w:val="single" w:sz="4" w:space="1" w:color="auto"/>
          <w:left w:val="single" w:sz="4" w:space="4" w:color="auto"/>
          <w:bottom w:val="single" w:sz="4" w:space="1" w:color="auto"/>
          <w:right w:val="single" w:sz="4" w:space="4" w:color="auto"/>
        </w:pBdr>
        <w:ind w:left="0"/>
        <w:rPr>
          <w:rFonts w:asciiTheme="majorHAnsi" w:hAnsiTheme="majorHAnsi" w:cstheme="majorHAnsi"/>
        </w:rPr>
      </w:pPr>
      <w:r>
        <w:rPr>
          <w:rFonts w:asciiTheme="majorHAnsi" w:hAnsiTheme="majorHAnsi" w:cstheme="majorHAnsi"/>
        </w:rPr>
        <w:t xml:space="preserve">- </w:t>
      </w:r>
      <w:r>
        <w:rPr>
          <w:rFonts w:asciiTheme="majorHAnsi" w:hAnsiTheme="majorHAnsi" w:cstheme="majorHAnsi"/>
        </w:rPr>
        <w:tab/>
      </w:r>
      <w:r w:rsidR="00677C99" w:rsidRPr="00677C99">
        <w:rPr>
          <w:rFonts w:asciiTheme="majorHAnsi" w:hAnsiTheme="majorHAnsi" w:cstheme="majorHAnsi"/>
        </w:rPr>
        <w:t>Sage-femme de classe exceptionnelle, classe supérieure et classe normale (cat A)</w:t>
      </w:r>
    </w:p>
    <w:p w14:paraId="724B5D79" w14:textId="7ACE7105" w:rsidR="00933CF6" w:rsidRDefault="00933CF6" w:rsidP="009F47F6">
      <w:pPr>
        <w:pStyle w:val="Paragraphedeliste"/>
        <w:ind w:left="0"/>
        <w:rPr>
          <w:rFonts w:asciiTheme="majorHAnsi" w:hAnsiTheme="majorHAnsi" w:cstheme="majorHAnsi"/>
        </w:rPr>
      </w:pPr>
    </w:p>
    <w:p w14:paraId="5E8F3232" w14:textId="047C4260" w:rsidR="00677C99" w:rsidRDefault="00677C99" w:rsidP="009F47F6">
      <w:pPr>
        <w:pStyle w:val="Paragraphedeliste"/>
        <w:ind w:left="0"/>
        <w:rPr>
          <w:rFonts w:asciiTheme="majorHAnsi" w:hAnsiTheme="majorHAnsi" w:cstheme="majorHAnsi"/>
        </w:rPr>
      </w:pPr>
    </w:p>
    <w:p w14:paraId="358D2720" w14:textId="1CA1782A" w:rsidR="0045746A" w:rsidRDefault="0045746A" w:rsidP="009F47F6">
      <w:pPr>
        <w:pStyle w:val="Paragraphedeliste"/>
        <w:ind w:left="0"/>
        <w:rPr>
          <w:rFonts w:asciiTheme="majorHAnsi" w:hAnsiTheme="majorHAnsi" w:cstheme="majorHAnsi"/>
        </w:rPr>
      </w:pPr>
      <w:r w:rsidRPr="00392DAA">
        <w:rPr>
          <w:b/>
          <w:color w:val="D14A95" w:themeColor="accent1"/>
        </w:rPr>
        <w:t>Points d’attention</w:t>
      </w:r>
      <w:r w:rsidRPr="00392DAA">
        <w:rPr>
          <w:color w:val="D14A95" w:themeColor="accent1"/>
        </w:rPr>
        <w:t> </w:t>
      </w:r>
    </w:p>
    <w:p w14:paraId="612840E6" w14:textId="6C9CB9C3" w:rsidR="0045746A" w:rsidRDefault="0045746A" w:rsidP="009F47F6">
      <w:pPr>
        <w:pStyle w:val="Paragraphedeliste"/>
        <w:ind w:left="0"/>
        <w:rPr>
          <w:rFonts w:asciiTheme="majorHAnsi" w:hAnsiTheme="majorHAnsi" w:cstheme="majorHAnsi"/>
        </w:rPr>
      </w:pPr>
    </w:p>
    <w:p w14:paraId="65704FD3" w14:textId="25E39D92" w:rsidR="0045746A" w:rsidRDefault="0045746A" w:rsidP="009F47F6">
      <w:pPr>
        <w:pStyle w:val="Paragraphedeliste"/>
        <w:ind w:left="0"/>
        <w:rPr>
          <w:rFonts w:asciiTheme="majorHAnsi" w:hAnsiTheme="majorHAnsi" w:cstheme="majorHAnsi"/>
        </w:rPr>
      </w:pPr>
    </w:p>
    <w:p w14:paraId="4047BB15" w14:textId="3453149F" w:rsidR="0045746A" w:rsidRPr="0045746A" w:rsidRDefault="0045746A" w:rsidP="004A2802">
      <w:pPr>
        <w:pStyle w:val="Paragraphedeliste"/>
        <w:numPr>
          <w:ilvl w:val="0"/>
          <w:numId w:val="50"/>
        </w:numPr>
        <w:rPr>
          <w:rFonts w:asciiTheme="majorHAnsi" w:hAnsiTheme="majorHAnsi" w:cstheme="majorHAnsi"/>
        </w:rPr>
      </w:pPr>
      <w:r w:rsidRPr="0045746A">
        <w:rPr>
          <w:rFonts w:asciiTheme="majorHAnsi" w:hAnsiTheme="majorHAnsi" w:cstheme="majorHAnsi"/>
        </w:rPr>
        <w:t xml:space="preserve">Les heures supplémentaires sont payées après service fait, mais </w:t>
      </w:r>
      <w:r w:rsidR="004A6E34">
        <w:rPr>
          <w:rFonts w:asciiTheme="majorHAnsi" w:hAnsiTheme="majorHAnsi" w:cstheme="majorHAnsi"/>
        </w:rPr>
        <w:t>non</w:t>
      </w:r>
      <w:r w:rsidRPr="0045746A">
        <w:rPr>
          <w:rFonts w:asciiTheme="majorHAnsi" w:hAnsiTheme="majorHAnsi" w:cstheme="majorHAnsi"/>
        </w:rPr>
        <w:t xml:space="preserve"> nécessairement au cours du mois de leur réalisation.</w:t>
      </w:r>
    </w:p>
    <w:p w14:paraId="1AE0F06B" w14:textId="46735DEB" w:rsidR="0045746A" w:rsidRPr="0045746A" w:rsidRDefault="0045746A" w:rsidP="004A2802">
      <w:pPr>
        <w:pStyle w:val="Paragraphedeliste"/>
        <w:numPr>
          <w:ilvl w:val="0"/>
          <w:numId w:val="50"/>
        </w:numPr>
        <w:rPr>
          <w:rFonts w:asciiTheme="majorHAnsi" w:hAnsiTheme="majorHAnsi" w:cstheme="majorHAnsi"/>
        </w:rPr>
      </w:pPr>
      <w:r w:rsidRPr="0045746A">
        <w:rPr>
          <w:rFonts w:asciiTheme="majorHAnsi" w:hAnsiTheme="majorHAnsi" w:cstheme="majorHAnsi"/>
        </w:rPr>
        <w:t xml:space="preserve">Certaines collectivités ne rattachent pas les rappels au mois auquel est constaté le service fait, contrairement à ce que prévoit la convention-cadre nationale de dématérialisation (le mois de rattachement du rappel doit être renseigné dans le champ </w:t>
      </w:r>
      <w:r w:rsidR="00FE67FE">
        <w:rPr>
          <w:rFonts w:asciiTheme="majorHAnsi" w:hAnsiTheme="majorHAnsi" w:cstheme="majorHAnsi"/>
        </w:rPr>
        <w:t>« Période de référence »</w:t>
      </w:r>
      <w:r w:rsidRPr="0045746A">
        <w:rPr>
          <w:rFonts w:asciiTheme="majorHAnsi" w:hAnsiTheme="majorHAnsi" w:cstheme="majorHAnsi"/>
        </w:rPr>
        <w:t>).</w:t>
      </w:r>
    </w:p>
    <w:p w14:paraId="2820B711" w14:textId="2136CC8A" w:rsidR="0045746A" w:rsidRDefault="007273AF" w:rsidP="004A2802">
      <w:pPr>
        <w:pStyle w:val="Paragraphedeliste"/>
        <w:numPr>
          <w:ilvl w:val="0"/>
          <w:numId w:val="50"/>
        </w:numPr>
        <w:rPr>
          <w:ins w:id="615" w:author="Nicol, Fabrice" w:date="2017-09-19T19:47:00Z"/>
          <w:rFonts w:asciiTheme="majorHAnsi" w:hAnsiTheme="majorHAnsi" w:cstheme="majorHAnsi"/>
        </w:rPr>
      </w:pPr>
      <w:r>
        <w:rPr>
          <w:rFonts w:asciiTheme="majorHAnsi" w:hAnsiTheme="majorHAnsi" w:cstheme="majorHAnsi"/>
        </w:rPr>
        <w:t xml:space="preserve">Il convient </w:t>
      </w:r>
      <w:r w:rsidR="0045746A" w:rsidRPr="0045746A">
        <w:rPr>
          <w:rFonts w:asciiTheme="majorHAnsi" w:hAnsiTheme="majorHAnsi" w:cstheme="majorHAnsi"/>
        </w:rPr>
        <w:t xml:space="preserve">préalablement </w:t>
      </w:r>
      <w:r w:rsidR="004A6E34">
        <w:rPr>
          <w:rFonts w:asciiTheme="majorHAnsi" w:hAnsiTheme="majorHAnsi" w:cstheme="majorHAnsi"/>
        </w:rPr>
        <w:t>d’</w:t>
      </w:r>
      <w:r w:rsidR="0045746A" w:rsidRPr="0045746A">
        <w:rPr>
          <w:rFonts w:asciiTheme="majorHAnsi" w:hAnsiTheme="majorHAnsi" w:cstheme="majorHAnsi"/>
        </w:rPr>
        <w:t xml:space="preserve">apprécier le niveau de fiabilité des bases sur ces </w:t>
      </w:r>
      <w:commentRangeStart w:id="616"/>
      <w:commentRangeStart w:id="617"/>
      <w:r w:rsidR="0045746A" w:rsidRPr="0045746A">
        <w:rPr>
          <w:rFonts w:asciiTheme="majorHAnsi" w:hAnsiTheme="majorHAnsi" w:cstheme="majorHAnsi"/>
        </w:rPr>
        <w:t>éléments</w:t>
      </w:r>
      <w:commentRangeEnd w:id="616"/>
      <w:r w:rsidR="007F32A2">
        <w:rPr>
          <w:rStyle w:val="Marquedecommentaire"/>
        </w:rPr>
        <w:commentReference w:id="616"/>
      </w:r>
      <w:commentRangeEnd w:id="617"/>
      <w:r w:rsidR="00AB4C4E">
        <w:rPr>
          <w:rStyle w:val="Marquedecommentaire"/>
        </w:rPr>
        <w:commentReference w:id="617"/>
      </w:r>
      <w:r w:rsidR="0045746A" w:rsidRPr="0045746A">
        <w:rPr>
          <w:rFonts w:asciiTheme="majorHAnsi" w:hAnsiTheme="majorHAnsi" w:cstheme="majorHAnsi"/>
        </w:rPr>
        <w:t>.</w:t>
      </w:r>
    </w:p>
    <w:p w14:paraId="4E518939" w14:textId="77777777" w:rsidR="00950E60" w:rsidRDefault="00950E60">
      <w:pPr>
        <w:pStyle w:val="Paragraphedeliste"/>
        <w:rPr>
          <w:rFonts w:asciiTheme="majorHAnsi" w:hAnsiTheme="majorHAnsi" w:cstheme="majorHAnsi"/>
        </w:rPr>
        <w:pPrChange w:id="618" w:author="Nicol, Fabrice" w:date="2017-09-19T19:47:00Z">
          <w:pPr>
            <w:pStyle w:val="Paragraphedeliste"/>
            <w:numPr>
              <w:numId w:val="50"/>
            </w:numPr>
            <w:ind w:hanging="360"/>
          </w:pPr>
        </w:pPrChange>
      </w:pPr>
    </w:p>
    <w:p w14:paraId="36E6570B" w14:textId="5FF89594" w:rsidR="00A1578A" w:rsidRDefault="0050618C" w:rsidP="004A6E34">
      <w:pPr>
        <w:pStyle w:val="Paragraphedeliste"/>
        <w:spacing w:before="240"/>
        <w:ind w:left="0"/>
        <w:contextualSpacing w:val="0"/>
        <w:rPr>
          <w:rFonts w:cstheme="majorHAnsi"/>
        </w:rPr>
      </w:pPr>
      <w:r>
        <w:rPr>
          <w:rFonts w:asciiTheme="majorHAnsi" w:hAnsiTheme="majorHAnsi" w:cstheme="majorHAnsi"/>
          <w:b/>
          <w:u w:val="single"/>
        </w:rPr>
        <w:t>Application au logiciel</w:t>
      </w:r>
      <w:r w:rsidR="00A1578A" w:rsidRPr="00A1578A">
        <w:rPr>
          <w:rFonts w:asciiTheme="majorHAnsi" w:hAnsiTheme="majorHAnsi" w:cstheme="majorHAnsi"/>
        </w:rPr>
        <w:t xml:space="preserve"> : </w:t>
      </w:r>
    </w:p>
    <w:p w14:paraId="5AB7D7D6" w14:textId="5B3B6BEC" w:rsidR="00C7539E" w:rsidRDefault="00C7539E" w:rsidP="00126F22">
      <w:pPr>
        <w:spacing w:after="200"/>
        <w:jc w:val="left"/>
        <w:rPr>
          <w:rFonts w:asciiTheme="majorHAnsi" w:hAnsiTheme="majorHAnsi" w:cstheme="majorHAnsi"/>
        </w:rPr>
      </w:pPr>
      <w:r w:rsidRPr="00126F22">
        <w:rPr>
          <w:rFonts w:asciiTheme="majorHAnsi" w:hAnsiTheme="majorHAnsi" w:cstheme="majorHAnsi"/>
        </w:rPr>
        <w:t xml:space="preserve">Un </w:t>
      </w:r>
      <w:r w:rsidR="003564BC" w:rsidRPr="00126F22">
        <w:rPr>
          <w:rFonts w:asciiTheme="majorHAnsi" w:hAnsiTheme="majorHAnsi" w:cstheme="majorHAnsi"/>
        </w:rPr>
        <w:t>lien hypertexte</w:t>
      </w:r>
      <w:r w:rsidRPr="00126F22">
        <w:rPr>
          <w:rFonts w:asciiTheme="majorHAnsi" w:hAnsiTheme="majorHAnsi" w:cstheme="majorHAnsi"/>
        </w:rPr>
        <w:t xml:space="preserve"> est créé vers la </w:t>
      </w:r>
      <w:r w:rsidR="00965406" w:rsidRPr="00126F22">
        <w:rPr>
          <w:rFonts w:asciiTheme="majorHAnsi" w:hAnsiTheme="majorHAnsi" w:cstheme="majorHAnsi"/>
        </w:rPr>
        <w:t>base de données</w:t>
      </w:r>
      <w:ins w:id="619" w:author="Nicol, Fabrice" w:date="2017-09-19T19:47:00Z">
        <w:r w:rsidR="00950E60">
          <w:rPr>
            <w:rFonts w:asciiTheme="majorHAnsi" w:hAnsiTheme="majorHAnsi" w:cstheme="majorHAnsi"/>
          </w:rPr>
          <w:t xml:space="preserve"> au format</w:t>
        </w:r>
      </w:ins>
      <w:r w:rsidR="00965406" w:rsidRPr="00126F22">
        <w:rPr>
          <w:rFonts w:asciiTheme="majorHAnsi" w:hAnsiTheme="majorHAnsi" w:cstheme="majorHAnsi"/>
        </w:rPr>
        <w:t xml:space="preserve"> CSV</w:t>
      </w:r>
      <w:r w:rsidRPr="00126F22">
        <w:rPr>
          <w:rFonts w:asciiTheme="majorHAnsi" w:hAnsiTheme="majorHAnsi" w:cstheme="majorHAnsi"/>
        </w:rPr>
        <w:t xml:space="preserve"> </w:t>
      </w:r>
      <w:r w:rsidR="00FC4A7B">
        <w:rPr>
          <w:rFonts w:asciiTheme="majorHAnsi" w:hAnsiTheme="majorHAnsi" w:cstheme="majorHAnsi"/>
        </w:rPr>
        <w:t>« </w:t>
      </w:r>
      <w:r w:rsidRPr="00126F22">
        <w:rPr>
          <w:rFonts w:asciiTheme="majorHAnsi" w:hAnsiTheme="majorHAnsi" w:cstheme="majorHAnsi"/>
        </w:rPr>
        <w:t>IHTS supérieures à 25 IHTS/mois</w:t>
      </w:r>
      <w:r w:rsidR="00133DBA">
        <w:rPr>
          <w:rFonts w:asciiTheme="majorHAnsi" w:hAnsiTheme="majorHAnsi" w:cstheme="majorHAnsi"/>
        </w:rPr>
        <w:t xml:space="preserve"> </w:t>
      </w:r>
      <w:r w:rsidR="00460EB0">
        <w:rPr>
          <w:rFonts w:asciiTheme="majorHAnsi" w:hAnsiTheme="majorHAnsi" w:cstheme="majorHAnsi"/>
        </w:rPr>
        <w:t>pour la FPT</w:t>
      </w:r>
      <w:r w:rsidR="00FC4A7B">
        <w:rPr>
          <w:rFonts w:asciiTheme="majorHAnsi" w:hAnsiTheme="majorHAnsi" w:cstheme="majorHAnsi"/>
        </w:rPr>
        <w:t> »</w:t>
      </w:r>
      <w:r w:rsidRPr="00126F22">
        <w:rPr>
          <w:rFonts w:asciiTheme="majorHAnsi" w:hAnsiTheme="majorHAnsi" w:cstheme="majorHAnsi"/>
        </w:rPr>
        <w:t>, et un autre pour le seuil de 15</w:t>
      </w:r>
      <w:r w:rsidR="00FC4A7B">
        <w:rPr>
          <w:rFonts w:asciiTheme="majorHAnsi" w:hAnsiTheme="majorHAnsi" w:cstheme="majorHAnsi"/>
        </w:rPr>
        <w:t xml:space="preserve"> </w:t>
      </w:r>
      <w:r w:rsidRPr="00126F22">
        <w:rPr>
          <w:rFonts w:asciiTheme="majorHAnsi" w:hAnsiTheme="majorHAnsi" w:cstheme="majorHAnsi"/>
        </w:rPr>
        <w:t>h/mois</w:t>
      </w:r>
      <w:r w:rsidR="00460EB0">
        <w:rPr>
          <w:rFonts w:asciiTheme="majorHAnsi" w:hAnsiTheme="majorHAnsi" w:cstheme="majorHAnsi"/>
        </w:rPr>
        <w:t xml:space="preserve"> pour la FPH</w:t>
      </w:r>
      <w:r w:rsidRPr="00126F22">
        <w:rPr>
          <w:rFonts w:asciiTheme="majorHAnsi" w:hAnsiTheme="majorHAnsi" w:cstheme="majorHAnsi"/>
        </w:rPr>
        <w:t>.</w:t>
      </w:r>
    </w:p>
    <w:p w14:paraId="0C7BD0E0" w14:textId="3532DD7F" w:rsidR="00A11088" w:rsidRDefault="00A11088" w:rsidP="00A11088">
      <w:pPr>
        <w:pStyle w:val="Titretableau"/>
      </w:pPr>
      <w:r>
        <w:t>  Heures supplémentaires en excès du seuil de 25h/mois</w:t>
      </w:r>
    </w:p>
    <w:p w14:paraId="7B680F79" w14:textId="2E0AFD2C" w:rsidR="00703AAA" w:rsidRPr="00703AAA" w:rsidRDefault="00950E60" w:rsidP="00703AAA">
      <w:pPr>
        <w:rPr>
          <w:lang w:eastAsia="en-US"/>
        </w:rPr>
      </w:pPr>
      <w:r w:rsidRPr="00703AAA">
        <w:rPr>
          <w:rFonts w:asciiTheme="majorHAnsi" w:hAnsiTheme="majorHAnsi" w:cstheme="majorHAnsi"/>
          <w:b/>
          <w:noProof/>
        </w:rPr>
        <w:drawing>
          <wp:anchor distT="0" distB="0" distL="114300" distR="114300" simplePos="0" relativeHeight="251945984" behindDoc="0" locked="0" layoutInCell="1" allowOverlap="1" wp14:anchorId="6291FF22" wp14:editId="12980868">
            <wp:simplePos x="0" y="0"/>
            <wp:positionH relativeFrom="margin">
              <wp:posOffset>-323215</wp:posOffset>
            </wp:positionH>
            <wp:positionV relativeFrom="page">
              <wp:posOffset>7830820</wp:posOffset>
            </wp:positionV>
            <wp:extent cx="600710" cy="546735"/>
            <wp:effectExtent l="0" t="0" r="0" b="5715"/>
            <wp:wrapThrough wrapText="bothSides">
              <wp:wrapPolygon edited="0">
                <wp:start x="8905" y="0"/>
                <wp:lineTo x="5480" y="1505"/>
                <wp:lineTo x="2055" y="6774"/>
                <wp:lineTo x="2740" y="12794"/>
                <wp:lineTo x="7535" y="19568"/>
                <wp:lineTo x="8220" y="21073"/>
                <wp:lineTo x="13015" y="21073"/>
                <wp:lineTo x="13700" y="19568"/>
                <wp:lineTo x="18495" y="12794"/>
                <wp:lineTo x="19865" y="8279"/>
                <wp:lineTo x="15755" y="753"/>
                <wp:lineTo x="12330" y="0"/>
                <wp:lineTo x="8905" y="0"/>
              </wp:wrapPolygon>
            </wp:wrapThrough>
            <wp:docPr id="73750" name="Image 73750" descr="D:\OUTILS\AmpouleJau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UTILS\AmpouleJaune.png"/>
                    <pic:cNvPicPr>
                      <a:picLocks noChangeAspect="1" noChangeArrowheads="1"/>
                    </pic:cNvPicPr>
                  </pic:nvPicPr>
                  <pic:blipFill>
                    <a:blip r:embed="rId27" cstate="print">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600710" cy="546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746A" w:rsidRPr="00126F22">
        <w:rPr>
          <w:rFonts w:asciiTheme="majorHAnsi" w:hAnsiTheme="majorHAnsi" w:cstheme="majorHAnsi"/>
          <w:noProof/>
        </w:rPr>
        <w:drawing>
          <wp:inline distT="0" distB="0" distL="0" distR="0" wp14:anchorId="41533B77" wp14:editId="7828FA10">
            <wp:extent cx="5759450" cy="2007235"/>
            <wp:effectExtent l="19050" t="19050" r="12700" b="12065"/>
            <wp:docPr id="227"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 228"/>
                    <pic:cNvPicPr>
                      <a:picLocks noChangeAspect="1" noChangeArrowheads="1"/>
                    </pic:cNvPicPr>
                  </pic:nvPicPr>
                  <pic:blipFill>
                    <a:blip r:embed="rId54"/>
                    <a:stretch>
                      <a:fillRect/>
                    </a:stretch>
                  </pic:blipFill>
                  <pic:spPr bwMode="auto">
                    <a:xfrm>
                      <a:off x="0" y="0"/>
                      <a:ext cx="5759450" cy="2007235"/>
                    </a:xfrm>
                    <a:prstGeom prst="rect">
                      <a:avLst/>
                    </a:prstGeom>
                    <a:ln w="6350">
                      <a:solidFill>
                        <a:schemeClr val="tx1"/>
                      </a:solidFill>
                    </a:ln>
                  </pic:spPr>
                </pic:pic>
              </a:graphicData>
            </a:graphic>
          </wp:inline>
        </w:drawing>
      </w:r>
    </w:p>
    <w:p w14:paraId="0EF56400" w14:textId="77777777" w:rsidR="00950E60" w:rsidRDefault="00950E60" w:rsidP="00126F22">
      <w:pPr>
        <w:spacing w:after="200"/>
        <w:jc w:val="left"/>
        <w:rPr>
          <w:ins w:id="620" w:author="Nicol, Fabrice" w:date="2017-09-19T19:48:00Z"/>
          <w:rFonts w:asciiTheme="majorHAnsi" w:hAnsiTheme="majorHAnsi" w:cstheme="majorHAnsi"/>
          <w:b/>
          <w:u w:val="single"/>
        </w:rPr>
      </w:pPr>
    </w:p>
    <w:p w14:paraId="3C4B3EDB" w14:textId="3904F9F1" w:rsidR="00234B73" w:rsidRDefault="00A11088" w:rsidP="00126F22">
      <w:pPr>
        <w:spacing w:after="200"/>
        <w:jc w:val="left"/>
        <w:rPr>
          <w:rFonts w:asciiTheme="majorHAnsi" w:hAnsiTheme="majorHAnsi" w:cstheme="majorHAnsi"/>
        </w:rPr>
      </w:pPr>
      <w:r w:rsidRPr="009F47F6">
        <w:rPr>
          <w:rFonts w:asciiTheme="majorHAnsi" w:hAnsiTheme="majorHAnsi" w:cstheme="majorHAnsi"/>
          <w:b/>
          <w:u w:val="single"/>
        </w:rPr>
        <w:t>Interprétation</w:t>
      </w:r>
      <w:r w:rsidR="00234B73">
        <w:rPr>
          <w:rFonts w:asciiTheme="majorHAnsi" w:hAnsiTheme="majorHAnsi" w:cstheme="majorHAnsi"/>
        </w:rPr>
        <w:t> :</w:t>
      </w:r>
      <w:r>
        <w:rPr>
          <w:rFonts w:asciiTheme="majorHAnsi" w:hAnsiTheme="majorHAnsi" w:cstheme="majorHAnsi"/>
        </w:rPr>
        <w:t xml:space="preserve"> </w:t>
      </w:r>
    </w:p>
    <w:p w14:paraId="7E1B54C5" w14:textId="37612B08" w:rsidR="00C7539E" w:rsidRDefault="007F32A2" w:rsidP="00126F22">
      <w:pPr>
        <w:spacing w:after="200"/>
        <w:jc w:val="left"/>
        <w:rPr>
          <w:rFonts w:asciiTheme="majorHAnsi" w:hAnsiTheme="majorHAnsi" w:cstheme="majorHAnsi"/>
        </w:rPr>
      </w:pPr>
      <w:r>
        <w:rPr>
          <w:rFonts w:asciiTheme="majorHAnsi" w:hAnsiTheme="majorHAnsi" w:cstheme="majorHAnsi"/>
        </w:rPr>
        <w:t>C</w:t>
      </w:r>
      <w:r w:rsidR="00677C99">
        <w:rPr>
          <w:rFonts w:asciiTheme="majorHAnsi" w:hAnsiTheme="majorHAnsi" w:cstheme="majorHAnsi"/>
        </w:rPr>
        <w:t>e tableau permet de d</w:t>
      </w:r>
      <w:r w:rsidR="00677C99" w:rsidRPr="00A1578A">
        <w:rPr>
          <w:rFonts w:asciiTheme="majorHAnsi" w:hAnsiTheme="majorHAnsi" w:cstheme="majorHAnsi"/>
        </w:rPr>
        <w:t xml:space="preserve">étecter les agents bénéficiaires </w:t>
      </w:r>
      <w:r w:rsidR="00677C99">
        <w:rPr>
          <w:rFonts w:asciiTheme="majorHAnsi" w:hAnsiTheme="majorHAnsi" w:cstheme="majorHAnsi"/>
        </w:rPr>
        <w:t xml:space="preserve">de plus de 25 </w:t>
      </w:r>
      <w:r w:rsidR="00677C99" w:rsidRPr="00A1578A">
        <w:rPr>
          <w:rFonts w:asciiTheme="majorHAnsi" w:hAnsiTheme="majorHAnsi" w:cstheme="majorHAnsi"/>
        </w:rPr>
        <w:t>IHTS</w:t>
      </w:r>
      <w:r w:rsidR="00677C99">
        <w:rPr>
          <w:rFonts w:asciiTheme="majorHAnsi" w:hAnsiTheme="majorHAnsi" w:cstheme="majorHAnsi"/>
        </w:rPr>
        <w:t xml:space="preserve"> par mois dans la FPT.</w:t>
      </w:r>
    </w:p>
    <w:p w14:paraId="2C6F1FE0" w14:textId="59FB7A21" w:rsidR="00234B73" w:rsidRPr="00126F22" w:rsidRDefault="00234B73" w:rsidP="00126F22">
      <w:pPr>
        <w:spacing w:after="200"/>
        <w:jc w:val="left"/>
        <w:rPr>
          <w:rFonts w:asciiTheme="majorHAnsi" w:hAnsiTheme="majorHAnsi" w:cstheme="majorHAnsi"/>
        </w:rPr>
      </w:pPr>
    </w:p>
    <w:p w14:paraId="72C38256" w14:textId="0177690E" w:rsidR="00FF7C44" w:rsidRPr="005C656A" w:rsidRDefault="00FF7C44">
      <w:pPr>
        <w:pStyle w:val="NormalWeb"/>
        <w:numPr>
          <w:ilvl w:val="0"/>
          <w:numId w:val="87"/>
        </w:numPr>
        <w:pPrChange w:id="621" w:author="Le Boudec  Vitalia" w:date="2017-09-16T17:47:00Z">
          <w:pPr>
            <w:pStyle w:val="Paragraphedeliste"/>
            <w:suppressAutoHyphens/>
            <w:ind w:left="1080"/>
          </w:pPr>
        </w:pPrChange>
      </w:pPr>
      <w:commentRangeStart w:id="622"/>
      <w:commentRangeStart w:id="623"/>
      <w:r w:rsidRPr="00001484">
        <w:rPr>
          <w:rFonts w:asciiTheme="majorHAnsi" w:hAnsiTheme="majorHAnsi" w:cstheme="majorHAnsi"/>
        </w:rPr>
        <w:t>Contrôler si la colle</w:t>
      </w:r>
      <w:r w:rsidR="00EC76DD">
        <w:rPr>
          <w:rFonts w:asciiTheme="majorHAnsi" w:hAnsiTheme="majorHAnsi" w:cstheme="majorHAnsi"/>
        </w:rPr>
        <w:t>ctivité a pris une délibération</w:t>
      </w:r>
      <w:ins w:id="624" w:author="Le Boudec  Vitalia" w:date="2017-09-16T17:46:00Z">
        <w:r w:rsidR="005C656A" w:rsidRPr="005C656A">
          <w:t xml:space="preserve"> </w:t>
        </w:r>
        <w:r w:rsidR="005C656A">
          <w:t>fixant la liste des emplois dont les missions impliquent la réalisation effective d'heures supplémentaires</w:t>
        </w:r>
        <w:r w:rsidR="005C656A">
          <w:rPr>
            <w:rFonts w:asciiTheme="majorHAnsi" w:hAnsiTheme="majorHAnsi" w:cstheme="majorHAnsi"/>
          </w:rPr>
          <w:t>,</w:t>
        </w:r>
      </w:ins>
      <w:ins w:id="625" w:author="Le Boudec  Vitalia" w:date="2017-09-16T17:42:00Z">
        <w:r w:rsidR="005C656A">
          <w:rPr>
            <w:rFonts w:asciiTheme="majorHAnsi" w:hAnsiTheme="majorHAnsi" w:cstheme="majorHAnsi"/>
          </w:rPr>
          <w:t xml:space="preserve"> conformément à </w:t>
        </w:r>
        <w:r w:rsidR="005C656A">
          <w:rPr>
            <w:rFonts w:asciiTheme="majorHAnsi" w:hAnsiTheme="majorHAnsi" w:cstheme="majorHAnsi"/>
          </w:rPr>
          <w:lastRenderedPageBreak/>
          <w:t xml:space="preserve">l’annexe </w:t>
        </w:r>
      </w:ins>
      <w:del w:id="626" w:author="Le Boudec  Vitalia" w:date="2017-09-16T17:45:00Z">
        <w:r w:rsidR="00703AAA" w:rsidDel="005C656A">
          <w:rPr>
            <w:rFonts w:asciiTheme="majorHAnsi" w:hAnsiTheme="majorHAnsi" w:cstheme="majorHAnsi"/>
          </w:rPr>
          <w:delText>.</w:delText>
        </w:r>
        <w:commentRangeEnd w:id="622"/>
        <w:r w:rsidR="007F32A2" w:rsidDel="005C656A">
          <w:rPr>
            <w:rStyle w:val="Marquedecommentaire"/>
          </w:rPr>
          <w:commentReference w:id="622"/>
        </w:r>
      </w:del>
      <w:commentRangeEnd w:id="623"/>
      <w:r w:rsidR="005C656A">
        <w:rPr>
          <w:rStyle w:val="Marquedecommentaire"/>
          <w:rFonts w:asciiTheme="minorHAnsi" w:hAnsiTheme="minorHAnsi"/>
        </w:rPr>
        <w:commentReference w:id="623"/>
      </w:r>
      <w:ins w:id="627" w:author="Le Boudec  Vitalia" w:date="2017-09-16T17:45:00Z">
        <w:r w:rsidR="005C656A">
          <w:rPr>
            <w:rFonts w:asciiTheme="majorHAnsi" w:hAnsiTheme="majorHAnsi" w:cstheme="majorHAnsi"/>
          </w:rPr>
          <w:t xml:space="preserve">du </w:t>
        </w:r>
        <w:r w:rsidR="005C656A" w:rsidRPr="008457D0">
          <w:rPr>
            <w:rFonts w:asciiTheme="majorHAnsi" w:hAnsiTheme="majorHAnsi" w:cstheme="majorHAnsi"/>
          </w:rPr>
          <w:t>dé</w:t>
        </w:r>
      </w:ins>
      <w:ins w:id="628" w:author="Le Boudec  Vitalia" w:date="2017-09-16T17:43:00Z">
        <w:r w:rsidR="005C656A" w:rsidRPr="008457D0">
          <w:rPr>
            <w:rStyle w:val="lev"/>
            <w:b w:val="0"/>
          </w:rPr>
          <w:t>cret n° 2016-33 du 20 janvier 2016 fixant la liste des pièces justificatives des dépenses des collectivités territoriales, des établissements publics locaux et des établissements publics de santé</w:t>
        </w:r>
      </w:ins>
      <w:ins w:id="629" w:author="Le Boudec  Vitalia" w:date="2017-09-16T17:45:00Z">
        <w:r w:rsidR="005C656A" w:rsidRPr="005C656A">
          <w:t xml:space="preserve"> </w:t>
        </w:r>
        <w:r w:rsidR="005C656A">
          <w:t>« 210224.Indemnités horaires pour travaux supplémentaires »</w:t>
        </w:r>
      </w:ins>
      <w:ins w:id="630" w:author="Le Boudec  Vitalia" w:date="2017-09-16T17:46:00Z">
        <w:r w:rsidR="005C656A">
          <w:t xml:space="preserve">, </w:t>
        </w:r>
      </w:ins>
      <w:ins w:id="631" w:author="Le Boudec  Vitalia" w:date="2017-09-16T17:47:00Z">
        <w:r w:rsidR="005C656A">
          <w:t>ainsi que la</w:t>
        </w:r>
      </w:ins>
      <w:ins w:id="632" w:author="Le Boudec  Vitalia" w:date="2017-09-16T17:46:00Z">
        <w:r w:rsidR="005C656A">
          <w:t xml:space="preserve"> décision justifiant le dépassement du contingent mensuel autorisé</w:t>
        </w:r>
      </w:ins>
      <w:ins w:id="633" w:author="Le Boudec  Vitalia" w:date="2017-09-16T17:47:00Z">
        <w:r w:rsidR="005C656A">
          <w:t>.</w:t>
        </w:r>
      </w:ins>
    </w:p>
    <w:p w14:paraId="3E28B6F8" w14:textId="6C2A32FC" w:rsidR="00723DE0" w:rsidRDefault="00723DE0" w:rsidP="00723DE0">
      <w:pPr>
        <w:spacing w:before="120"/>
        <w:jc w:val="left"/>
        <w:rPr>
          <w:rFonts w:asciiTheme="majorHAnsi" w:hAnsiTheme="majorHAnsi" w:cstheme="majorHAnsi"/>
        </w:rPr>
      </w:pPr>
    </w:p>
    <w:p w14:paraId="6FD26FD9" w14:textId="3B3FF290" w:rsidR="00723DE0" w:rsidRDefault="00723DE0" w:rsidP="00723DE0">
      <w:pPr>
        <w:spacing w:before="120"/>
        <w:jc w:val="left"/>
        <w:rPr>
          <w:rFonts w:asciiTheme="majorHAnsi" w:hAnsiTheme="majorHAnsi" w:cstheme="majorHAnsi"/>
        </w:rPr>
      </w:pPr>
      <w:r w:rsidRPr="00126F22">
        <w:rPr>
          <w:rFonts w:asciiTheme="majorHAnsi" w:hAnsiTheme="majorHAnsi" w:cstheme="majorHAnsi"/>
        </w:rPr>
        <w:t xml:space="preserve">Le tableau suivant, selon les données extraites, peut servir </w:t>
      </w:r>
      <w:r w:rsidR="007F32A2">
        <w:rPr>
          <w:rFonts w:asciiTheme="majorHAnsi" w:hAnsiTheme="majorHAnsi" w:cstheme="majorHAnsi"/>
        </w:rPr>
        <w:t>au</w:t>
      </w:r>
      <w:r w:rsidRPr="00126F22">
        <w:rPr>
          <w:rFonts w:asciiTheme="majorHAnsi" w:hAnsiTheme="majorHAnsi" w:cstheme="majorHAnsi"/>
        </w:rPr>
        <w:t xml:space="preserve"> dialogue avec le service gestionnaire.</w:t>
      </w:r>
    </w:p>
    <w:p w14:paraId="6EA9F9F0" w14:textId="1B29C896" w:rsidR="00723DE0" w:rsidRPr="00C8711A" w:rsidRDefault="00950E60" w:rsidP="00723DE0">
      <w:pPr>
        <w:pStyle w:val="Titretableau"/>
      </w:pPr>
      <w:r w:rsidRPr="009F47F6">
        <w:rPr>
          <w:rFonts w:asciiTheme="majorHAnsi" w:hAnsiTheme="majorHAnsi" w:cstheme="majorHAnsi"/>
          <w:b w:val="0"/>
          <w:noProof/>
          <w:u w:val="single"/>
          <w:lang w:eastAsia="fr-FR"/>
        </w:rPr>
        <w:drawing>
          <wp:anchor distT="0" distB="0" distL="114300" distR="114300" simplePos="0" relativeHeight="251949056" behindDoc="0" locked="0" layoutInCell="1" allowOverlap="1" wp14:anchorId="743DF429" wp14:editId="0BD15C63">
            <wp:simplePos x="0" y="0"/>
            <wp:positionH relativeFrom="margin">
              <wp:posOffset>-156210</wp:posOffset>
            </wp:positionH>
            <wp:positionV relativeFrom="page">
              <wp:posOffset>2867025</wp:posOffset>
            </wp:positionV>
            <wp:extent cx="600710" cy="546735"/>
            <wp:effectExtent l="0" t="0" r="0" b="5715"/>
            <wp:wrapThrough wrapText="bothSides">
              <wp:wrapPolygon edited="0">
                <wp:start x="8905" y="0"/>
                <wp:lineTo x="5480" y="1505"/>
                <wp:lineTo x="2055" y="6774"/>
                <wp:lineTo x="2740" y="12794"/>
                <wp:lineTo x="7535" y="19568"/>
                <wp:lineTo x="8220" y="21073"/>
                <wp:lineTo x="13015" y="21073"/>
                <wp:lineTo x="13700" y="19568"/>
                <wp:lineTo x="18495" y="12794"/>
                <wp:lineTo x="19865" y="8279"/>
                <wp:lineTo x="15755" y="753"/>
                <wp:lineTo x="12330" y="0"/>
                <wp:lineTo x="8905" y="0"/>
              </wp:wrapPolygon>
            </wp:wrapThrough>
            <wp:docPr id="25" name="Image 25" descr="D:\OUTILS\AmpouleJau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UTILS\AmpouleJaune.png"/>
                    <pic:cNvPicPr>
                      <a:picLocks noChangeAspect="1" noChangeArrowheads="1"/>
                    </pic:cNvPicPr>
                  </pic:nvPicPr>
                  <pic:blipFill>
                    <a:blip r:embed="rId27" cstate="print">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600710" cy="546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3DE0">
        <w:t>  Heures supplémentaires en excès du seuil de 25h/mois</w:t>
      </w:r>
    </w:p>
    <w:p w14:paraId="019818CB" w14:textId="23F626EE" w:rsidR="00234B73" w:rsidRDefault="00723DE0" w:rsidP="00723DE0">
      <w:pPr>
        <w:spacing w:after="200"/>
        <w:jc w:val="left"/>
        <w:rPr>
          <w:rFonts w:asciiTheme="majorHAnsi" w:hAnsiTheme="majorHAnsi" w:cstheme="majorHAnsi"/>
        </w:rPr>
      </w:pPr>
      <w:r w:rsidRPr="009F47F6">
        <w:rPr>
          <w:rFonts w:asciiTheme="majorHAnsi" w:hAnsiTheme="majorHAnsi" w:cstheme="majorHAnsi"/>
          <w:b/>
          <w:u w:val="single"/>
        </w:rPr>
        <w:t>Interprétation</w:t>
      </w:r>
      <w:r w:rsidR="00234B73">
        <w:rPr>
          <w:rFonts w:asciiTheme="majorHAnsi" w:hAnsiTheme="majorHAnsi" w:cstheme="majorHAnsi"/>
        </w:rPr>
        <w:t> :</w:t>
      </w:r>
      <w:r>
        <w:rPr>
          <w:rFonts w:asciiTheme="majorHAnsi" w:hAnsiTheme="majorHAnsi" w:cstheme="majorHAnsi"/>
        </w:rPr>
        <w:t xml:space="preserve"> </w:t>
      </w:r>
    </w:p>
    <w:p w14:paraId="6AF44BF1" w14:textId="2D00EC13" w:rsidR="00723DE0" w:rsidRDefault="00950E60" w:rsidP="00723DE0">
      <w:pPr>
        <w:spacing w:after="200"/>
        <w:jc w:val="left"/>
        <w:rPr>
          <w:rFonts w:asciiTheme="majorHAnsi" w:hAnsiTheme="majorHAnsi" w:cstheme="majorHAnsi"/>
        </w:rPr>
      </w:pPr>
      <w:r w:rsidRPr="00126F22">
        <w:rPr>
          <w:rFonts w:asciiTheme="majorHAnsi" w:hAnsiTheme="majorHAnsi" w:cstheme="majorHAnsi"/>
          <w:noProof/>
        </w:rPr>
        <w:drawing>
          <wp:anchor distT="0" distB="0" distL="114300" distR="114300" simplePos="0" relativeHeight="251953152" behindDoc="0" locked="0" layoutInCell="1" allowOverlap="1" wp14:anchorId="341A5342" wp14:editId="6B8D8B47">
            <wp:simplePos x="0" y="0"/>
            <wp:positionH relativeFrom="column">
              <wp:posOffset>118745</wp:posOffset>
            </wp:positionH>
            <wp:positionV relativeFrom="margin">
              <wp:align>center</wp:align>
            </wp:positionV>
            <wp:extent cx="5651500" cy="2474595"/>
            <wp:effectExtent l="19050" t="19050" r="25400" b="20955"/>
            <wp:wrapThrough wrapText="bothSides">
              <wp:wrapPolygon edited="0">
                <wp:start x="-73" y="-166"/>
                <wp:lineTo x="-73" y="21617"/>
                <wp:lineTo x="21624" y="21617"/>
                <wp:lineTo x="21624" y="-166"/>
                <wp:lineTo x="-73" y="-166"/>
              </wp:wrapPolygon>
            </wp:wrapThrough>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651500" cy="2474595"/>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234B73">
        <w:rPr>
          <w:rFonts w:asciiTheme="majorHAnsi" w:hAnsiTheme="majorHAnsi" w:cstheme="majorHAnsi"/>
        </w:rPr>
        <w:t>L</w:t>
      </w:r>
      <w:r w:rsidR="00723DE0">
        <w:rPr>
          <w:rFonts w:asciiTheme="majorHAnsi" w:hAnsiTheme="majorHAnsi" w:cstheme="majorHAnsi"/>
        </w:rPr>
        <w:t xml:space="preserve">e tableau individualise le nombre d’heures supérieur à 25 heures et permet à la collectivité de valider l’information s’il s’agit d’un rappel de mois précédents ou </w:t>
      </w:r>
      <w:r w:rsidR="00B772BC">
        <w:rPr>
          <w:rFonts w:asciiTheme="majorHAnsi" w:hAnsiTheme="majorHAnsi" w:cstheme="majorHAnsi"/>
        </w:rPr>
        <w:t>d’</w:t>
      </w:r>
      <w:r w:rsidR="00723DE0">
        <w:rPr>
          <w:rFonts w:asciiTheme="majorHAnsi" w:hAnsiTheme="majorHAnsi" w:cstheme="majorHAnsi"/>
        </w:rPr>
        <w:t>un total d’heures supplémentaires versé pour le mois correspondant.</w:t>
      </w:r>
    </w:p>
    <w:p w14:paraId="391245E7" w14:textId="795056A3" w:rsidR="00723DE0" w:rsidRDefault="00723DE0" w:rsidP="00723DE0">
      <w:pPr>
        <w:spacing w:after="200"/>
        <w:jc w:val="left"/>
        <w:rPr>
          <w:rFonts w:asciiTheme="majorHAnsi" w:hAnsiTheme="majorHAnsi" w:cstheme="majorHAnsi"/>
        </w:rPr>
      </w:pPr>
    </w:p>
    <w:p w14:paraId="5C45664A" w14:textId="2A0E390D" w:rsidR="00436770" w:rsidRPr="00001484" w:rsidRDefault="00436770" w:rsidP="00723DE0">
      <w:pPr>
        <w:spacing w:after="200"/>
        <w:jc w:val="left"/>
      </w:pPr>
      <w:r w:rsidRPr="00392DAA">
        <w:rPr>
          <w:b/>
          <w:color w:val="D14A95" w:themeColor="accent1"/>
        </w:rPr>
        <w:t>Points d’attention</w:t>
      </w:r>
      <w:r w:rsidRPr="00392DAA">
        <w:rPr>
          <w:color w:val="D14A95" w:themeColor="accent1"/>
        </w:rPr>
        <w:t> </w:t>
      </w:r>
      <w:r>
        <w:t>:</w:t>
      </w:r>
    </w:p>
    <w:p w14:paraId="6D7200F8" w14:textId="01D515A0" w:rsidR="00436770" w:rsidRDefault="00436770" w:rsidP="00436770">
      <w:pPr>
        <w:spacing w:after="200"/>
        <w:jc w:val="left"/>
        <w:rPr>
          <w:rFonts w:asciiTheme="majorHAnsi" w:hAnsiTheme="majorHAnsi" w:cstheme="majorHAnsi"/>
        </w:rPr>
      </w:pPr>
    </w:p>
    <w:p w14:paraId="499C0D00" w14:textId="7D2C91D4" w:rsidR="00436770" w:rsidRDefault="00A67C7C" w:rsidP="004A2802">
      <w:pPr>
        <w:pStyle w:val="Paragraphedeliste"/>
        <w:numPr>
          <w:ilvl w:val="0"/>
          <w:numId w:val="50"/>
        </w:numPr>
        <w:spacing w:after="0"/>
        <w:rPr>
          <w:rFonts w:asciiTheme="majorHAnsi" w:hAnsiTheme="majorHAnsi" w:cstheme="majorHAnsi"/>
        </w:rPr>
      </w:pPr>
      <w:r>
        <w:rPr>
          <w:rFonts w:asciiTheme="majorHAnsi" w:hAnsiTheme="majorHAnsi" w:cstheme="majorHAnsi"/>
        </w:rPr>
        <w:t>C</w:t>
      </w:r>
      <w:r w:rsidR="00436770" w:rsidRPr="00126F22">
        <w:rPr>
          <w:rFonts w:asciiTheme="majorHAnsi" w:hAnsiTheme="majorHAnsi" w:cstheme="majorHAnsi"/>
        </w:rPr>
        <w:t xml:space="preserve">es agrégats apparemment contraires à la réglementation </w:t>
      </w:r>
      <w:r w:rsidR="00715FC6">
        <w:rPr>
          <w:rFonts w:asciiTheme="majorHAnsi" w:hAnsiTheme="majorHAnsi" w:cstheme="majorHAnsi"/>
        </w:rPr>
        <w:t>peuvent n’être</w:t>
      </w:r>
      <w:r w:rsidR="00436770" w:rsidRPr="00126F22">
        <w:rPr>
          <w:rFonts w:asciiTheme="majorHAnsi" w:hAnsiTheme="majorHAnsi" w:cstheme="majorHAnsi"/>
        </w:rPr>
        <w:t xml:space="preserve"> que des régularisations d’heures supplémentaires dues antérieurement et dont le paiement a été différé, puis cumulé à celui de la période en cours. </w:t>
      </w:r>
    </w:p>
    <w:p w14:paraId="1D54A371" w14:textId="671E6C06" w:rsidR="00436770" w:rsidRPr="00715FC6" w:rsidRDefault="00A67C7C" w:rsidP="004A2802">
      <w:pPr>
        <w:pStyle w:val="Paragraphedeliste"/>
        <w:numPr>
          <w:ilvl w:val="0"/>
          <w:numId w:val="50"/>
        </w:numPr>
        <w:suppressAutoHyphens/>
        <w:spacing w:before="120"/>
        <w:contextualSpacing w:val="0"/>
        <w:rPr>
          <w:rFonts w:asciiTheme="majorHAnsi" w:hAnsiTheme="majorHAnsi" w:cstheme="majorHAnsi"/>
        </w:rPr>
      </w:pPr>
      <w:r w:rsidRPr="00715FC6">
        <w:rPr>
          <w:rFonts w:asciiTheme="majorHAnsi" w:hAnsiTheme="majorHAnsi" w:cstheme="majorHAnsi"/>
        </w:rPr>
        <w:t>C</w:t>
      </w:r>
      <w:r w:rsidR="00436770" w:rsidRPr="00715FC6">
        <w:rPr>
          <w:rFonts w:asciiTheme="majorHAnsi" w:hAnsiTheme="majorHAnsi" w:cstheme="majorHAnsi"/>
        </w:rPr>
        <w:t>ertains organismes renseignent</w:t>
      </w:r>
      <w:r w:rsidR="00715FC6">
        <w:rPr>
          <w:rFonts w:asciiTheme="majorHAnsi" w:hAnsiTheme="majorHAnsi" w:cstheme="majorHAnsi"/>
        </w:rPr>
        <w:t>,</w:t>
      </w:r>
      <w:r w:rsidR="00436770" w:rsidRPr="00715FC6">
        <w:rPr>
          <w:rFonts w:asciiTheme="majorHAnsi" w:hAnsiTheme="majorHAnsi" w:cstheme="majorHAnsi"/>
        </w:rPr>
        <w:t xml:space="preserve"> dans la colonne « Heures Sup » des bases de paye</w:t>
      </w:r>
      <w:r w:rsidR="00715FC6">
        <w:rPr>
          <w:rFonts w:asciiTheme="majorHAnsi" w:hAnsiTheme="majorHAnsi" w:cstheme="majorHAnsi"/>
        </w:rPr>
        <w:t>,</w:t>
      </w:r>
      <w:r w:rsidR="00436770" w:rsidRPr="00715FC6">
        <w:rPr>
          <w:rFonts w:asciiTheme="majorHAnsi" w:hAnsiTheme="majorHAnsi" w:cstheme="majorHAnsi"/>
        </w:rPr>
        <w:t xml:space="preserve"> la somme des heures supplémentaires du mois payées dans le mois et des rappels de paiements d’heures supplémentaires effectuées les mois précédents. D’autres organismes n’intègrent pas les rappels à ces cumuls.</w:t>
      </w:r>
      <w:r w:rsidR="00715FC6" w:rsidRPr="00715FC6">
        <w:rPr>
          <w:rFonts w:asciiTheme="majorHAnsi" w:hAnsiTheme="majorHAnsi" w:cstheme="majorHAnsi"/>
        </w:rPr>
        <w:t xml:space="preserve"> </w:t>
      </w:r>
      <w:r w:rsidR="00436770" w:rsidRPr="00715FC6">
        <w:rPr>
          <w:rFonts w:asciiTheme="majorHAnsi" w:hAnsiTheme="majorHAnsi" w:cstheme="majorHAnsi"/>
        </w:rPr>
        <w:t xml:space="preserve">Lorsque les rappels sont intégrés dans cette colonne, </w:t>
      </w:r>
      <w:r w:rsidR="00B772BC" w:rsidRPr="00715FC6">
        <w:rPr>
          <w:rFonts w:asciiTheme="majorHAnsi" w:hAnsiTheme="majorHAnsi" w:cstheme="majorHAnsi"/>
        </w:rPr>
        <w:t>le volume payé d’heures supplém</w:t>
      </w:r>
      <w:r w:rsidR="00436770" w:rsidRPr="00715FC6">
        <w:rPr>
          <w:rFonts w:asciiTheme="majorHAnsi" w:hAnsiTheme="majorHAnsi" w:cstheme="majorHAnsi"/>
        </w:rPr>
        <w:t xml:space="preserve">entaires </w:t>
      </w:r>
      <w:r w:rsidR="00715FC6">
        <w:rPr>
          <w:rFonts w:asciiTheme="majorHAnsi" w:hAnsiTheme="majorHAnsi" w:cstheme="majorHAnsi"/>
        </w:rPr>
        <w:t xml:space="preserve">peut </w:t>
      </w:r>
      <w:r w:rsidR="00436770" w:rsidRPr="00715FC6">
        <w:rPr>
          <w:rFonts w:asciiTheme="majorHAnsi" w:hAnsiTheme="majorHAnsi" w:cstheme="majorHAnsi"/>
        </w:rPr>
        <w:t>dépasse</w:t>
      </w:r>
      <w:r w:rsidR="00715FC6">
        <w:rPr>
          <w:rFonts w:asciiTheme="majorHAnsi" w:hAnsiTheme="majorHAnsi" w:cstheme="majorHAnsi"/>
        </w:rPr>
        <w:t>r</w:t>
      </w:r>
      <w:r w:rsidR="00436770" w:rsidRPr="00715FC6">
        <w:rPr>
          <w:rFonts w:asciiTheme="majorHAnsi" w:hAnsiTheme="majorHAnsi" w:cstheme="majorHAnsi"/>
        </w:rPr>
        <w:t xml:space="preserve"> les seuils réglementaires, sans que ces paiements soient irréguliers.</w:t>
      </w:r>
    </w:p>
    <w:p w14:paraId="66EAD497" w14:textId="4889847F" w:rsidR="00C26E66" w:rsidRPr="00715FC6" w:rsidRDefault="00723DE0" w:rsidP="004A2802">
      <w:pPr>
        <w:pStyle w:val="Paragraphedeliste"/>
        <w:numPr>
          <w:ilvl w:val="0"/>
          <w:numId w:val="67"/>
        </w:numPr>
        <w:spacing w:before="120" w:after="0"/>
        <w:ind w:left="720"/>
        <w:contextualSpacing w:val="0"/>
        <w:rPr>
          <w:rFonts w:asciiTheme="majorHAnsi" w:hAnsiTheme="majorHAnsi" w:cstheme="majorHAnsi"/>
        </w:rPr>
      </w:pPr>
      <w:r w:rsidRPr="00715FC6">
        <w:rPr>
          <w:rFonts w:asciiTheme="majorHAnsi" w:hAnsiTheme="majorHAnsi" w:cstheme="majorHAnsi"/>
        </w:rPr>
        <w:t xml:space="preserve">Le logiciel essaie de distinguer les rappels de paiements </w:t>
      </w:r>
      <w:r w:rsidR="00715FC6">
        <w:rPr>
          <w:rFonts w:asciiTheme="majorHAnsi" w:hAnsiTheme="majorHAnsi" w:cstheme="majorHAnsi"/>
        </w:rPr>
        <w:t xml:space="preserve">pour les </w:t>
      </w:r>
      <w:r w:rsidRPr="00715FC6">
        <w:rPr>
          <w:rFonts w:asciiTheme="majorHAnsi" w:hAnsiTheme="majorHAnsi" w:cstheme="majorHAnsi"/>
        </w:rPr>
        <w:t xml:space="preserve">paiements au titre du mois en cours et de soustraire les rappels de la colonne « Heures Sup » avant de vérifier </w:t>
      </w:r>
      <w:r w:rsidRPr="00715FC6">
        <w:rPr>
          <w:rFonts w:asciiTheme="majorHAnsi" w:hAnsiTheme="majorHAnsi" w:cstheme="majorHAnsi"/>
        </w:rPr>
        <w:lastRenderedPageBreak/>
        <w:t>le respect des seuils réglementaires.</w:t>
      </w:r>
      <w:r w:rsidR="00715FC6" w:rsidRPr="00715FC6">
        <w:rPr>
          <w:rFonts w:asciiTheme="majorHAnsi" w:hAnsiTheme="majorHAnsi" w:cstheme="majorHAnsi"/>
        </w:rPr>
        <w:t xml:space="preserve"> </w:t>
      </w:r>
      <w:r w:rsidR="00715FC6">
        <w:rPr>
          <w:rFonts w:asciiTheme="majorHAnsi" w:hAnsiTheme="majorHAnsi" w:cstheme="majorHAnsi"/>
        </w:rPr>
        <w:t xml:space="preserve">Il </w:t>
      </w:r>
      <w:r w:rsidR="00C26E66" w:rsidRPr="00715FC6">
        <w:rPr>
          <w:rFonts w:asciiTheme="majorHAnsi" w:hAnsiTheme="majorHAnsi" w:cstheme="majorHAnsi"/>
        </w:rPr>
        <w:t>ne retient pas les régularisations de services fa</w:t>
      </w:r>
      <w:r w:rsidR="00715FC6">
        <w:rPr>
          <w:rFonts w:asciiTheme="majorHAnsi" w:hAnsiTheme="majorHAnsi" w:cstheme="majorHAnsi"/>
        </w:rPr>
        <w:t>its antérieurs au</w:t>
      </w:r>
      <w:r w:rsidR="00C26E66" w:rsidRPr="00715FC6">
        <w:rPr>
          <w:rFonts w:asciiTheme="majorHAnsi" w:hAnsiTheme="majorHAnsi" w:cstheme="majorHAnsi"/>
        </w:rPr>
        <w:t xml:space="preserve"> mois en cours. </w:t>
      </w:r>
    </w:p>
    <w:p w14:paraId="19C26283" w14:textId="1ECA92AF" w:rsidR="00C26E66" w:rsidRPr="00126F22" w:rsidRDefault="00C26E66" w:rsidP="004A2802">
      <w:pPr>
        <w:pStyle w:val="Paragraphedeliste"/>
        <w:numPr>
          <w:ilvl w:val="0"/>
          <w:numId w:val="67"/>
        </w:numPr>
        <w:spacing w:before="120"/>
        <w:ind w:left="720"/>
        <w:contextualSpacing w:val="0"/>
        <w:rPr>
          <w:rFonts w:asciiTheme="majorHAnsi" w:hAnsiTheme="majorHAnsi" w:cstheme="majorHAnsi"/>
        </w:rPr>
      </w:pPr>
      <w:r w:rsidRPr="00126F22">
        <w:rPr>
          <w:rFonts w:asciiTheme="majorHAnsi" w:hAnsiTheme="majorHAnsi" w:cstheme="majorHAnsi"/>
        </w:rPr>
        <w:t xml:space="preserve">Il peut arriver toutefois que les régularisations ne soient pas indiquées comme telles en base de paye. </w:t>
      </w:r>
      <w:r w:rsidR="003C0A42">
        <w:rPr>
          <w:rFonts w:asciiTheme="majorHAnsi" w:hAnsiTheme="majorHAnsi" w:cstheme="majorHAnsi"/>
        </w:rPr>
        <w:t xml:space="preserve">Ce </w:t>
      </w:r>
      <w:r w:rsidRPr="00126F22">
        <w:rPr>
          <w:rFonts w:asciiTheme="majorHAnsi" w:hAnsiTheme="majorHAnsi" w:cstheme="majorHAnsi"/>
        </w:rPr>
        <w:t>défaut de fiabilité, s’il est récurrent et significatif, peut être mentionné</w:t>
      </w:r>
      <w:r w:rsidR="003C0A42">
        <w:rPr>
          <w:rFonts w:asciiTheme="majorHAnsi" w:hAnsiTheme="majorHAnsi" w:cstheme="majorHAnsi"/>
        </w:rPr>
        <w:t xml:space="preserve">, </w:t>
      </w:r>
      <w:r w:rsidRPr="00126F22">
        <w:rPr>
          <w:rFonts w:asciiTheme="majorHAnsi" w:hAnsiTheme="majorHAnsi" w:cstheme="majorHAnsi"/>
        </w:rPr>
        <w:t>les rappels ultérieurs de services faits non payés dans le mois</w:t>
      </w:r>
      <w:r w:rsidR="00715FC6">
        <w:rPr>
          <w:rFonts w:asciiTheme="majorHAnsi" w:hAnsiTheme="majorHAnsi" w:cstheme="majorHAnsi"/>
        </w:rPr>
        <w:t xml:space="preserve"> ne </w:t>
      </w:r>
      <w:r w:rsidR="003C0A42">
        <w:rPr>
          <w:rFonts w:asciiTheme="majorHAnsi" w:hAnsiTheme="majorHAnsi" w:cstheme="majorHAnsi"/>
        </w:rPr>
        <w:t>pouvant</w:t>
      </w:r>
      <w:r w:rsidR="00715FC6">
        <w:rPr>
          <w:rFonts w:asciiTheme="majorHAnsi" w:hAnsiTheme="majorHAnsi" w:cstheme="majorHAnsi"/>
        </w:rPr>
        <w:t xml:space="preserve"> </w:t>
      </w:r>
      <w:r w:rsidR="003C0A42">
        <w:rPr>
          <w:rFonts w:asciiTheme="majorHAnsi" w:hAnsiTheme="majorHAnsi" w:cstheme="majorHAnsi"/>
        </w:rPr>
        <w:t xml:space="preserve">alors </w:t>
      </w:r>
      <w:r w:rsidR="00715FC6">
        <w:rPr>
          <w:rFonts w:asciiTheme="majorHAnsi" w:hAnsiTheme="majorHAnsi" w:cstheme="majorHAnsi"/>
        </w:rPr>
        <w:t>pas être identifié</w:t>
      </w:r>
      <w:r w:rsidRPr="00126F22">
        <w:rPr>
          <w:rFonts w:asciiTheme="majorHAnsi" w:hAnsiTheme="majorHAnsi" w:cstheme="majorHAnsi"/>
        </w:rPr>
        <w:t>s comme tels et des rappels de services antérieurs risqu</w:t>
      </w:r>
      <w:r w:rsidR="003C0A42">
        <w:rPr>
          <w:rFonts w:asciiTheme="majorHAnsi" w:hAnsiTheme="majorHAnsi" w:cstheme="majorHAnsi"/>
        </w:rPr>
        <w:t>a</w:t>
      </w:r>
      <w:r w:rsidRPr="00126F22">
        <w:rPr>
          <w:rFonts w:asciiTheme="majorHAnsi" w:hAnsiTheme="majorHAnsi" w:cstheme="majorHAnsi"/>
        </w:rPr>
        <w:t>nt d’être cumulés avec des paiements du mois.</w:t>
      </w:r>
    </w:p>
    <w:p w14:paraId="093F40DB" w14:textId="1534D0BD" w:rsidR="00C7539E" w:rsidRPr="00521842" w:rsidRDefault="00723DE0" w:rsidP="00872543">
      <w:pPr>
        <w:pStyle w:val="Titre2"/>
        <w:numPr>
          <w:ilvl w:val="0"/>
          <w:numId w:val="0"/>
        </w:numPr>
        <w:spacing w:before="480" w:after="240"/>
        <w:jc w:val="both"/>
        <w:rPr>
          <w:rFonts w:cstheme="majorHAnsi"/>
        </w:rPr>
      </w:pPr>
      <w:bookmarkStart w:id="634" w:name="_Toc493088739"/>
      <w:r>
        <w:rPr>
          <w:rFonts w:cstheme="majorHAnsi"/>
        </w:rPr>
        <w:t xml:space="preserve">Objectif 3 - </w:t>
      </w:r>
      <w:r w:rsidR="00C7539E" w:rsidRPr="00FA59C0">
        <w:rPr>
          <w:rFonts w:cstheme="majorHAnsi"/>
        </w:rPr>
        <w:t>Vérifier l’attribution d’heu</w:t>
      </w:r>
      <w:r w:rsidR="007B54FD" w:rsidRPr="00FA59C0">
        <w:rPr>
          <w:rFonts w:cstheme="majorHAnsi"/>
        </w:rPr>
        <w:t>res supplémentai</w:t>
      </w:r>
      <w:r w:rsidR="007B54FD" w:rsidRPr="008D0ED3">
        <w:rPr>
          <w:rFonts w:cstheme="majorHAnsi"/>
        </w:rPr>
        <w:t xml:space="preserve">res supérieure ou </w:t>
      </w:r>
      <w:r w:rsidR="00C7539E" w:rsidRPr="00521842">
        <w:rPr>
          <w:rFonts w:cstheme="majorHAnsi"/>
        </w:rPr>
        <w:t xml:space="preserve">égale à </w:t>
      </w:r>
      <w:ins w:id="635" w:author="Nicol, Fabrice" w:date="2017-09-19T19:57:00Z">
        <w:r w:rsidR="008457D0">
          <w:rPr>
            <w:rFonts w:cstheme="majorHAnsi"/>
          </w:rPr>
          <w:t xml:space="preserve">180 heures ou à </w:t>
        </w:r>
      </w:ins>
      <w:r w:rsidR="00C7539E" w:rsidRPr="00521842">
        <w:rPr>
          <w:rFonts w:cstheme="majorHAnsi"/>
        </w:rPr>
        <w:t>220 heures/an</w:t>
      </w:r>
      <w:bookmarkEnd w:id="634"/>
    </w:p>
    <w:p w14:paraId="49982903" w14:textId="47DF9FC8" w:rsidR="008457D0" w:rsidRDefault="008457D0" w:rsidP="00126F22">
      <w:pPr>
        <w:suppressAutoHyphens/>
        <w:contextualSpacing/>
        <w:rPr>
          <w:ins w:id="636" w:author="Nicol, Fabrice" w:date="2017-09-19T19:59:00Z"/>
          <w:rFonts w:asciiTheme="majorHAnsi" w:hAnsiTheme="majorHAnsi" w:cstheme="majorHAnsi"/>
        </w:rPr>
      </w:pPr>
      <w:ins w:id="637" w:author="Nicol, Fabrice" w:date="2017-09-19T19:57:00Z">
        <w:r w:rsidRPr="008457D0">
          <w:rPr>
            <w:rFonts w:asciiTheme="majorHAnsi" w:hAnsiTheme="majorHAnsi" w:cstheme="majorHAnsi"/>
            <w:rPrChange w:id="638" w:author="Nicol, Fabrice" w:date="2017-09-19T19:59:00Z">
              <w:rPr>
                <w:rFonts w:asciiTheme="majorHAnsi" w:hAnsiTheme="majorHAnsi" w:cstheme="majorHAnsi"/>
                <w:b/>
                <w:u w:val="single"/>
              </w:rPr>
            </w:rPrChange>
          </w:rPr>
          <w:t>Les seuils de 180 heures ou de 220 heures par an ne correspondent à une contrainte réglementaire que pour les corps de la filière médico-sociale</w:t>
        </w:r>
      </w:ins>
      <w:ins w:id="639" w:author="Nicol, Fabrice" w:date="2017-09-19T19:58:00Z">
        <w:r w:rsidRPr="008457D0">
          <w:rPr>
            <w:rFonts w:asciiTheme="majorHAnsi" w:hAnsiTheme="majorHAnsi" w:cstheme="majorHAnsi"/>
            <w:rPrChange w:id="640" w:author="Nicol, Fabrice" w:date="2017-09-19T19:59:00Z">
              <w:rPr>
                <w:rFonts w:asciiTheme="majorHAnsi" w:hAnsiTheme="majorHAnsi" w:cstheme="majorHAnsi"/>
                <w:b/>
                <w:u w:val="single"/>
              </w:rPr>
            </w:rPrChange>
          </w:rPr>
          <w:t xml:space="preserve">. Pour </w:t>
        </w:r>
        <w:proofErr w:type="gramStart"/>
        <w:r w:rsidRPr="008457D0">
          <w:rPr>
            <w:rFonts w:asciiTheme="majorHAnsi" w:hAnsiTheme="majorHAnsi" w:cstheme="majorHAnsi"/>
            <w:rPrChange w:id="641" w:author="Nicol, Fabrice" w:date="2017-09-19T19:59:00Z">
              <w:rPr>
                <w:rFonts w:asciiTheme="majorHAnsi" w:hAnsiTheme="majorHAnsi" w:cstheme="majorHAnsi"/>
                <w:b/>
                <w:u w:val="single"/>
              </w:rPr>
            </w:rPrChange>
          </w:rPr>
          <w:t>les autre corps</w:t>
        </w:r>
        <w:proofErr w:type="gramEnd"/>
        <w:r w:rsidRPr="008457D0">
          <w:rPr>
            <w:rFonts w:asciiTheme="majorHAnsi" w:hAnsiTheme="majorHAnsi" w:cstheme="majorHAnsi"/>
            <w:rPrChange w:id="642" w:author="Nicol, Fabrice" w:date="2017-09-19T19:59:00Z">
              <w:rPr>
                <w:rFonts w:asciiTheme="majorHAnsi" w:hAnsiTheme="majorHAnsi" w:cstheme="majorHAnsi"/>
                <w:b/>
                <w:u w:val="single"/>
              </w:rPr>
            </w:rPrChange>
          </w:rPr>
          <w:t>, ils constituent toutefois un repère permettant de détecter l</w:t>
        </w:r>
      </w:ins>
      <w:ins w:id="643" w:author="Nicol, Fabrice" w:date="2017-09-19T19:59:00Z">
        <w:r w:rsidRPr="008457D0">
          <w:rPr>
            <w:rFonts w:asciiTheme="majorHAnsi" w:hAnsiTheme="majorHAnsi" w:cstheme="majorHAnsi"/>
            <w:rPrChange w:id="644" w:author="Nicol, Fabrice" w:date="2017-09-19T19:59:00Z">
              <w:rPr>
                <w:rFonts w:asciiTheme="majorHAnsi" w:hAnsiTheme="majorHAnsi" w:cstheme="majorHAnsi"/>
                <w:b/>
                <w:u w:val="single"/>
              </w:rPr>
            </w:rPrChange>
          </w:rPr>
          <w:t>es éventuels excès.</w:t>
        </w:r>
      </w:ins>
    </w:p>
    <w:p w14:paraId="69019F15" w14:textId="77777777" w:rsidR="008457D0" w:rsidRPr="008457D0" w:rsidRDefault="008457D0" w:rsidP="00126F22">
      <w:pPr>
        <w:suppressAutoHyphens/>
        <w:contextualSpacing/>
        <w:rPr>
          <w:ins w:id="645" w:author="Nicol, Fabrice" w:date="2017-09-19T19:57:00Z"/>
          <w:rFonts w:asciiTheme="majorHAnsi" w:hAnsiTheme="majorHAnsi" w:cstheme="majorHAnsi"/>
          <w:rPrChange w:id="646" w:author="Nicol, Fabrice" w:date="2017-09-19T19:59:00Z">
            <w:rPr>
              <w:ins w:id="647" w:author="Nicol, Fabrice" w:date="2017-09-19T19:57:00Z"/>
              <w:rFonts w:asciiTheme="majorHAnsi" w:hAnsiTheme="majorHAnsi" w:cstheme="majorHAnsi"/>
              <w:b/>
              <w:u w:val="single"/>
            </w:rPr>
          </w:rPrChange>
        </w:rPr>
      </w:pPr>
    </w:p>
    <w:p w14:paraId="68AF6528" w14:textId="6B98378E" w:rsidR="007B54FD" w:rsidRPr="00126F22" w:rsidRDefault="003A44B9" w:rsidP="00126F22">
      <w:pPr>
        <w:suppressAutoHyphens/>
        <w:contextualSpacing/>
        <w:rPr>
          <w:rFonts w:asciiTheme="majorHAnsi" w:hAnsiTheme="majorHAnsi" w:cstheme="majorHAnsi"/>
        </w:rPr>
      </w:pPr>
      <w:r>
        <w:rPr>
          <w:rFonts w:asciiTheme="majorHAnsi" w:hAnsiTheme="majorHAnsi" w:cstheme="majorHAnsi"/>
          <w:b/>
          <w:u w:val="single"/>
        </w:rPr>
        <w:t>Application au logiciel</w:t>
      </w:r>
      <w:proofErr w:type="gramStart"/>
      <w:r w:rsidR="00715FC6">
        <w:rPr>
          <w:rFonts w:asciiTheme="majorHAnsi" w:hAnsiTheme="majorHAnsi" w:cstheme="majorHAnsi"/>
        </w:rPr>
        <w:t> :</w:t>
      </w:r>
      <w:r w:rsidR="007B54FD" w:rsidRPr="00126F22">
        <w:rPr>
          <w:rFonts w:asciiTheme="majorHAnsi" w:hAnsiTheme="majorHAnsi" w:cstheme="majorHAnsi"/>
        </w:rPr>
        <w:t>Un</w:t>
      </w:r>
      <w:proofErr w:type="gramEnd"/>
      <w:r w:rsidR="007B54FD" w:rsidRPr="00126F22">
        <w:rPr>
          <w:rFonts w:asciiTheme="majorHAnsi" w:hAnsiTheme="majorHAnsi" w:cstheme="majorHAnsi"/>
        </w:rPr>
        <w:t xml:space="preserve"> </w:t>
      </w:r>
      <w:r w:rsidR="003564BC" w:rsidRPr="00126F22">
        <w:rPr>
          <w:rFonts w:asciiTheme="majorHAnsi" w:hAnsiTheme="majorHAnsi" w:cstheme="majorHAnsi"/>
        </w:rPr>
        <w:t>lien hypertexte</w:t>
      </w:r>
      <w:r w:rsidR="007B54FD" w:rsidRPr="00126F22">
        <w:rPr>
          <w:rFonts w:asciiTheme="majorHAnsi" w:hAnsiTheme="majorHAnsi" w:cstheme="majorHAnsi"/>
        </w:rPr>
        <w:t xml:space="preserve"> est créé vers la base de donné</w:t>
      </w:r>
      <w:r w:rsidR="00965406" w:rsidRPr="00126F22">
        <w:rPr>
          <w:rFonts w:asciiTheme="majorHAnsi" w:hAnsiTheme="majorHAnsi" w:cstheme="majorHAnsi"/>
        </w:rPr>
        <w:t xml:space="preserve">es </w:t>
      </w:r>
      <w:r w:rsidR="00206319">
        <w:rPr>
          <w:rFonts w:asciiTheme="majorHAnsi" w:hAnsiTheme="majorHAnsi" w:cstheme="majorHAnsi"/>
        </w:rPr>
        <w:t>« </w:t>
      </w:r>
      <w:r w:rsidR="00206319" w:rsidRPr="00126F22">
        <w:rPr>
          <w:rFonts w:asciiTheme="majorHAnsi" w:hAnsiTheme="majorHAnsi" w:cstheme="majorHAnsi"/>
        </w:rPr>
        <w:t xml:space="preserve"> </w:t>
      </w:r>
      <w:r w:rsidR="007B54FD" w:rsidRPr="00126F22">
        <w:rPr>
          <w:rFonts w:asciiTheme="majorHAnsi" w:hAnsiTheme="majorHAnsi" w:cstheme="majorHAnsi"/>
        </w:rPr>
        <w:t>Excès des seuils annuels</w:t>
      </w:r>
      <w:r w:rsidR="00206319">
        <w:rPr>
          <w:rFonts w:asciiTheme="majorHAnsi" w:hAnsiTheme="majorHAnsi" w:cstheme="majorHAnsi"/>
        </w:rPr>
        <w:t> »</w:t>
      </w:r>
      <w:r w:rsidR="007B54FD" w:rsidRPr="00126F22">
        <w:rPr>
          <w:rFonts w:asciiTheme="majorHAnsi" w:hAnsiTheme="majorHAnsi" w:cstheme="majorHAnsi"/>
        </w:rPr>
        <w:t xml:space="preserve"> de 180 heures et 220 heures.</w:t>
      </w:r>
    </w:p>
    <w:p w14:paraId="2BC8A7A5" w14:textId="1DEFD578" w:rsidR="007B54FD" w:rsidRDefault="00D35CE4" w:rsidP="00126F22">
      <w:pPr>
        <w:suppressAutoHyphens/>
        <w:contextualSpacing/>
        <w:rPr>
          <w:rFonts w:asciiTheme="majorHAnsi" w:hAnsiTheme="majorHAnsi" w:cstheme="majorHAnsi"/>
        </w:rPr>
      </w:pPr>
      <w:r>
        <w:rPr>
          <w:rFonts w:asciiTheme="majorHAnsi" w:hAnsiTheme="majorHAnsi" w:cstheme="majorHAnsi"/>
        </w:rPr>
        <w:t xml:space="preserve">Trois </w:t>
      </w:r>
      <w:del w:id="648" w:author="Nicol, Fabrice" w:date="2017-09-19T19:50:00Z">
        <w:r w:rsidDel="00950E60">
          <w:rPr>
            <w:rFonts w:asciiTheme="majorHAnsi" w:hAnsiTheme="majorHAnsi" w:cstheme="majorHAnsi"/>
          </w:rPr>
          <w:delText xml:space="preserve">tableurs </w:delText>
        </w:r>
      </w:del>
      <w:ins w:id="649" w:author="Nicol, Fabrice" w:date="2017-09-19T19:50:00Z">
        <w:r w:rsidR="00950E60">
          <w:rPr>
            <w:rFonts w:asciiTheme="majorHAnsi" w:hAnsiTheme="majorHAnsi" w:cstheme="majorHAnsi"/>
          </w:rPr>
          <w:t xml:space="preserve">fichiers au format tableur CSV sont accessibles </w:t>
        </w:r>
      </w:ins>
      <w:r>
        <w:rPr>
          <w:rFonts w:asciiTheme="majorHAnsi" w:hAnsiTheme="majorHAnsi" w:cstheme="majorHAnsi"/>
        </w:rPr>
        <w:t xml:space="preserve">en lien </w:t>
      </w:r>
      <w:ins w:id="650" w:author="Nicol, Fabrice" w:date="2017-09-19T19:50:00Z">
        <w:r w:rsidR="00950E60">
          <w:rPr>
            <w:rFonts w:asciiTheme="majorHAnsi" w:hAnsiTheme="majorHAnsi" w:cstheme="majorHAnsi"/>
          </w:rPr>
          <w:t xml:space="preserve">hypertexte </w:t>
        </w:r>
      </w:ins>
      <w:del w:id="651" w:author="Nicol, Fabrice" w:date="2017-09-19T19:51:00Z">
        <w:r w:rsidDel="00950E60">
          <w:rPr>
            <w:rFonts w:asciiTheme="majorHAnsi" w:hAnsiTheme="majorHAnsi" w:cstheme="majorHAnsi"/>
          </w:rPr>
          <w:delText xml:space="preserve">avec </w:delText>
        </w:r>
      </w:del>
      <w:ins w:id="652" w:author="Nicol, Fabrice" w:date="2017-09-19T19:51:00Z">
        <w:r w:rsidR="00950E60">
          <w:rPr>
            <w:rFonts w:asciiTheme="majorHAnsi" w:hAnsiTheme="majorHAnsi" w:cstheme="majorHAnsi"/>
          </w:rPr>
          <w:t xml:space="preserve">dans </w:t>
        </w:r>
      </w:ins>
      <w:r>
        <w:rPr>
          <w:rFonts w:asciiTheme="majorHAnsi" w:hAnsiTheme="majorHAnsi" w:cstheme="majorHAnsi"/>
        </w:rPr>
        <w:t>le rapport d’analyse</w:t>
      </w:r>
      <w:del w:id="653" w:author="Nicol, Fabrice" w:date="2017-09-19T19:51:00Z">
        <w:r w:rsidDel="00950E60">
          <w:rPr>
            <w:rFonts w:asciiTheme="majorHAnsi" w:hAnsiTheme="majorHAnsi" w:cstheme="majorHAnsi"/>
          </w:rPr>
          <w:delText xml:space="preserve"> sont produits</w:delText>
        </w:r>
      </w:del>
      <w:r>
        <w:rPr>
          <w:rFonts w:asciiTheme="majorHAnsi" w:hAnsiTheme="majorHAnsi" w:cstheme="majorHAnsi"/>
        </w:rPr>
        <w:t xml:space="preserve">. </w:t>
      </w:r>
    </w:p>
    <w:p w14:paraId="0D9F8DA9" w14:textId="6ECBC8ED" w:rsidR="00872543" w:rsidRDefault="00872543" w:rsidP="00126F22">
      <w:pPr>
        <w:suppressAutoHyphens/>
        <w:contextualSpacing/>
        <w:rPr>
          <w:rFonts w:asciiTheme="majorHAnsi" w:hAnsiTheme="majorHAnsi" w:cstheme="majorHAnsi"/>
        </w:rPr>
      </w:pPr>
    </w:p>
    <w:p w14:paraId="1AE82304" w14:textId="5AF9CD09" w:rsidR="00872543" w:rsidRDefault="00872543" w:rsidP="00126F22">
      <w:pPr>
        <w:suppressAutoHyphens/>
        <w:contextualSpacing/>
        <w:rPr>
          <w:rFonts w:asciiTheme="majorHAnsi" w:hAnsiTheme="majorHAnsi" w:cstheme="majorHAnsi"/>
        </w:rPr>
      </w:pPr>
    </w:p>
    <w:p w14:paraId="3C3BA750" w14:textId="56B7CE9D" w:rsidR="00872543" w:rsidRDefault="00872543" w:rsidP="00126F22">
      <w:pPr>
        <w:suppressAutoHyphens/>
        <w:contextualSpacing/>
        <w:rPr>
          <w:rFonts w:asciiTheme="majorHAnsi" w:hAnsiTheme="majorHAnsi" w:cstheme="majorHAnsi"/>
        </w:rPr>
      </w:pPr>
    </w:p>
    <w:p w14:paraId="647E2E08" w14:textId="6FE28D9E" w:rsidR="00872543" w:rsidRDefault="00872543" w:rsidP="00126F22">
      <w:pPr>
        <w:suppressAutoHyphens/>
        <w:contextualSpacing/>
        <w:rPr>
          <w:rFonts w:asciiTheme="majorHAnsi" w:hAnsiTheme="majorHAnsi" w:cstheme="majorHAnsi"/>
        </w:rPr>
      </w:pPr>
    </w:p>
    <w:p w14:paraId="615FD13F" w14:textId="6B397AA2" w:rsidR="00872543" w:rsidRDefault="00872543" w:rsidP="00126F22">
      <w:pPr>
        <w:suppressAutoHyphens/>
        <w:contextualSpacing/>
        <w:rPr>
          <w:rFonts w:asciiTheme="majorHAnsi" w:hAnsiTheme="majorHAnsi" w:cstheme="majorHAnsi"/>
        </w:rPr>
      </w:pPr>
    </w:p>
    <w:p w14:paraId="172293D0" w14:textId="2A188C69" w:rsidR="00872543" w:rsidRDefault="00872543" w:rsidP="00126F22">
      <w:pPr>
        <w:suppressAutoHyphens/>
        <w:contextualSpacing/>
        <w:rPr>
          <w:rFonts w:asciiTheme="majorHAnsi" w:hAnsiTheme="majorHAnsi" w:cstheme="majorHAnsi"/>
        </w:rPr>
      </w:pPr>
    </w:p>
    <w:p w14:paraId="0ACF6F84" w14:textId="7C3B9AA6" w:rsidR="00872543" w:rsidRDefault="00872543" w:rsidP="00126F22">
      <w:pPr>
        <w:suppressAutoHyphens/>
        <w:contextualSpacing/>
        <w:rPr>
          <w:rFonts w:asciiTheme="majorHAnsi" w:hAnsiTheme="majorHAnsi" w:cstheme="majorHAnsi"/>
        </w:rPr>
      </w:pPr>
    </w:p>
    <w:p w14:paraId="15A8C34D" w14:textId="7EF5661E" w:rsidR="00872543" w:rsidRDefault="00872543" w:rsidP="00126F22">
      <w:pPr>
        <w:suppressAutoHyphens/>
        <w:contextualSpacing/>
        <w:rPr>
          <w:rFonts w:asciiTheme="majorHAnsi" w:hAnsiTheme="majorHAnsi" w:cstheme="majorHAnsi"/>
        </w:rPr>
      </w:pPr>
    </w:p>
    <w:p w14:paraId="275B7B32" w14:textId="51F9B4A3" w:rsidR="00872543" w:rsidRDefault="00872543" w:rsidP="00126F22">
      <w:pPr>
        <w:suppressAutoHyphens/>
        <w:contextualSpacing/>
        <w:rPr>
          <w:rFonts w:asciiTheme="majorHAnsi" w:hAnsiTheme="majorHAnsi" w:cstheme="majorHAnsi"/>
        </w:rPr>
      </w:pPr>
    </w:p>
    <w:p w14:paraId="7393B145" w14:textId="77E3CB64" w:rsidR="00872543" w:rsidRDefault="00872543" w:rsidP="00126F22">
      <w:pPr>
        <w:suppressAutoHyphens/>
        <w:contextualSpacing/>
        <w:rPr>
          <w:rFonts w:asciiTheme="majorHAnsi" w:hAnsiTheme="majorHAnsi" w:cstheme="majorHAnsi"/>
        </w:rPr>
      </w:pPr>
    </w:p>
    <w:p w14:paraId="78FEA9D8" w14:textId="185E96DD" w:rsidR="00872543" w:rsidRDefault="00872543" w:rsidP="00126F22">
      <w:pPr>
        <w:suppressAutoHyphens/>
        <w:contextualSpacing/>
        <w:rPr>
          <w:rFonts w:asciiTheme="majorHAnsi" w:hAnsiTheme="majorHAnsi" w:cstheme="majorHAnsi"/>
        </w:rPr>
      </w:pPr>
    </w:p>
    <w:p w14:paraId="7FCE517B" w14:textId="3788AC75" w:rsidR="00872543" w:rsidRDefault="00872543" w:rsidP="00126F22">
      <w:pPr>
        <w:suppressAutoHyphens/>
        <w:contextualSpacing/>
        <w:rPr>
          <w:rFonts w:asciiTheme="majorHAnsi" w:hAnsiTheme="majorHAnsi" w:cstheme="majorHAnsi"/>
        </w:rPr>
      </w:pPr>
    </w:p>
    <w:p w14:paraId="114CC492" w14:textId="02EE72A3" w:rsidR="00872543" w:rsidRDefault="00872543" w:rsidP="00126F22">
      <w:pPr>
        <w:suppressAutoHyphens/>
        <w:contextualSpacing/>
        <w:rPr>
          <w:rFonts w:asciiTheme="majorHAnsi" w:hAnsiTheme="majorHAnsi" w:cstheme="majorHAnsi"/>
        </w:rPr>
      </w:pPr>
    </w:p>
    <w:p w14:paraId="10B092A3" w14:textId="270601CF" w:rsidR="00872543" w:rsidRDefault="00872543" w:rsidP="00126F22">
      <w:pPr>
        <w:suppressAutoHyphens/>
        <w:contextualSpacing/>
        <w:rPr>
          <w:rFonts w:asciiTheme="majorHAnsi" w:hAnsiTheme="majorHAnsi" w:cstheme="majorHAnsi"/>
        </w:rPr>
      </w:pPr>
    </w:p>
    <w:p w14:paraId="2C803692" w14:textId="59DE85B8" w:rsidR="00872543" w:rsidRDefault="00872543" w:rsidP="00126F22">
      <w:pPr>
        <w:suppressAutoHyphens/>
        <w:contextualSpacing/>
        <w:rPr>
          <w:rFonts w:asciiTheme="majorHAnsi" w:hAnsiTheme="majorHAnsi" w:cstheme="majorHAnsi"/>
        </w:rPr>
      </w:pPr>
    </w:p>
    <w:p w14:paraId="48BCCC38" w14:textId="0BAE1C93" w:rsidR="00872543" w:rsidRDefault="00872543" w:rsidP="00126F22">
      <w:pPr>
        <w:suppressAutoHyphens/>
        <w:contextualSpacing/>
        <w:rPr>
          <w:rFonts w:asciiTheme="majorHAnsi" w:hAnsiTheme="majorHAnsi" w:cstheme="majorHAnsi"/>
        </w:rPr>
      </w:pPr>
    </w:p>
    <w:p w14:paraId="318AF15F" w14:textId="7811F0EB" w:rsidR="00872543" w:rsidRDefault="00872543" w:rsidP="00126F22">
      <w:pPr>
        <w:suppressAutoHyphens/>
        <w:contextualSpacing/>
        <w:rPr>
          <w:rFonts w:asciiTheme="majorHAnsi" w:hAnsiTheme="majorHAnsi" w:cstheme="majorHAnsi"/>
        </w:rPr>
      </w:pPr>
    </w:p>
    <w:p w14:paraId="63545584" w14:textId="77777777" w:rsidR="00872543" w:rsidRPr="00126F22" w:rsidRDefault="00872543" w:rsidP="00126F22">
      <w:pPr>
        <w:suppressAutoHyphens/>
        <w:contextualSpacing/>
        <w:rPr>
          <w:rFonts w:asciiTheme="majorHAnsi" w:hAnsiTheme="majorHAnsi" w:cstheme="majorHAnsi"/>
        </w:rPr>
      </w:pPr>
    </w:p>
    <w:p w14:paraId="765161DF" w14:textId="19112001" w:rsidR="00350977" w:rsidRPr="00C8711A" w:rsidRDefault="00350977" w:rsidP="00350977">
      <w:pPr>
        <w:pStyle w:val="Titretableau"/>
      </w:pPr>
      <w:r>
        <w:lastRenderedPageBreak/>
        <w:t>  Heures supplémentaires en excès du seuil annuel de 220 heures/an</w:t>
      </w:r>
    </w:p>
    <w:p w14:paraId="310EAE20" w14:textId="410587B3" w:rsidR="00350977" w:rsidRDefault="00D35CE4" w:rsidP="00126F22">
      <w:pPr>
        <w:spacing w:after="200"/>
        <w:jc w:val="left"/>
        <w:rPr>
          <w:rFonts w:asciiTheme="majorHAnsi" w:hAnsiTheme="majorHAnsi" w:cstheme="majorHAnsi"/>
        </w:rPr>
      </w:pPr>
      <w:r>
        <w:rPr>
          <w:noProof/>
        </w:rPr>
        <w:drawing>
          <wp:anchor distT="0" distB="0" distL="114300" distR="114300" simplePos="0" relativeHeight="251956224" behindDoc="0" locked="0" layoutInCell="1" allowOverlap="1" wp14:anchorId="03B54A28" wp14:editId="14CD06C9">
            <wp:simplePos x="0" y="0"/>
            <wp:positionH relativeFrom="column">
              <wp:posOffset>947420</wp:posOffset>
            </wp:positionH>
            <wp:positionV relativeFrom="page">
              <wp:posOffset>1191868</wp:posOffset>
            </wp:positionV>
            <wp:extent cx="4074160" cy="3620135"/>
            <wp:effectExtent l="19050" t="19050" r="21590" b="18415"/>
            <wp:wrapThrough wrapText="bothSides">
              <wp:wrapPolygon edited="0">
                <wp:start x="-101" y="-114"/>
                <wp:lineTo x="-101" y="21596"/>
                <wp:lineTo x="21613" y="21596"/>
                <wp:lineTo x="21613" y="-114"/>
                <wp:lineTo x="-101" y="-114"/>
              </wp:wrapPolygon>
            </wp:wrapThrough>
            <wp:docPr id="249" name="Imag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074160" cy="3620135"/>
                    </a:xfrm>
                    <a:prstGeom prst="rect">
                      <a:avLst/>
                    </a:prstGeom>
                    <a:ln w="6350">
                      <a:solidFill>
                        <a:schemeClr val="tx1"/>
                      </a:solidFill>
                    </a:ln>
                  </pic:spPr>
                </pic:pic>
              </a:graphicData>
            </a:graphic>
          </wp:anchor>
        </w:drawing>
      </w:r>
    </w:p>
    <w:p w14:paraId="71198D69" w14:textId="721100BF" w:rsidR="00160624" w:rsidRDefault="00160624" w:rsidP="00126F22">
      <w:pPr>
        <w:spacing w:after="200"/>
        <w:jc w:val="left"/>
        <w:rPr>
          <w:rFonts w:asciiTheme="majorHAnsi" w:hAnsiTheme="majorHAnsi" w:cstheme="majorHAnsi"/>
        </w:rPr>
      </w:pPr>
    </w:p>
    <w:p w14:paraId="11569B3F" w14:textId="72CFD31E" w:rsidR="00350977" w:rsidRDefault="00350977" w:rsidP="00126F22">
      <w:pPr>
        <w:spacing w:after="200"/>
        <w:jc w:val="left"/>
        <w:rPr>
          <w:rFonts w:asciiTheme="majorHAnsi" w:hAnsiTheme="majorHAnsi" w:cstheme="majorHAnsi"/>
        </w:rPr>
      </w:pPr>
    </w:p>
    <w:p w14:paraId="29E31937" w14:textId="6CD6AEC2" w:rsidR="00350977" w:rsidRDefault="00350977" w:rsidP="00126F22">
      <w:pPr>
        <w:spacing w:after="200"/>
        <w:jc w:val="left"/>
        <w:rPr>
          <w:rFonts w:asciiTheme="majorHAnsi" w:hAnsiTheme="majorHAnsi" w:cstheme="majorHAnsi"/>
        </w:rPr>
      </w:pPr>
    </w:p>
    <w:p w14:paraId="02FB3667" w14:textId="3B5C42AB" w:rsidR="00350977" w:rsidRDefault="00350977" w:rsidP="00126F22">
      <w:pPr>
        <w:spacing w:after="200"/>
        <w:jc w:val="left"/>
        <w:rPr>
          <w:rFonts w:asciiTheme="majorHAnsi" w:hAnsiTheme="majorHAnsi" w:cstheme="majorHAnsi"/>
        </w:rPr>
      </w:pPr>
    </w:p>
    <w:p w14:paraId="5D76796E" w14:textId="0141A6F2" w:rsidR="00350977" w:rsidRDefault="00350977" w:rsidP="00126F22">
      <w:pPr>
        <w:spacing w:after="200"/>
        <w:jc w:val="left"/>
        <w:rPr>
          <w:rFonts w:asciiTheme="majorHAnsi" w:hAnsiTheme="majorHAnsi" w:cstheme="majorHAnsi"/>
        </w:rPr>
      </w:pPr>
    </w:p>
    <w:p w14:paraId="4EAE4876" w14:textId="7DD50677" w:rsidR="00350977" w:rsidRDefault="00350977" w:rsidP="00126F22">
      <w:pPr>
        <w:spacing w:after="200"/>
        <w:jc w:val="left"/>
        <w:rPr>
          <w:rFonts w:asciiTheme="majorHAnsi" w:hAnsiTheme="majorHAnsi" w:cstheme="majorHAnsi"/>
        </w:rPr>
      </w:pPr>
    </w:p>
    <w:p w14:paraId="7065FA5D" w14:textId="30388989" w:rsidR="00350977" w:rsidRDefault="00350977" w:rsidP="00126F22">
      <w:pPr>
        <w:spacing w:after="200"/>
        <w:jc w:val="left"/>
        <w:rPr>
          <w:rFonts w:asciiTheme="majorHAnsi" w:hAnsiTheme="majorHAnsi" w:cstheme="majorHAnsi"/>
        </w:rPr>
      </w:pPr>
    </w:p>
    <w:p w14:paraId="040119F3" w14:textId="147AEAE2" w:rsidR="00350977" w:rsidRDefault="00350977" w:rsidP="00126F22">
      <w:pPr>
        <w:spacing w:after="200"/>
        <w:jc w:val="left"/>
        <w:rPr>
          <w:rFonts w:asciiTheme="majorHAnsi" w:hAnsiTheme="majorHAnsi" w:cstheme="majorHAnsi"/>
        </w:rPr>
      </w:pPr>
    </w:p>
    <w:p w14:paraId="4A919B12" w14:textId="39BE3DAC" w:rsidR="00350977" w:rsidRDefault="00350977" w:rsidP="00126F22">
      <w:pPr>
        <w:spacing w:after="200"/>
        <w:jc w:val="left"/>
        <w:rPr>
          <w:rFonts w:asciiTheme="majorHAnsi" w:hAnsiTheme="majorHAnsi" w:cstheme="majorHAnsi"/>
        </w:rPr>
      </w:pPr>
    </w:p>
    <w:p w14:paraId="5250BED5" w14:textId="14699055" w:rsidR="00350977" w:rsidRDefault="00350977" w:rsidP="00126F22">
      <w:pPr>
        <w:spacing w:after="200"/>
        <w:jc w:val="left"/>
        <w:rPr>
          <w:rFonts w:asciiTheme="majorHAnsi" w:hAnsiTheme="majorHAnsi" w:cstheme="majorHAnsi"/>
        </w:rPr>
      </w:pPr>
    </w:p>
    <w:p w14:paraId="30D2C321" w14:textId="227023A6" w:rsidR="00350977" w:rsidRDefault="00350977" w:rsidP="00126F22">
      <w:pPr>
        <w:spacing w:after="200"/>
        <w:jc w:val="left"/>
        <w:rPr>
          <w:rFonts w:asciiTheme="majorHAnsi" w:hAnsiTheme="majorHAnsi" w:cstheme="majorHAnsi"/>
        </w:rPr>
      </w:pPr>
    </w:p>
    <w:p w14:paraId="43146A1A" w14:textId="21839BE6" w:rsidR="00350977" w:rsidRDefault="00350977" w:rsidP="00126F22">
      <w:pPr>
        <w:spacing w:after="200"/>
        <w:jc w:val="left"/>
        <w:rPr>
          <w:rFonts w:asciiTheme="majorHAnsi" w:hAnsiTheme="majorHAnsi" w:cstheme="majorHAnsi"/>
        </w:rPr>
      </w:pPr>
    </w:p>
    <w:p w14:paraId="624454AF" w14:textId="5A0024AE" w:rsidR="00160624" w:rsidRPr="00C8711A" w:rsidRDefault="00D35CE4" w:rsidP="00160624">
      <w:pPr>
        <w:pStyle w:val="Titretableau"/>
      </w:pPr>
      <w:r w:rsidRPr="00126F22">
        <w:rPr>
          <w:rFonts w:asciiTheme="majorHAnsi" w:hAnsiTheme="majorHAnsi" w:cstheme="majorHAnsi"/>
          <w:noProof/>
          <w:lang w:eastAsia="fr-FR"/>
        </w:rPr>
        <w:drawing>
          <wp:anchor distT="0" distB="0" distL="114300" distR="114300" simplePos="0" relativeHeight="251957248" behindDoc="0" locked="0" layoutInCell="1" allowOverlap="1" wp14:anchorId="6C2FA827" wp14:editId="2182FFB1">
            <wp:simplePos x="0" y="0"/>
            <wp:positionH relativeFrom="column">
              <wp:posOffset>6350</wp:posOffset>
            </wp:positionH>
            <wp:positionV relativeFrom="page">
              <wp:posOffset>5504815</wp:posOffset>
            </wp:positionV>
            <wp:extent cx="5759450" cy="2045335"/>
            <wp:effectExtent l="19050" t="19050" r="12700" b="12065"/>
            <wp:wrapThrough wrapText="bothSides">
              <wp:wrapPolygon edited="0">
                <wp:start x="-71" y="-201"/>
                <wp:lineTo x="-71" y="21526"/>
                <wp:lineTo x="21576" y="21526"/>
                <wp:lineTo x="21576" y="-201"/>
                <wp:lineTo x="-71" y="-201"/>
              </wp:wrapPolygon>
            </wp:wrapThrough>
            <wp:docPr id="6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 16"/>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5759450" cy="2045335"/>
                    </a:xfrm>
                    <a:prstGeom prst="rect">
                      <a:avLst/>
                    </a:prstGeom>
                    <a:ln w="6350">
                      <a:solidFill>
                        <a:schemeClr val="tx1"/>
                      </a:solidFill>
                    </a:ln>
                  </pic:spPr>
                </pic:pic>
              </a:graphicData>
            </a:graphic>
          </wp:anchor>
        </w:drawing>
      </w:r>
      <w:r w:rsidR="00160624">
        <w:t>  Heures supplémentaires en excès du seuil annuel de 180 heures/an</w:t>
      </w:r>
    </w:p>
    <w:p w14:paraId="3E25B460" w14:textId="229F21AD" w:rsidR="007B54FD" w:rsidRPr="00126F22" w:rsidRDefault="007B54FD" w:rsidP="00126F22">
      <w:pPr>
        <w:spacing w:after="200"/>
        <w:jc w:val="left"/>
        <w:rPr>
          <w:rFonts w:asciiTheme="majorHAnsi" w:hAnsiTheme="majorHAnsi" w:cstheme="majorHAnsi"/>
        </w:rPr>
      </w:pPr>
    </w:p>
    <w:p w14:paraId="69D87C27" w14:textId="473088DE" w:rsidR="007B54FD" w:rsidRPr="00126F22" w:rsidRDefault="007B54FD" w:rsidP="00126F22">
      <w:pPr>
        <w:suppressAutoHyphens/>
        <w:rPr>
          <w:rFonts w:asciiTheme="majorHAnsi" w:hAnsiTheme="majorHAnsi" w:cstheme="majorHAnsi"/>
          <w:b/>
          <w:u w:val="single"/>
        </w:rPr>
      </w:pPr>
      <w:r w:rsidRPr="009F47F6">
        <w:rPr>
          <w:rFonts w:asciiTheme="majorHAnsi" w:hAnsiTheme="majorHAnsi" w:cstheme="majorHAnsi"/>
          <w:b/>
          <w:shd w:val="clear" w:color="auto" w:fill="D14A95" w:themeFill="accent1"/>
        </w:rPr>
        <w:t>Axes d’investigation</w:t>
      </w:r>
      <w:r w:rsidR="00872543" w:rsidRPr="00872543">
        <w:rPr>
          <w:rFonts w:asciiTheme="majorHAnsi" w:hAnsiTheme="majorHAnsi" w:cstheme="majorHAnsi"/>
        </w:rPr>
        <w:t> </w:t>
      </w:r>
      <w:r w:rsidR="00872543">
        <w:rPr>
          <w:rFonts w:asciiTheme="majorHAnsi" w:hAnsiTheme="majorHAnsi" w:cstheme="majorHAnsi"/>
        </w:rPr>
        <w:t>:</w:t>
      </w:r>
      <w:r w:rsidRPr="00126F22">
        <w:rPr>
          <w:rFonts w:asciiTheme="majorHAnsi" w:hAnsiTheme="majorHAnsi" w:cstheme="majorHAnsi"/>
          <w:b/>
          <w:u w:val="single"/>
        </w:rPr>
        <w:t xml:space="preserve"> </w:t>
      </w:r>
    </w:p>
    <w:p w14:paraId="1C09AA41" w14:textId="77777777" w:rsidR="00872543" w:rsidRDefault="007B54FD" w:rsidP="004A2802">
      <w:pPr>
        <w:pStyle w:val="Paragraphedeliste"/>
        <w:numPr>
          <w:ilvl w:val="0"/>
          <w:numId w:val="77"/>
        </w:numPr>
        <w:suppressAutoHyphens/>
        <w:spacing w:after="0"/>
        <w:ind w:left="993"/>
        <w:rPr>
          <w:rFonts w:asciiTheme="majorHAnsi" w:hAnsiTheme="majorHAnsi" w:cstheme="majorHAnsi"/>
        </w:rPr>
      </w:pPr>
      <w:r w:rsidRPr="00126F22">
        <w:rPr>
          <w:rFonts w:asciiTheme="majorHAnsi" w:hAnsiTheme="majorHAnsi" w:cstheme="majorHAnsi"/>
        </w:rPr>
        <w:t>Vérifier la liste des agents percevant u</w:t>
      </w:r>
      <w:r w:rsidR="00872543">
        <w:rPr>
          <w:rFonts w:asciiTheme="majorHAnsi" w:hAnsiTheme="majorHAnsi" w:cstheme="majorHAnsi"/>
        </w:rPr>
        <w:t>n nombre important d’IHTS annuelles</w:t>
      </w:r>
      <w:r w:rsidR="00206319">
        <w:rPr>
          <w:rFonts w:asciiTheme="majorHAnsi" w:hAnsiTheme="majorHAnsi" w:cstheme="majorHAnsi"/>
        </w:rPr>
        <w:t xml:space="preserve"> </w:t>
      </w:r>
      <w:r w:rsidRPr="00126F22">
        <w:rPr>
          <w:rFonts w:asciiTheme="majorHAnsi" w:hAnsiTheme="majorHAnsi" w:cstheme="majorHAnsi"/>
        </w:rPr>
        <w:t>en contrôlant le n</w:t>
      </w:r>
      <w:r w:rsidR="00872543">
        <w:rPr>
          <w:rFonts w:asciiTheme="majorHAnsi" w:hAnsiTheme="majorHAnsi" w:cstheme="majorHAnsi"/>
        </w:rPr>
        <w:t xml:space="preserve">ombre d’IHTS mensuelles perçues. </w:t>
      </w:r>
    </w:p>
    <w:p w14:paraId="5968CC4D" w14:textId="769428DB" w:rsidR="00872543" w:rsidRDefault="00872543" w:rsidP="00872543">
      <w:pPr>
        <w:suppressAutoHyphens/>
        <w:spacing w:after="0"/>
        <w:rPr>
          <w:rFonts w:asciiTheme="majorHAnsi" w:hAnsiTheme="majorHAnsi" w:cstheme="majorHAnsi"/>
        </w:rPr>
      </w:pPr>
      <w:r w:rsidRPr="009F47F6">
        <w:rPr>
          <w:rFonts w:asciiTheme="majorHAnsi" w:hAnsiTheme="majorHAnsi" w:cstheme="majorHAnsi"/>
          <w:b/>
          <w:noProof/>
          <w:u w:val="single"/>
        </w:rPr>
        <w:drawing>
          <wp:anchor distT="0" distB="0" distL="114300" distR="114300" simplePos="0" relativeHeight="251995136" behindDoc="0" locked="0" layoutInCell="1" allowOverlap="1" wp14:anchorId="72C8666D" wp14:editId="5DC15AE4">
            <wp:simplePos x="0" y="0"/>
            <wp:positionH relativeFrom="margin">
              <wp:posOffset>0</wp:posOffset>
            </wp:positionH>
            <wp:positionV relativeFrom="page">
              <wp:posOffset>8740775</wp:posOffset>
            </wp:positionV>
            <wp:extent cx="600710" cy="546735"/>
            <wp:effectExtent l="0" t="0" r="0" b="5715"/>
            <wp:wrapThrough wrapText="bothSides">
              <wp:wrapPolygon edited="0">
                <wp:start x="8905" y="0"/>
                <wp:lineTo x="5480" y="1505"/>
                <wp:lineTo x="2055" y="6774"/>
                <wp:lineTo x="2740" y="12794"/>
                <wp:lineTo x="7535" y="19568"/>
                <wp:lineTo x="8220" y="21073"/>
                <wp:lineTo x="13015" y="21073"/>
                <wp:lineTo x="13700" y="19568"/>
                <wp:lineTo x="18495" y="12794"/>
                <wp:lineTo x="19865" y="8279"/>
                <wp:lineTo x="15755" y="753"/>
                <wp:lineTo x="12330" y="0"/>
                <wp:lineTo x="8905" y="0"/>
              </wp:wrapPolygon>
            </wp:wrapThrough>
            <wp:docPr id="42" name="Image 42" descr="D:\OUTILS\AmpouleJau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UTILS\AmpouleJaune.png"/>
                    <pic:cNvPicPr>
                      <a:picLocks noChangeAspect="1" noChangeArrowheads="1"/>
                    </pic:cNvPicPr>
                  </pic:nvPicPr>
                  <pic:blipFill>
                    <a:blip r:embed="rId27" cstate="print">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600710" cy="5467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2BB851" w14:textId="287A4ACB" w:rsidR="00872543" w:rsidRDefault="00872543" w:rsidP="00872543">
      <w:pPr>
        <w:suppressAutoHyphens/>
        <w:spacing w:after="0"/>
        <w:rPr>
          <w:rFonts w:asciiTheme="majorHAnsi" w:hAnsiTheme="majorHAnsi" w:cstheme="majorHAnsi"/>
        </w:rPr>
      </w:pPr>
    </w:p>
    <w:p w14:paraId="7C562E41" w14:textId="0356A93C" w:rsidR="00872543" w:rsidRPr="00872543" w:rsidRDefault="00872543" w:rsidP="00872543">
      <w:pPr>
        <w:suppressAutoHyphens/>
        <w:spacing w:after="0"/>
        <w:rPr>
          <w:rFonts w:asciiTheme="majorHAnsi" w:hAnsiTheme="majorHAnsi" w:cstheme="majorHAnsi"/>
          <w:b/>
          <w:color w:val="D14A95" w:themeColor="accent1"/>
        </w:rPr>
      </w:pPr>
      <w:r w:rsidRPr="00872543">
        <w:rPr>
          <w:rFonts w:asciiTheme="majorHAnsi" w:hAnsiTheme="majorHAnsi" w:cstheme="majorHAnsi"/>
          <w:b/>
          <w:color w:val="D14A95" w:themeColor="accent1"/>
        </w:rPr>
        <w:t>Point d’attention</w:t>
      </w:r>
    </w:p>
    <w:p w14:paraId="088791E3" w14:textId="77777777" w:rsidR="00872543" w:rsidRDefault="00872543" w:rsidP="00872543">
      <w:pPr>
        <w:suppressAutoHyphens/>
        <w:spacing w:after="0"/>
        <w:rPr>
          <w:rFonts w:asciiTheme="majorHAnsi" w:hAnsiTheme="majorHAnsi" w:cstheme="majorHAnsi"/>
        </w:rPr>
      </w:pPr>
    </w:p>
    <w:p w14:paraId="311FE0ED" w14:textId="4F3EFBC3" w:rsidR="007B54FD" w:rsidRPr="00872543" w:rsidRDefault="00842023" w:rsidP="00872543">
      <w:pPr>
        <w:suppressAutoHyphens/>
        <w:spacing w:after="0"/>
        <w:rPr>
          <w:rFonts w:asciiTheme="majorHAnsi" w:hAnsiTheme="majorHAnsi" w:cstheme="majorHAnsi"/>
        </w:rPr>
      </w:pPr>
      <w:r w:rsidRPr="00126F22">
        <w:rPr>
          <w:rFonts w:asciiTheme="majorHAnsi" w:hAnsiTheme="majorHAnsi" w:cstheme="majorHAnsi"/>
          <w:noProof/>
        </w:rPr>
        <w:lastRenderedPageBreak/>
        <w:drawing>
          <wp:anchor distT="0" distB="0" distL="114300" distR="114300" simplePos="0" relativeHeight="251958272" behindDoc="0" locked="0" layoutInCell="1" allowOverlap="1" wp14:anchorId="079E7A4F" wp14:editId="74C4F59D">
            <wp:simplePos x="0" y="0"/>
            <wp:positionH relativeFrom="margin">
              <wp:align>left</wp:align>
            </wp:positionH>
            <wp:positionV relativeFrom="page">
              <wp:posOffset>1602740</wp:posOffset>
            </wp:positionV>
            <wp:extent cx="5759450" cy="3479165"/>
            <wp:effectExtent l="19050" t="19050" r="12700" b="26035"/>
            <wp:wrapThrough wrapText="bothSides">
              <wp:wrapPolygon edited="0">
                <wp:start x="-71" y="-118"/>
                <wp:lineTo x="-71" y="21643"/>
                <wp:lineTo x="21576" y="21643"/>
                <wp:lineTo x="21576" y="-118"/>
                <wp:lineTo x="-71" y="-118"/>
              </wp:wrapPolygon>
            </wp:wrapThrough>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759450" cy="3479165"/>
                    </a:xfrm>
                    <a:prstGeom prst="rect">
                      <a:avLst/>
                    </a:prstGeom>
                    <a:ln w="6350">
                      <a:solidFill>
                        <a:schemeClr val="tx1"/>
                      </a:solidFill>
                    </a:ln>
                  </pic:spPr>
                </pic:pic>
              </a:graphicData>
            </a:graphic>
          </wp:anchor>
        </w:drawing>
      </w:r>
      <w:r w:rsidR="00872543">
        <w:rPr>
          <w:rFonts w:asciiTheme="majorHAnsi" w:hAnsiTheme="majorHAnsi" w:cstheme="majorHAnsi"/>
        </w:rPr>
        <w:t>S</w:t>
      </w:r>
      <w:r w:rsidR="007B54FD" w:rsidRPr="00872543">
        <w:rPr>
          <w:rFonts w:asciiTheme="majorHAnsi" w:hAnsiTheme="majorHAnsi" w:cstheme="majorHAnsi"/>
        </w:rPr>
        <w:t>i le nombre d’IHTS versé</w:t>
      </w:r>
      <w:r w:rsidR="00872543" w:rsidRPr="00872543">
        <w:rPr>
          <w:rFonts w:asciiTheme="majorHAnsi" w:hAnsiTheme="majorHAnsi" w:cstheme="majorHAnsi"/>
        </w:rPr>
        <w:t>es</w:t>
      </w:r>
      <w:r w:rsidR="007B54FD" w:rsidRPr="00872543">
        <w:rPr>
          <w:rFonts w:asciiTheme="majorHAnsi" w:hAnsiTheme="majorHAnsi" w:cstheme="majorHAnsi"/>
        </w:rPr>
        <w:t xml:space="preserve"> est identique pendant </w:t>
      </w:r>
      <w:r w:rsidR="00872543">
        <w:rPr>
          <w:rFonts w:asciiTheme="majorHAnsi" w:hAnsiTheme="majorHAnsi" w:cstheme="majorHAnsi"/>
        </w:rPr>
        <w:t>douze</w:t>
      </w:r>
      <w:r w:rsidR="007B54FD" w:rsidRPr="00872543">
        <w:rPr>
          <w:rFonts w:asciiTheme="majorHAnsi" w:hAnsiTheme="majorHAnsi" w:cstheme="majorHAnsi"/>
        </w:rPr>
        <w:t xml:space="preserve"> mois et pendant plusieurs années, il pourrait s’agir d’heures supplémentaires mensuelles versées forfaitairement</w:t>
      </w:r>
      <w:ins w:id="654" w:author="Nicol, Fabrice" w:date="2017-09-19T19:52:00Z">
        <w:r>
          <w:rPr>
            <w:rFonts w:asciiTheme="majorHAnsi" w:hAnsiTheme="majorHAnsi" w:cstheme="majorHAnsi"/>
          </w:rPr>
          <w:t xml:space="preserve"> sans lien réel avec le service fait.</w:t>
        </w:r>
      </w:ins>
      <w:del w:id="655" w:author="Nicol, Fabrice" w:date="2017-09-19T19:52:00Z">
        <w:r w:rsidR="007B54FD" w:rsidRPr="00872543" w:rsidDel="00842023">
          <w:rPr>
            <w:rFonts w:asciiTheme="majorHAnsi" w:hAnsiTheme="majorHAnsi" w:cstheme="majorHAnsi"/>
          </w:rPr>
          <w:delText>.</w:delText>
        </w:r>
      </w:del>
    </w:p>
    <w:p w14:paraId="68C8D331" w14:textId="24BF0567" w:rsidR="009F4BC8" w:rsidRPr="009F4BC8" w:rsidRDefault="009F4BC8" w:rsidP="009F47F6">
      <w:pPr>
        <w:pStyle w:val="Titretableau"/>
      </w:pPr>
      <w:r>
        <w:t>  Heures supplémentaires en excès du seuil annuel de 220 heures/an</w:t>
      </w:r>
    </w:p>
    <w:p w14:paraId="18661EFF" w14:textId="77777777" w:rsidR="00872543" w:rsidRDefault="001608C4" w:rsidP="00872543">
      <w:pPr>
        <w:spacing w:before="120"/>
        <w:jc w:val="left"/>
        <w:rPr>
          <w:rFonts w:asciiTheme="majorHAnsi" w:hAnsiTheme="majorHAnsi" w:cstheme="majorHAnsi"/>
        </w:rPr>
      </w:pPr>
      <w:r w:rsidRPr="00872543">
        <w:rPr>
          <w:rFonts w:asciiTheme="majorHAnsi" w:hAnsiTheme="majorHAnsi" w:cstheme="majorHAnsi"/>
          <w:b/>
          <w:u w:val="single"/>
        </w:rPr>
        <w:t>Interprétation</w:t>
      </w:r>
      <w:r>
        <w:rPr>
          <w:rFonts w:asciiTheme="majorHAnsi" w:hAnsiTheme="majorHAnsi" w:cstheme="majorHAnsi"/>
        </w:rPr>
        <w:t xml:space="preserve"> : </w:t>
      </w:r>
    </w:p>
    <w:p w14:paraId="4934A2C3" w14:textId="6E94429D" w:rsidR="001608C4" w:rsidRDefault="001608C4" w:rsidP="00872543">
      <w:pPr>
        <w:spacing w:before="120"/>
        <w:jc w:val="left"/>
        <w:rPr>
          <w:rFonts w:asciiTheme="majorHAnsi" w:hAnsiTheme="majorHAnsi" w:cstheme="majorHAnsi"/>
        </w:rPr>
      </w:pPr>
      <w:del w:id="656" w:author="Nicol, Fabrice" w:date="2017-09-19T19:52:00Z">
        <w:r w:rsidRPr="00126F22" w:rsidDel="00842023">
          <w:rPr>
            <w:rFonts w:asciiTheme="majorHAnsi" w:hAnsiTheme="majorHAnsi" w:cstheme="majorHAnsi"/>
          </w:rPr>
          <w:delText>Par ex</w:delText>
        </w:r>
        <w:r w:rsidDel="00842023">
          <w:rPr>
            <w:rFonts w:asciiTheme="majorHAnsi" w:hAnsiTheme="majorHAnsi" w:cstheme="majorHAnsi"/>
          </w:rPr>
          <w:delText>.</w:delText>
        </w:r>
        <w:r w:rsidRPr="00126F22" w:rsidDel="00842023">
          <w:rPr>
            <w:rFonts w:asciiTheme="majorHAnsi" w:hAnsiTheme="majorHAnsi" w:cstheme="majorHAnsi"/>
          </w:rPr>
          <w:delText xml:space="preserve">, </w:delText>
        </w:r>
      </w:del>
      <w:ins w:id="657" w:author="Nicol, Fabrice" w:date="2017-09-19T19:53:00Z">
        <w:r w:rsidR="00842023">
          <w:rPr>
            <w:rFonts w:asciiTheme="majorHAnsi" w:hAnsiTheme="majorHAnsi" w:cstheme="majorHAnsi"/>
          </w:rPr>
          <w:t xml:space="preserve">Pour la collectivité contrôlée, </w:t>
        </w:r>
      </w:ins>
      <w:del w:id="658" w:author="Nicol, Fabrice" w:date="2017-09-19T19:53:00Z">
        <w:r w:rsidRPr="00126F22" w:rsidDel="00842023">
          <w:rPr>
            <w:rFonts w:asciiTheme="majorHAnsi" w:hAnsiTheme="majorHAnsi" w:cstheme="majorHAnsi"/>
          </w:rPr>
          <w:delText>d</w:delText>
        </w:r>
        <w:r w:rsidR="00872543" w:rsidDel="00842023">
          <w:rPr>
            <w:rFonts w:asciiTheme="majorHAnsi" w:hAnsiTheme="majorHAnsi" w:cstheme="majorHAnsi"/>
          </w:rPr>
          <w:delText xml:space="preserve">ans </w:delText>
        </w:r>
      </w:del>
      <w:ins w:id="659" w:author="Nicol, Fabrice" w:date="2017-09-19T19:53:00Z">
        <w:r w:rsidR="00842023">
          <w:rPr>
            <w:rFonts w:asciiTheme="majorHAnsi" w:hAnsiTheme="majorHAnsi" w:cstheme="majorHAnsi"/>
          </w:rPr>
          <w:t xml:space="preserve">le rapport d’analyse </w:t>
        </w:r>
        <w:r w:rsidR="008457D0">
          <w:rPr>
            <w:rFonts w:asciiTheme="majorHAnsi" w:hAnsiTheme="majorHAnsi" w:cstheme="majorHAnsi"/>
          </w:rPr>
          <w:t xml:space="preserve">produit </w:t>
        </w:r>
      </w:ins>
      <w:r w:rsidR="00872543">
        <w:rPr>
          <w:rFonts w:asciiTheme="majorHAnsi" w:hAnsiTheme="majorHAnsi" w:cstheme="majorHAnsi"/>
        </w:rPr>
        <w:t>le tableau présenté ci-dess</w:t>
      </w:r>
      <w:r w:rsidRPr="00126F22">
        <w:rPr>
          <w:rFonts w:asciiTheme="majorHAnsi" w:hAnsiTheme="majorHAnsi" w:cstheme="majorHAnsi"/>
        </w:rPr>
        <w:t>us</w:t>
      </w:r>
      <w:del w:id="660" w:author="Nicol, Fabrice" w:date="2017-09-19T19:54:00Z">
        <w:r w:rsidRPr="00126F22" w:rsidDel="008457D0">
          <w:rPr>
            <w:rFonts w:asciiTheme="majorHAnsi" w:hAnsiTheme="majorHAnsi" w:cstheme="majorHAnsi"/>
          </w:rPr>
          <w:delText>,</w:delText>
        </w:r>
      </w:del>
      <w:ins w:id="661" w:author="Nicol, Fabrice" w:date="2017-09-19T19:54:00Z">
        <w:r w:rsidR="008457D0">
          <w:rPr>
            <w:rFonts w:asciiTheme="majorHAnsi" w:hAnsiTheme="majorHAnsi" w:cstheme="majorHAnsi"/>
          </w:rPr>
          <w:t>.</w:t>
        </w:r>
      </w:ins>
      <w:r w:rsidRPr="00126F22">
        <w:rPr>
          <w:rFonts w:asciiTheme="majorHAnsi" w:hAnsiTheme="majorHAnsi" w:cstheme="majorHAnsi"/>
        </w:rPr>
        <w:t xml:space="preserve"> </w:t>
      </w:r>
      <w:del w:id="662" w:author="Nicol, Fabrice" w:date="2017-09-19T19:54:00Z">
        <w:r w:rsidRPr="00126F22" w:rsidDel="008457D0">
          <w:rPr>
            <w:rFonts w:asciiTheme="majorHAnsi" w:hAnsiTheme="majorHAnsi" w:cstheme="majorHAnsi"/>
          </w:rPr>
          <w:delText>c</w:delText>
        </w:r>
      </w:del>
      <w:ins w:id="663" w:author="Nicol, Fabrice" w:date="2017-09-19T19:54:00Z">
        <w:r w:rsidR="008457D0">
          <w:rPr>
            <w:rFonts w:asciiTheme="majorHAnsi" w:hAnsiTheme="majorHAnsi" w:cstheme="majorHAnsi"/>
          </w:rPr>
          <w:t>C</w:t>
        </w:r>
      </w:ins>
      <w:r w:rsidRPr="00126F22">
        <w:rPr>
          <w:rFonts w:asciiTheme="majorHAnsi" w:hAnsiTheme="majorHAnsi" w:cstheme="majorHAnsi"/>
        </w:rPr>
        <w:t>ertains agents ont cumulé</w:t>
      </w:r>
      <w:r w:rsidR="00872543">
        <w:rPr>
          <w:rFonts w:asciiTheme="majorHAnsi" w:hAnsiTheme="majorHAnsi" w:cstheme="majorHAnsi"/>
        </w:rPr>
        <w:t xml:space="preserve"> pendant plusieurs années</w:t>
      </w:r>
      <w:r w:rsidRPr="00126F22">
        <w:rPr>
          <w:rFonts w:asciiTheme="majorHAnsi" w:hAnsiTheme="majorHAnsi" w:cstheme="majorHAnsi"/>
        </w:rPr>
        <w:t xml:space="preserve"> plus de 220 heures supplémentaires annuelles</w:t>
      </w:r>
      <w:ins w:id="664" w:author="Le Boudec  Vitalia" w:date="2017-09-16T17:59:00Z">
        <w:r w:rsidR="00535E5C">
          <w:rPr>
            <w:rFonts w:asciiTheme="majorHAnsi" w:hAnsiTheme="majorHAnsi" w:cstheme="majorHAnsi"/>
          </w:rPr>
          <w:t>.</w:t>
        </w:r>
      </w:ins>
    </w:p>
    <w:p w14:paraId="10B0422A" w14:textId="33E7C2A9" w:rsidR="00350977" w:rsidRDefault="00872543" w:rsidP="00704399">
      <w:pPr>
        <w:spacing w:before="120"/>
        <w:jc w:val="left"/>
        <w:rPr>
          <w:rFonts w:asciiTheme="majorHAnsi" w:hAnsiTheme="majorHAnsi" w:cstheme="majorHAnsi"/>
        </w:rPr>
      </w:pPr>
      <w:r w:rsidRPr="00384BE4">
        <w:rPr>
          <w:noProof/>
        </w:rPr>
        <w:drawing>
          <wp:anchor distT="0" distB="0" distL="114300" distR="114300" simplePos="0" relativeHeight="251991040" behindDoc="0" locked="0" layoutInCell="1" allowOverlap="1" wp14:anchorId="3E12DCD7" wp14:editId="47189885">
            <wp:simplePos x="0" y="0"/>
            <wp:positionH relativeFrom="column">
              <wp:posOffset>0</wp:posOffset>
            </wp:positionH>
            <wp:positionV relativeFrom="page">
              <wp:posOffset>5716905</wp:posOffset>
            </wp:positionV>
            <wp:extent cx="532765" cy="421005"/>
            <wp:effectExtent l="0" t="0" r="635" b="0"/>
            <wp:wrapThrough wrapText="bothSides">
              <wp:wrapPolygon edited="0">
                <wp:start x="0" y="0"/>
                <wp:lineTo x="0" y="20525"/>
                <wp:lineTo x="20853" y="20525"/>
                <wp:lineTo x="20853" y="0"/>
                <wp:lineTo x="0" y="0"/>
              </wp:wrapPolygon>
            </wp:wrapThrough>
            <wp:docPr id="228" name="Image 228" descr="E:\OUTILS\Images-guides-contrôle\Fleche r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OUTILS\Images-guides-contrôle\Fleche rose.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2765" cy="421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40AB99" w14:textId="602E052B" w:rsidR="00704399" w:rsidRDefault="00704399" w:rsidP="00704399">
      <w:pPr>
        <w:spacing w:before="120"/>
        <w:jc w:val="left"/>
        <w:rPr>
          <w:rFonts w:asciiTheme="majorHAnsi" w:hAnsiTheme="majorHAnsi" w:cstheme="majorHAnsi"/>
        </w:rPr>
      </w:pPr>
      <w:r w:rsidRPr="00704399">
        <w:rPr>
          <w:rFonts w:asciiTheme="majorHAnsi" w:hAnsiTheme="majorHAnsi" w:cstheme="majorHAnsi"/>
          <w:b/>
          <w:color w:val="D14A95" w:themeColor="accent1"/>
          <w:u w:val="single"/>
        </w:rPr>
        <w:t>Pour aller vers l’observation</w:t>
      </w:r>
      <w:r w:rsidRPr="00704399">
        <w:rPr>
          <w:rFonts w:asciiTheme="majorHAnsi" w:hAnsiTheme="majorHAnsi" w:cstheme="majorHAnsi"/>
          <w:color w:val="D14A95" w:themeColor="accent1"/>
        </w:rPr>
        <w:t> </w:t>
      </w:r>
      <w:r>
        <w:rPr>
          <w:rFonts w:asciiTheme="majorHAnsi" w:hAnsiTheme="majorHAnsi" w:cstheme="majorHAnsi"/>
        </w:rPr>
        <w:t>:</w:t>
      </w:r>
    </w:p>
    <w:p w14:paraId="60893662" w14:textId="77777777" w:rsidR="00872543" w:rsidRDefault="00872543" w:rsidP="00704399">
      <w:pPr>
        <w:spacing w:before="120"/>
        <w:jc w:val="left"/>
        <w:rPr>
          <w:rFonts w:asciiTheme="majorHAnsi" w:hAnsiTheme="majorHAnsi" w:cstheme="majorHAnsi"/>
        </w:rPr>
      </w:pPr>
    </w:p>
    <w:p w14:paraId="3D6002DE" w14:textId="7FAC030B" w:rsidR="00D35CE4" w:rsidRPr="00D35CE4" w:rsidRDefault="00872543" w:rsidP="004A2802">
      <w:pPr>
        <w:pStyle w:val="Paragraphedeliste"/>
        <w:numPr>
          <w:ilvl w:val="0"/>
          <w:numId w:val="78"/>
        </w:numPr>
        <w:suppressAutoHyphens/>
        <w:ind w:left="993"/>
        <w:rPr>
          <w:rFonts w:asciiTheme="majorHAnsi" w:hAnsiTheme="majorHAnsi" w:cstheme="majorHAnsi"/>
        </w:rPr>
      </w:pPr>
      <w:r>
        <w:rPr>
          <w:rFonts w:asciiTheme="majorHAnsi" w:hAnsiTheme="majorHAnsi" w:cstheme="majorHAnsi"/>
        </w:rPr>
        <w:t>V</w:t>
      </w:r>
      <w:r w:rsidR="00D35CE4" w:rsidRPr="00D35CE4">
        <w:rPr>
          <w:rFonts w:asciiTheme="majorHAnsi" w:hAnsiTheme="majorHAnsi" w:cstheme="majorHAnsi"/>
        </w:rPr>
        <w:t>érifier si l’organisme utilise les heures supplémentaires à l’excès, faute d’un contrôle suffisamment strict du temps de travail réglementaire</w:t>
      </w:r>
      <w:r w:rsidR="006473C0">
        <w:rPr>
          <w:rFonts w:asciiTheme="majorHAnsi" w:hAnsiTheme="majorHAnsi" w:cstheme="majorHAnsi"/>
        </w:rPr>
        <w:t xml:space="preserve"> ou </w:t>
      </w:r>
      <w:r w:rsidR="006473C0" w:rsidRPr="00D35CE4">
        <w:rPr>
          <w:rFonts w:asciiTheme="majorHAnsi" w:hAnsiTheme="majorHAnsi" w:cstheme="majorHAnsi"/>
        </w:rPr>
        <w:t>d’une politique de recrutement suffisamment dynamique</w:t>
      </w:r>
      <w:r w:rsidR="00D35CE4" w:rsidRPr="00D35CE4">
        <w:rPr>
          <w:rFonts w:asciiTheme="majorHAnsi" w:hAnsiTheme="majorHAnsi" w:cstheme="majorHAnsi"/>
        </w:rPr>
        <w:t>.</w:t>
      </w:r>
    </w:p>
    <w:p w14:paraId="6EE031B0" w14:textId="76788297" w:rsidR="00704399" w:rsidRPr="00872543" w:rsidRDefault="00704399" w:rsidP="004A2802">
      <w:pPr>
        <w:pStyle w:val="Paragraphedeliste"/>
        <w:numPr>
          <w:ilvl w:val="0"/>
          <w:numId w:val="78"/>
        </w:numPr>
        <w:spacing w:before="120"/>
        <w:ind w:left="993"/>
        <w:rPr>
          <w:rFonts w:asciiTheme="majorHAnsi" w:hAnsiTheme="majorHAnsi" w:cstheme="majorHAnsi"/>
        </w:rPr>
      </w:pPr>
      <w:r w:rsidRPr="00872543">
        <w:rPr>
          <w:rFonts w:asciiTheme="majorHAnsi" w:hAnsiTheme="majorHAnsi" w:cstheme="majorHAnsi"/>
        </w:rPr>
        <w:t>Le contrôle des heures supplémentaires permet d’</w:t>
      </w:r>
      <w:r w:rsidR="006473C0">
        <w:rPr>
          <w:rFonts w:asciiTheme="majorHAnsi" w:hAnsiTheme="majorHAnsi" w:cstheme="majorHAnsi"/>
        </w:rPr>
        <w:t>apprécier la</w:t>
      </w:r>
      <w:r w:rsidRPr="00872543">
        <w:rPr>
          <w:rFonts w:asciiTheme="majorHAnsi" w:hAnsiTheme="majorHAnsi" w:cstheme="majorHAnsi"/>
        </w:rPr>
        <w:t xml:space="preserve"> </w:t>
      </w:r>
      <w:r w:rsidR="006473C0">
        <w:rPr>
          <w:rFonts w:asciiTheme="majorHAnsi" w:hAnsiTheme="majorHAnsi" w:cstheme="majorHAnsi"/>
        </w:rPr>
        <w:t>politique indemnitaire</w:t>
      </w:r>
      <w:r w:rsidRPr="00872543">
        <w:rPr>
          <w:rFonts w:asciiTheme="majorHAnsi" w:hAnsiTheme="majorHAnsi" w:cstheme="majorHAnsi"/>
        </w:rPr>
        <w:t xml:space="preserve"> </w:t>
      </w:r>
      <w:r w:rsidR="006473C0">
        <w:rPr>
          <w:rFonts w:asciiTheme="majorHAnsi" w:hAnsiTheme="majorHAnsi" w:cstheme="majorHAnsi"/>
        </w:rPr>
        <w:t>pratiquée</w:t>
      </w:r>
      <w:r w:rsidRPr="00872543">
        <w:rPr>
          <w:rFonts w:asciiTheme="majorHAnsi" w:hAnsiTheme="majorHAnsi" w:cstheme="majorHAnsi"/>
        </w:rPr>
        <w:t xml:space="preserve"> par la collectivité ou </w:t>
      </w:r>
      <w:r w:rsidR="006473C0">
        <w:rPr>
          <w:rFonts w:asciiTheme="majorHAnsi" w:hAnsiTheme="majorHAnsi" w:cstheme="majorHAnsi"/>
        </w:rPr>
        <w:t>l’établissement public</w:t>
      </w:r>
      <w:r w:rsidRPr="00872543">
        <w:rPr>
          <w:rFonts w:asciiTheme="majorHAnsi" w:hAnsiTheme="majorHAnsi" w:cstheme="majorHAnsi"/>
        </w:rPr>
        <w:t xml:space="preserve">. </w:t>
      </w:r>
    </w:p>
    <w:p w14:paraId="0C7CACA2" w14:textId="77777777" w:rsidR="00704399" w:rsidRPr="00126F22" w:rsidRDefault="00704399" w:rsidP="00126F22">
      <w:pPr>
        <w:spacing w:after="200"/>
        <w:jc w:val="left"/>
        <w:rPr>
          <w:rFonts w:asciiTheme="majorHAnsi" w:hAnsiTheme="majorHAnsi" w:cstheme="majorHAnsi"/>
        </w:rPr>
      </w:pPr>
    </w:p>
    <w:p w14:paraId="4CCD8021" w14:textId="383F62A6" w:rsidR="003A44B9" w:rsidRDefault="003A44B9">
      <w:pPr>
        <w:spacing w:after="200" w:line="276" w:lineRule="auto"/>
        <w:jc w:val="left"/>
        <w:rPr>
          <w:rFonts w:asciiTheme="majorHAnsi" w:hAnsiTheme="majorHAnsi" w:cstheme="majorHAnsi"/>
        </w:rPr>
      </w:pPr>
      <w:r>
        <w:rPr>
          <w:rFonts w:asciiTheme="majorHAnsi" w:hAnsiTheme="majorHAnsi" w:cstheme="majorHAnsi"/>
        </w:rPr>
        <w:br w:type="page"/>
      </w:r>
    </w:p>
    <w:p w14:paraId="296A6DA2" w14:textId="57AD69A1" w:rsidR="0073006E" w:rsidRPr="00EB01E4" w:rsidRDefault="00345B3D" w:rsidP="00FA59C0">
      <w:pPr>
        <w:pStyle w:val="Titre1"/>
        <w:shd w:val="clear" w:color="auto" w:fill="D14A95" w:themeFill="accent1"/>
        <w:rPr>
          <w:rFonts w:cstheme="majorHAnsi"/>
          <w:color w:val="FFFFFF" w:themeColor="background1"/>
        </w:rPr>
      </w:pPr>
      <w:bookmarkStart w:id="665" w:name="_Toc493088740"/>
      <w:r>
        <w:rPr>
          <w:rFonts w:cstheme="majorHAnsi"/>
          <w:color w:val="FFFFFF" w:themeColor="background1"/>
        </w:rPr>
        <w:lastRenderedPageBreak/>
        <w:t>FICHE N° </w:t>
      </w:r>
      <w:r w:rsidR="001608C4">
        <w:rPr>
          <w:rFonts w:cstheme="majorHAnsi"/>
          <w:color w:val="FFFFFF" w:themeColor="background1"/>
        </w:rPr>
        <w:t>9</w:t>
      </w:r>
      <w:r w:rsidR="001608C4" w:rsidRPr="00EB01E4">
        <w:rPr>
          <w:rFonts w:cstheme="majorHAnsi"/>
          <w:color w:val="FFFFFF" w:themeColor="background1"/>
        </w:rPr>
        <w:t xml:space="preserve"> </w:t>
      </w:r>
      <w:r w:rsidR="00F2000A" w:rsidRPr="00EB01E4">
        <w:rPr>
          <w:rFonts w:cstheme="majorHAnsi"/>
          <w:color w:val="FFFFFF" w:themeColor="background1"/>
        </w:rPr>
        <w:t>- CONTRÔLER LA PRIME DE SERVICE ET DE RENDEMENT (psr)</w:t>
      </w:r>
      <w:bookmarkEnd w:id="665"/>
    </w:p>
    <w:p w14:paraId="4BAE2C72" w14:textId="35859A96" w:rsidR="001608C4" w:rsidRDefault="001608C4" w:rsidP="00A95324">
      <w:pPr>
        <w:suppressAutoHyphens/>
        <w:spacing w:after="0"/>
        <w:contextualSpacing/>
        <w:rPr>
          <w:rFonts w:asciiTheme="majorHAnsi" w:hAnsiTheme="majorHAnsi" w:cstheme="majorHAnsi"/>
        </w:rPr>
      </w:pPr>
      <w:r w:rsidRPr="004E1287">
        <w:rPr>
          <w:rFonts w:asciiTheme="majorHAnsi" w:hAnsiTheme="majorHAnsi" w:cstheme="majorHAnsi"/>
          <w:b/>
          <w:u w:val="single"/>
        </w:rPr>
        <w:t>Objectifs</w:t>
      </w:r>
      <w:r w:rsidR="00D36231">
        <w:rPr>
          <w:rFonts w:asciiTheme="majorHAnsi" w:hAnsiTheme="majorHAnsi" w:cstheme="majorHAnsi"/>
        </w:rPr>
        <w:t xml:space="preserve"> : </w:t>
      </w:r>
    </w:p>
    <w:p w14:paraId="4BB918BF" w14:textId="5D4C0C00" w:rsidR="00D36231" w:rsidRPr="004E1287" w:rsidRDefault="00D36231" w:rsidP="004E1287">
      <w:pPr>
        <w:pStyle w:val="Paragraphedeliste"/>
        <w:numPr>
          <w:ilvl w:val="0"/>
          <w:numId w:val="86"/>
        </w:numPr>
        <w:suppressAutoHyphens/>
        <w:spacing w:after="0"/>
        <w:rPr>
          <w:rFonts w:asciiTheme="majorHAnsi" w:hAnsiTheme="majorHAnsi" w:cstheme="majorHAnsi"/>
        </w:rPr>
      </w:pPr>
      <w:r w:rsidRPr="004E1287">
        <w:rPr>
          <w:rFonts w:asciiTheme="majorHAnsi" w:hAnsiTheme="majorHAnsi" w:cstheme="majorHAnsi"/>
        </w:rPr>
        <w:t>Pour la filière technique, contrôler si la prime est attribuée conformément à la réglementation</w:t>
      </w:r>
      <w:r w:rsidR="001608C4" w:rsidRPr="004E1287">
        <w:rPr>
          <w:rFonts w:asciiTheme="majorHAnsi" w:hAnsiTheme="majorHAnsi" w:cstheme="majorHAnsi"/>
        </w:rPr>
        <w:t> ;</w:t>
      </w:r>
    </w:p>
    <w:p w14:paraId="0F984590" w14:textId="42023371" w:rsidR="00A95324" w:rsidRPr="004E1287" w:rsidRDefault="00A95324" w:rsidP="004E1287">
      <w:pPr>
        <w:pStyle w:val="Paragraphedeliste"/>
        <w:numPr>
          <w:ilvl w:val="0"/>
          <w:numId w:val="86"/>
        </w:numPr>
        <w:suppressAutoHyphens/>
        <w:spacing w:after="0"/>
        <w:rPr>
          <w:rFonts w:asciiTheme="majorHAnsi" w:hAnsiTheme="majorHAnsi" w:cstheme="majorHAnsi"/>
        </w:rPr>
      </w:pPr>
      <w:r w:rsidRPr="004E1287">
        <w:rPr>
          <w:rFonts w:asciiTheme="majorHAnsi" w:hAnsiTheme="majorHAnsi" w:cstheme="majorHAnsi"/>
        </w:rPr>
        <w:t>Détecter les agents bénéficiant du versement cumulé de la PSR avec l’IFTS et l’IAT</w:t>
      </w:r>
      <w:r w:rsidR="001608C4" w:rsidRPr="004E1287">
        <w:rPr>
          <w:rFonts w:asciiTheme="majorHAnsi" w:hAnsiTheme="majorHAnsi" w:cstheme="majorHAnsi"/>
        </w:rPr>
        <w:t> ;</w:t>
      </w:r>
    </w:p>
    <w:p w14:paraId="5FB17123" w14:textId="297E4243" w:rsidR="00A95324" w:rsidRPr="004E1287" w:rsidRDefault="00A95324" w:rsidP="004E1287">
      <w:pPr>
        <w:pStyle w:val="Paragraphedeliste"/>
        <w:numPr>
          <w:ilvl w:val="0"/>
          <w:numId w:val="86"/>
        </w:numPr>
        <w:suppressAutoHyphens/>
        <w:spacing w:after="0"/>
        <w:rPr>
          <w:rFonts w:asciiTheme="majorHAnsi" w:hAnsiTheme="majorHAnsi" w:cstheme="majorHAnsi"/>
        </w:rPr>
      </w:pPr>
      <w:r w:rsidRPr="004E1287">
        <w:rPr>
          <w:rFonts w:asciiTheme="majorHAnsi" w:hAnsiTheme="majorHAnsi" w:cstheme="majorHAnsi"/>
        </w:rPr>
        <w:t>Détecter le versement de la PSR à des agents de catégorie C</w:t>
      </w:r>
      <w:r w:rsidR="001608C4" w:rsidRPr="004E1287">
        <w:rPr>
          <w:rFonts w:asciiTheme="majorHAnsi" w:hAnsiTheme="majorHAnsi" w:cstheme="majorHAnsi"/>
        </w:rPr>
        <w:t> ;</w:t>
      </w:r>
    </w:p>
    <w:p w14:paraId="354E4506" w14:textId="5FB314FF" w:rsidR="00A95324" w:rsidRPr="004E1287" w:rsidRDefault="00A95324" w:rsidP="004E1287">
      <w:pPr>
        <w:pStyle w:val="Paragraphedeliste"/>
        <w:numPr>
          <w:ilvl w:val="0"/>
          <w:numId w:val="86"/>
        </w:numPr>
        <w:suppressAutoHyphens/>
        <w:spacing w:after="0"/>
        <w:rPr>
          <w:rFonts w:asciiTheme="majorHAnsi" w:hAnsiTheme="majorHAnsi" w:cstheme="majorHAnsi"/>
        </w:rPr>
      </w:pPr>
      <w:r w:rsidRPr="004E1287">
        <w:rPr>
          <w:rFonts w:asciiTheme="majorHAnsi" w:hAnsiTheme="majorHAnsi" w:cstheme="majorHAnsi"/>
        </w:rPr>
        <w:t>Détecter la liste des agents non titulaires percevant la prime</w:t>
      </w:r>
      <w:r w:rsidR="001608C4" w:rsidRPr="004E1287">
        <w:rPr>
          <w:rFonts w:asciiTheme="majorHAnsi" w:hAnsiTheme="majorHAnsi" w:cstheme="majorHAnsi"/>
        </w:rPr>
        <w:t> ;</w:t>
      </w:r>
    </w:p>
    <w:p w14:paraId="0C0DD752" w14:textId="16BAD3F2" w:rsidR="001C3055" w:rsidRPr="004E1287" w:rsidRDefault="00A95324" w:rsidP="004E1287">
      <w:pPr>
        <w:pStyle w:val="Paragraphedeliste"/>
        <w:numPr>
          <w:ilvl w:val="0"/>
          <w:numId w:val="86"/>
        </w:numPr>
        <w:suppressAutoHyphens/>
        <w:rPr>
          <w:rFonts w:asciiTheme="majorHAnsi" w:hAnsiTheme="majorHAnsi" w:cstheme="majorHAnsi"/>
        </w:rPr>
      </w:pPr>
      <w:r w:rsidRPr="004E1287">
        <w:rPr>
          <w:rFonts w:asciiTheme="majorHAnsi" w:hAnsiTheme="majorHAnsi" w:cstheme="majorHAnsi"/>
        </w:rPr>
        <w:t>Observer les montants attribués et leur évolution individuelle.</w:t>
      </w:r>
    </w:p>
    <w:p w14:paraId="506A0FC7" w14:textId="2FA5E2D9" w:rsidR="00A95324" w:rsidRDefault="00A95324" w:rsidP="001F2D99">
      <w:pPr>
        <w:suppressAutoHyphens/>
        <w:spacing w:before="240"/>
        <w:rPr>
          <w:rFonts w:asciiTheme="majorHAnsi" w:hAnsiTheme="majorHAnsi" w:cstheme="majorHAnsi"/>
        </w:rPr>
      </w:pPr>
      <w:r w:rsidRPr="001F2D99">
        <w:rPr>
          <w:rFonts w:asciiTheme="majorHAnsi" w:hAnsiTheme="majorHAnsi" w:cstheme="majorHAnsi"/>
          <w:b/>
          <w:u w:val="single"/>
        </w:rPr>
        <w:t>R</w:t>
      </w:r>
      <w:r w:rsidR="00F7171A" w:rsidRPr="001F2D99">
        <w:rPr>
          <w:rFonts w:asciiTheme="majorHAnsi" w:hAnsiTheme="majorHAnsi" w:cstheme="majorHAnsi"/>
          <w:b/>
          <w:u w:val="single"/>
        </w:rPr>
        <w:t>appel</w:t>
      </w:r>
      <w:r w:rsidRPr="001F2D99">
        <w:rPr>
          <w:rFonts w:asciiTheme="majorHAnsi" w:hAnsiTheme="majorHAnsi" w:cstheme="majorHAnsi"/>
          <w:b/>
          <w:u w:val="single"/>
        </w:rPr>
        <w:t xml:space="preserve"> de la </w:t>
      </w:r>
      <w:commentRangeStart w:id="666"/>
      <w:r w:rsidRPr="001F2D99">
        <w:rPr>
          <w:rFonts w:asciiTheme="majorHAnsi" w:hAnsiTheme="majorHAnsi" w:cstheme="majorHAnsi"/>
          <w:b/>
          <w:u w:val="single"/>
        </w:rPr>
        <w:t>règle</w:t>
      </w:r>
      <w:commentRangeEnd w:id="666"/>
      <w:r w:rsidR="001F2D99">
        <w:rPr>
          <w:rStyle w:val="Marquedecommentaire"/>
        </w:rPr>
        <w:commentReference w:id="666"/>
      </w:r>
      <w:r w:rsidR="0040030A">
        <w:rPr>
          <w:rFonts w:asciiTheme="majorHAnsi" w:hAnsiTheme="majorHAnsi" w:cstheme="majorHAnsi"/>
        </w:rPr>
        <w:t xml:space="preserve"> : </w:t>
      </w:r>
    </w:p>
    <w:p w14:paraId="4AACEFA5" w14:textId="7DBDEC9E" w:rsidR="001608C4" w:rsidRPr="001608C4" w:rsidRDefault="00EF1CE5" w:rsidP="001608C4">
      <w:pPr>
        <w:pBdr>
          <w:top w:val="single" w:sz="4" w:space="1" w:color="auto"/>
          <w:left w:val="single" w:sz="4" w:space="4" w:color="auto"/>
          <w:bottom w:val="single" w:sz="4" w:space="1" w:color="auto"/>
          <w:right w:val="single" w:sz="4" w:space="4" w:color="auto"/>
        </w:pBdr>
        <w:suppressAutoHyphens/>
        <w:contextualSpacing/>
        <w:rPr>
          <w:rFonts w:asciiTheme="majorHAnsi" w:hAnsiTheme="majorHAnsi" w:cstheme="majorHAnsi"/>
        </w:rPr>
      </w:pPr>
      <w:r>
        <w:rPr>
          <w:rFonts w:asciiTheme="majorHAnsi" w:hAnsiTheme="majorHAnsi" w:cstheme="majorHAnsi"/>
        </w:rPr>
        <w:t>Les bénéficiaires sont :</w:t>
      </w:r>
    </w:p>
    <w:p w14:paraId="67726BE0" w14:textId="3A70E2EB" w:rsidR="001608C4" w:rsidRPr="001608C4" w:rsidRDefault="001F2D99" w:rsidP="001608C4">
      <w:pPr>
        <w:pBdr>
          <w:top w:val="single" w:sz="4" w:space="1" w:color="auto"/>
          <w:left w:val="single" w:sz="4" w:space="4" w:color="auto"/>
          <w:bottom w:val="single" w:sz="4" w:space="1" w:color="auto"/>
          <w:right w:val="single" w:sz="4" w:space="4" w:color="auto"/>
        </w:pBdr>
        <w:suppressAutoHyphens/>
        <w:contextualSpacing/>
        <w:rPr>
          <w:rFonts w:asciiTheme="majorHAnsi" w:hAnsiTheme="majorHAnsi" w:cstheme="majorHAnsi"/>
        </w:rPr>
      </w:pPr>
      <w:r>
        <w:rPr>
          <w:rFonts w:asciiTheme="majorHAnsi" w:hAnsiTheme="majorHAnsi" w:cstheme="majorHAnsi"/>
        </w:rPr>
        <w:t>-</w:t>
      </w:r>
      <w:ins w:id="667" w:author="Le Boudec  Vitalia" w:date="2017-09-16T17:51:00Z">
        <w:r w:rsidR="00E1528A">
          <w:rPr>
            <w:rFonts w:asciiTheme="majorHAnsi" w:hAnsiTheme="majorHAnsi" w:cstheme="majorHAnsi"/>
          </w:rPr>
          <w:t xml:space="preserve"> </w:t>
        </w:r>
      </w:ins>
      <w:r>
        <w:rPr>
          <w:rFonts w:asciiTheme="majorHAnsi" w:hAnsiTheme="majorHAnsi" w:cstheme="majorHAnsi"/>
        </w:rPr>
        <w:t>les a</w:t>
      </w:r>
      <w:r w:rsidR="001608C4" w:rsidRPr="001608C4">
        <w:rPr>
          <w:rFonts w:asciiTheme="majorHAnsi" w:hAnsiTheme="majorHAnsi" w:cstheme="majorHAnsi"/>
        </w:rPr>
        <w:t>gents titulaires, stagiaires relevant des cadres d’emplois de la filière technique ;</w:t>
      </w:r>
    </w:p>
    <w:p w14:paraId="2BA14F89" w14:textId="5C3C880F" w:rsidR="001608C4" w:rsidRPr="001608C4" w:rsidRDefault="001F2D99" w:rsidP="00EF1CE5">
      <w:pPr>
        <w:pBdr>
          <w:top w:val="single" w:sz="4" w:space="1" w:color="auto"/>
          <w:left w:val="single" w:sz="4" w:space="4" w:color="auto"/>
          <w:bottom w:val="single" w:sz="4" w:space="1" w:color="auto"/>
          <w:right w:val="single" w:sz="4" w:space="4" w:color="auto"/>
        </w:pBdr>
        <w:suppressAutoHyphens/>
        <w:rPr>
          <w:rFonts w:asciiTheme="majorHAnsi" w:hAnsiTheme="majorHAnsi" w:cstheme="majorHAnsi"/>
        </w:rPr>
      </w:pPr>
      <w:r>
        <w:rPr>
          <w:rFonts w:asciiTheme="majorHAnsi" w:hAnsiTheme="majorHAnsi" w:cstheme="majorHAnsi"/>
        </w:rPr>
        <w:t>- les a</w:t>
      </w:r>
      <w:r w:rsidR="001608C4" w:rsidRPr="001608C4">
        <w:rPr>
          <w:rFonts w:asciiTheme="majorHAnsi" w:hAnsiTheme="majorHAnsi" w:cstheme="majorHAnsi"/>
        </w:rPr>
        <w:t>gents contractuels dès lors qu’une délibération le prévoit.</w:t>
      </w:r>
    </w:p>
    <w:p w14:paraId="66750878" w14:textId="77777777" w:rsidR="001608C4" w:rsidRPr="001608C4" w:rsidRDefault="001608C4" w:rsidP="00EF1CE5">
      <w:pPr>
        <w:pBdr>
          <w:top w:val="single" w:sz="4" w:space="1" w:color="auto"/>
          <w:left w:val="single" w:sz="4" w:space="4" w:color="auto"/>
          <w:bottom w:val="single" w:sz="4" w:space="1" w:color="auto"/>
          <w:right w:val="single" w:sz="4" w:space="4" w:color="auto"/>
        </w:pBdr>
        <w:suppressAutoHyphens/>
        <w:spacing w:before="120"/>
        <w:rPr>
          <w:rFonts w:asciiTheme="majorHAnsi" w:hAnsiTheme="majorHAnsi" w:cstheme="majorHAnsi"/>
        </w:rPr>
      </w:pPr>
      <w:r w:rsidRPr="001F2D99">
        <w:rPr>
          <w:rFonts w:asciiTheme="majorHAnsi" w:hAnsiTheme="majorHAnsi" w:cstheme="majorHAnsi"/>
          <w:i/>
        </w:rPr>
        <w:t>N. B.</w:t>
      </w:r>
      <w:r w:rsidRPr="001608C4">
        <w:rPr>
          <w:rFonts w:asciiTheme="majorHAnsi" w:hAnsiTheme="majorHAnsi" w:cstheme="majorHAnsi"/>
        </w:rPr>
        <w:t xml:space="preserve"> : pour les ingénieurs en chef, cette prime a vocation à être remplacée par l’indemnité de performance et des fonctions.</w:t>
      </w:r>
    </w:p>
    <w:p w14:paraId="32D2CB4C" w14:textId="3C06871B" w:rsidR="001608C4" w:rsidRPr="001608C4" w:rsidRDefault="001608C4" w:rsidP="00EF1CE5">
      <w:pPr>
        <w:pBdr>
          <w:top w:val="single" w:sz="4" w:space="1" w:color="auto"/>
          <w:left w:val="single" w:sz="4" w:space="4" w:color="auto"/>
          <w:bottom w:val="single" w:sz="4" w:space="1" w:color="auto"/>
          <w:right w:val="single" w:sz="4" w:space="4" w:color="auto"/>
        </w:pBdr>
        <w:suppressAutoHyphens/>
        <w:spacing w:before="120" w:after="0"/>
        <w:rPr>
          <w:rFonts w:asciiTheme="majorHAnsi" w:hAnsiTheme="majorHAnsi" w:cstheme="majorHAnsi"/>
        </w:rPr>
      </w:pPr>
      <w:r w:rsidRPr="001608C4">
        <w:rPr>
          <w:rFonts w:asciiTheme="majorHAnsi" w:hAnsiTheme="majorHAnsi" w:cstheme="majorHAnsi"/>
        </w:rPr>
        <w:t>Les conditions d’octroi sont</w:t>
      </w:r>
      <w:r w:rsidR="00EF1CE5">
        <w:rPr>
          <w:rFonts w:asciiTheme="majorHAnsi" w:hAnsiTheme="majorHAnsi" w:cstheme="majorHAnsi"/>
        </w:rPr>
        <w:t> :</w:t>
      </w:r>
      <w:r w:rsidRPr="001608C4">
        <w:rPr>
          <w:rFonts w:asciiTheme="majorHAnsi" w:hAnsiTheme="majorHAnsi" w:cstheme="majorHAnsi"/>
        </w:rPr>
        <w:t xml:space="preserve"> </w:t>
      </w:r>
    </w:p>
    <w:p w14:paraId="5BCDE512" w14:textId="259BD593" w:rsidR="001608C4" w:rsidRPr="001608C4" w:rsidRDefault="001F2D99" w:rsidP="001608C4">
      <w:pPr>
        <w:pBdr>
          <w:top w:val="single" w:sz="4" w:space="1" w:color="auto"/>
          <w:left w:val="single" w:sz="4" w:space="4" w:color="auto"/>
          <w:bottom w:val="single" w:sz="4" w:space="1" w:color="auto"/>
          <w:right w:val="single" w:sz="4" w:space="4" w:color="auto"/>
        </w:pBdr>
        <w:suppressAutoHyphens/>
        <w:contextualSpacing/>
        <w:rPr>
          <w:rFonts w:asciiTheme="majorHAnsi" w:hAnsiTheme="majorHAnsi" w:cstheme="majorHAnsi"/>
        </w:rPr>
      </w:pPr>
      <w:r>
        <w:rPr>
          <w:rFonts w:asciiTheme="majorHAnsi" w:hAnsiTheme="majorHAnsi" w:cstheme="majorHAnsi"/>
        </w:rPr>
        <w:t>- les d</w:t>
      </w:r>
      <w:r w:rsidR="001608C4" w:rsidRPr="001608C4">
        <w:rPr>
          <w:rFonts w:asciiTheme="majorHAnsi" w:hAnsiTheme="majorHAnsi" w:cstheme="majorHAnsi"/>
        </w:rPr>
        <w:t>élibération</w:t>
      </w:r>
      <w:r>
        <w:rPr>
          <w:rFonts w:asciiTheme="majorHAnsi" w:hAnsiTheme="majorHAnsi" w:cstheme="majorHAnsi"/>
        </w:rPr>
        <w:t>s</w:t>
      </w:r>
      <w:r w:rsidR="001608C4" w:rsidRPr="001608C4">
        <w:rPr>
          <w:rFonts w:asciiTheme="majorHAnsi" w:hAnsiTheme="majorHAnsi" w:cstheme="majorHAnsi"/>
        </w:rPr>
        <w:t xml:space="preserve"> de l’organe délibérant ;</w:t>
      </w:r>
    </w:p>
    <w:p w14:paraId="09FC65DE" w14:textId="1C42A87E" w:rsidR="001608C4" w:rsidRDefault="001F2D99" w:rsidP="009F47F6">
      <w:pPr>
        <w:pBdr>
          <w:top w:val="single" w:sz="4" w:space="1" w:color="auto"/>
          <w:left w:val="single" w:sz="4" w:space="4" w:color="auto"/>
          <w:bottom w:val="single" w:sz="4" w:space="1" w:color="auto"/>
          <w:right w:val="single" w:sz="4" w:space="4" w:color="auto"/>
        </w:pBdr>
        <w:suppressAutoHyphens/>
        <w:contextualSpacing/>
        <w:rPr>
          <w:rFonts w:asciiTheme="majorHAnsi" w:hAnsiTheme="majorHAnsi" w:cstheme="majorHAnsi"/>
        </w:rPr>
      </w:pPr>
      <w:r>
        <w:rPr>
          <w:rFonts w:asciiTheme="majorHAnsi" w:hAnsiTheme="majorHAnsi" w:cstheme="majorHAnsi"/>
        </w:rPr>
        <w:t xml:space="preserve">- l’exercice </w:t>
      </w:r>
      <w:r w:rsidR="001608C4" w:rsidRPr="001608C4">
        <w:rPr>
          <w:rFonts w:asciiTheme="majorHAnsi" w:hAnsiTheme="majorHAnsi" w:cstheme="majorHAnsi"/>
        </w:rPr>
        <w:t>de fonctions techniques.</w:t>
      </w:r>
    </w:p>
    <w:p w14:paraId="039F97EB" w14:textId="18F12964" w:rsidR="00A95324" w:rsidRDefault="00A95324" w:rsidP="00126F22">
      <w:pPr>
        <w:suppressAutoHyphens/>
        <w:contextualSpacing/>
        <w:rPr>
          <w:rFonts w:asciiTheme="majorHAnsi" w:hAnsiTheme="majorHAnsi" w:cstheme="majorHAnsi"/>
        </w:rPr>
      </w:pPr>
    </w:p>
    <w:p w14:paraId="76CD9CBE" w14:textId="4A38BD51" w:rsidR="00A95324" w:rsidRPr="001F2D99" w:rsidRDefault="001608C4" w:rsidP="00126F22">
      <w:pPr>
        <w:suppressAutoHyphens/>
        <w:contextualSpacing/>
        <w:rPr>
          <w:rFonts w:asciiTheme="majorHAnsi" w:hAnsiTheme="majorHAnsi" w:cstheme="majorHAnsi"/>
        </w:rPr>
      </w:pPr>
      <w:r w:rsidRPr="001F2D99">
        <w:rPr>
          <w:rFonts w:asciiTheme="majorHAnsi" w:hAnsiTheme="majorHAnsi" w:cstheme="majorHAnsi"/>
          <w:b/>
          <w:u w:val="single"/>
        </w:rPr>
        <w:t xml:space="preserve">Application au </w:t>
      </w:r>
      <w:commentRangeStart w:id="668"/>
      <w:commentRangeStart w:id="669"/>
      <w:r w:rsidRPr="001F2D99">
        <w:rPr>
          <w:rFonts w:asciiTheme="majorHAnsi" w:hAnsiTheme="majorHAnsi" w:cstheme="majorHAnsi"/>
          <w:b/>
          <w:u w:val="single"/>
        </w:rPr>
        <w:t>logiciel</w:t>
      </w:r>
      <w:commentRangeEnd w:id="668"/>
      <w:r w:rsidR="001F2D99" w:rsidRPr="001F2D99">
        <w:rPr>
          <w:rStyle w:val="Marquedecommentaire"/>
        </w:rPr>
        <w:commentReference w:id="668"/>
      </w:r>
      <w:commentRangeEnd w:id="669"/>
      <w:r w:rsidR="00E1528A">
        <w:rPr>
          <w:rStyle w:val="Marquedecommentaire"/>
        </w:rPr>
        <w:commentReference w:id="669"/>
      </w:r>
      <w:r w:rsidRPr="001F2D99">
        <w:rPr>
          <w:rFonts w:asciiTheme="majorHAnsi" w:hAnsiTheme="majorHAnsi" w:cstheme="majorHAnsi"/>
        </w:rPr>
        <w:t> :</w:t>
      </w:r>
    </w:p>
    <w:p w14:paraId="7A1D5160" w14:textId="7BD90601" w:rsidR="001608C4" w:rsidRPr="001F2D99" w:rsidRDefault="001608C4" w:rsidP="00126F22">
      <w:pPr>
        <w:suppressAutoHyphens/>
        <w:contextualSpacing/>
        <w:rPr>
          <w:rFonts w:asciiTheme="majorHAnsi" w:hAnsiTheme="majorHAnsi" w:cstheme="majorHAnsi"/>
        </w:rPr>
      </w:pPr>
    </w:p>
    <w:p w14:paraId="4FC848F3" w14:textId="51266F94" w:rsidR="001608C4" w:rsidRPr="001F2D99" w:rsidRDefault="001F2D99" w:rsidP="00126F22">
      <w:pPr>
        <w:suppressAutoHyphens/>
        <w:contextualSpacing/>
        <w:rPr>
          <w:rFonts w:asciiTheme="majorHAnsi" w:hAnsiTheme="majorHAnsi" w:cstheme="majorHAnsi"/>
        </w:rPr>
      </w:pPr>
      <w:commentRangeStart w:id="670"/>
      <w:commentRangeStart w:id="671"/>
      <w:r w:rsidRPr="001F2D99">
        <w:rPr>
          <w:rFonts w:asciiTheme="majorHAnsi" w:hAnsiTheme="majorHAnsi" w:cstheme="majorHAnsi"/>
        </w:rPr>
        <w:t>Tableau</w:t>
      </w:r>
      <w:commentRangeEnd w:id="670"/>
      <w:r w:rsidRPr="001F2D99">
        <w:rPr>
          <w:rStyle w:val="Marquedecommentaire"/>
        </w:rPr>
        <w:commentReference w:id="670"/>
      </w:r>
      <w:commentRangeEnd w:id="671"/>
      <w:ins w:id="672" w:author="Nicol, Fabrice" w:date="2017-09-19T20:00:00Z">
        <w:r w:rsidR="008457D0">
          <w:rPr>
            <w:rFonts w:asciiTheme="majorHAnsi" w:hAnsiTheme="majorHAnsi" w:cstheme="majorHAnsi"/>
          </w:rPr>
          <w:t xml:space="preserve">x identiques à ceux produits pour le contrôle de la PFR (voir </w:t>
        </w:r>
        <w:r w:rsidR="008457D0" w:rsidRPr="008457D0">
          <w:rPr>
            <w:rFonts w:asciiTheme="majorHAnsi" w:hAnsiTheme="majorHAnsi" w:cstheme="majorHAnsi"/>
            <w:i/>
            <w:rPrChange w:id="673" w:author="Nicol, Fabrice" w:date="2017-09-19T20:00:00Z">
              <w:rPr>
                <w:rFonts w:asciiTheme="majorHAnsi" w:hAnsiTheme="majorHAnsi" w:cstheme="majorHAnsi"/>
              </w:rPr>
            </w:rPrChange>
          </w:rPr>
          <w:t>supra</w:t>
        </w:r>
        <w:r w:rsidR="008457D0">
          <w:rPr>
            <w:rFonts w:asciiTheme="majorHAnsi" w:hAnsiTheme="majorHAnsi" w:cstheme="majorHAnsi"/>
          </w:rPr>
          <w:t>).</w:t>
        </w:r>
      </w:ins>
      <w:r w:rsidR="00E1528A">
        <w:rPr>
          <w:rStyle w:val="Marquedecommentaire"/>
        </w:rPr>
        <w:commentReference w:id="671"/>
      </w:r>
    </w:p>
    <w:p w14:paraId="06D50A15" w14:textId="77777777" w:rsidR="001608C4" w:rsidRPr="001F2D99" w:rsidRDefault="001608C4" w:rsidP="00126F22">
      <w:pPr>
        <w:suppressAutoHyphens/>
        <w:contextualSpacing/>
        <w:rPr>
          <w:rFonts w:asciiTheme="majorHAnsi" w:hAnsiTheme="majorHAnsi" w:cstheme="majorHAnsi"/>
        </w:rPr>
      </w:pPr>
    </w:p>
    <w:p w14:paraId="2DC9609A" w14:textId="07C77A48" w:rsidR="001608C4" w:rsidRDefault="001608C4" w:rsidP="00126F22">
      <w:pPr>
        <w:suppressAutoHyphens/>
        <w:contextualSpacing/>
        <w:rPr>
          <w:rFonts w:asciiTheme="majorHAnsi" w:hAnsiTheme="majorHAnsi" w:cstheme="majorHAnsi"/>
        </w:rPr>
      </w:pPr>
      <w:commentRangeStart w:id="674"/>
      <w:commentRangeStart w:id="675"/>
      <w:r w:rsidRPr="001F2D99">
        <w:rPr>
          <w:rFonts w:asciiTheme="majorHAnsi" w:hAnsiTheme="majorHAnsi" w:cstheme="majorHAnsi"/>
          <w:b/>
          <w:u w:val="single"/>
        </w:rPr>
        <w:t>Interprétation</w:t>
      </w:r>
      <w:commentRangeEnd w:id="674"/>
      <w:r w:rsidR="001F2D99" w:rsidRPr="001F2D99">
        <w:rPr>
          <w:rStyle w:val="Marquedecommentaire"/>
        </w:rPr>
        <w:commentReference w:id="674"/>
      </w:r>
      <w:commentRangeEnd w:id="675"/>
      <w:r w:rsidR="0015278B">
        <w:rPr>
          <w:rStyle w:val="Marquedecommentaire"/>
        </w:rPr>
        <w:commentReference w:id="675"/>
      </w:r>
      <w:r w:rsidRPr="001F2D99">
        <w:rPr>
          <w:rFonts w:asciiTheme="majorHAnsi" w:hAnsiTheme="majorHAnsi" w:cstheme="majorHAnsi"/>
        </w:rPr>
        <w:t> :</w:t>
      </w:r>
      <w:r>
        <w:rPr>
          <w:rFonts w:asciiTheme="majorHAnsi" w:hAnsiTheme="majorHAnsi" w:cstheme="majorHAnsi"/>
        </w:rPr>
        <w:t xml:space="preserve"> </w:t>
      </w:r>
    </w:p>
    <w:p w14:paraId="197730C5" w14:textId="77777777" w:rsidR="001608C4" w:rsidRDefault="001608C4" w:rsidP="00126F22">
      <w:pPr>
        <w:suppressAutoHyphens/>
        <w:contextualSpacing/>
        <w:rPr>
          <w:rFonts w:asciiTheme="majorHAnsi" w:hAnsiTheme="majorHAnsi" w:cstheme="majorHAnsi"/>
        </w:rPr>
      </w:pPr>
    </w:p>
    <w:p w14:paraId="018228E9" w14:textId="77777777" w:rsidR="00A95324" w:rsidRPr="00126F22" w:rsidRDefault="00A95324" w:rsidP="00126F22">
      <w:pPr>
        <w:suppressAutoHyphens/>
        <w:contextualSpacing/>
        <w:rPr>
          <w:rFonts w:asciiTheme="majorHAnsi" w:hAnsiTheme="majorHAnsi" w:cstheme="majorHAnsi"/>
        </w:rPr>
      </w:pPr>
    </w:p>
    <w:p w14:paraId="77B43333" w14:textId="4B4087CD" w:rsidR="009D6198" w:rsidRPr="00126F22" w:rsidRDefault="00551B3D" w:rsidP="00126F22">
      <w:pPr>
        <w:suppressAutoHyphens/>
        <w:rPr>
          <w:rFonts w:asciiTheme="majorHAnsi" w:hAnsiTheme="majorHAnsi" w:cstheme="majorHAnsi"/>
          <w:b/>
          <w:u w:val="single"/>
        </w:rPr>
      </w:pPr>
      <w:r w:rsidRPr="009F47F6">
        <w:rPr>
          <w:rFonts w:asciiTheme="majorHAnsi" w:hAnsiTheme="majorHAnsi" w:cstheme="majorHAnsi"/>
          <w:b/>
          <w:shd w:val="clear" w:color="auto" w:fill="D14A95" w:themeFill="accent1"/>
        </w:rPr>
        <w:t>Axes d’investigation</w:t>
      </w:r>
      <w:r w:rsidR="00EF1CE5">
        <w:rPr>
          <w:rFonts w:asciiTheme="majorHAnsi" w:hAnsiTheme="majorHAnsi" w:cstheme="majorHAnsi"/>
        </w:rPr>
        <w:t> :</w:t>
      </w:r>
      <w:r w:rsidRPr="00EF1CE5">
        <w:rPr>
          <w:rFonts w:asciiTheme="majorHAnsi" w:hAnsiTheme="majorHAnsi" w:cstheme="majorHAnsi"/>
        </w:rPr>
        <w:t xml:space="preserve"> </w:t>
      </w:r>
    </w:p>
    <w:p w14:paraId="5C3CADEF" w14:textId="29E31FFC" w:rsidR="000C5635" w:rsidRDefault="009D6198" w:rsidP="004A2802">
      <w:pPr>
        <w:pStyle w:val="Paragraphedeliste"/>
        <w:numPr>
          <w:ilvl w:val="0"/>
          <w:numId w:val="79"/>
        </w:numPr>
        <w:suppressAutoHyphens/>
        <w:ind w:left="993"/>
        <w:rPr>
          <w:rFonts w:asciiTheme="majorHAnsi" w:hAnsiTheme="majorHAnsi" w:cstheme="majorHAnsi"/>
        </w:rPr>
      </w:pPr>
      <w:r w:rsidRPr="00126F22">
        <w:rPr>
          <w:rFonts w:asciiTheme="majorHAnsi" w:hAnsiTheme="majorHAnsi" w:cstheme="majorHAnsi"/>
        </w:rPr>
        <w:t>Lister les agents détachés de l’administration centrale du ministère de l’écologie</w:t>
      </w:r>
      <w:r w:rsidR="00B55A5E" w:rsidRPr="00126F22">
        <w:rPr>
          <w:rFonts w:asciiTheme="majorHAnsi" w:hAnsiTheme="majorHAnsi" w:cstheme="majorHAnsi"/>
        </w:rPr>
        <w:t xml:space="preserve"> et</w:t>
      </w:r>
      <w:r w:rsidRPr="00126F22">
        <w:rPr>
          <w:rFonts w:asciiTheme="majorHAnsi" w:hAnsiTheme="majorHAnsi" w:cstheme="majorHAnsi"/>
        </w:rPr>
        <w:t xml:space="preserve"> développement durable et contrôler si ces agents </w:t>
      </w:r>
      <w:r w:rsidR="008C4A86" w:rsidRPr="00126F22">
        <w:rPr>
          <w:rFonts w:asciiTheme="majorHAnsi" w:hAnsiTheme="majorHAnsi" w:cstheme="majorHAnsi"/>
        </w:rPr>
        <w:t>perç</w:t>
      </w:r>
      <w:r w:rsidRPr="00126F22">
        <w:rPr>
          <w:rFonts w:asciiTheme="majorHAnsi" w:hAnsiTheme="majorHAnsi" w:cstheme="majorHAnsi"/>
        </w:rPr>
        <w:t>oivent l’indemnité complémentaire à la prime de service et de rendement vers</w:t>
      </w:r>
      <w:r w:rsidR="007A1F1D" w:rsidRPr="00126F22">
        <w:rPr>
          <w:rFonts w:asciiTheme="majorHAnsi" w:hAnsiTheme="majorHAnsi" w:cstheme="majorHAnsi"/>
        </w:rPr>
        <w:t>ée aux fonctionnaires de l’État. Cette</w:t>
      </w:r>
      <w:r w:rsidRPr="00126F22">
        <w:rPr>
          <w:rFonts w:asciiTheme="majorHAnsi" w:hAnsiTheme="majorHAnsi" w:cstheme="majorHAnsi"/>
        </w:rPr>
        <w:t xml:space="preserve"> indemnité </w:t>
      </w:r>
      <w:r w:rsidR="00D500BC" w:rsidRPr="00126F22">
        <w:rPr>
          <w:rFonts w:asciiTheme="majorHAnsi" w:hAnsiTheme="majorHAnsi" w:cstheme="majorHAnsi"/>
        </w:rPr>
        <w:t>n’est pas transposable à la FPT</w:t>
      </w:r>
      <w:r w:rsidR="007A1F1D" w:rsidRPr="00126F22">
        <w:rPr>
          <w:rFonts w:asciiTheme="majorHAnsi" w:hAnsiTheme="majorHAnsi" w:cstheme="majorHAnsi"/>
        </w:rPr>
        <w:t>.</w:t>
      </w:r>
    </w:p>
    <w:p w14:paraId="5AA59B2A" w14:textId="764E6D26" w:rsidR="001608C4" w:rsidDel="008457D0" w:rsidRDefault="001608C4" w:rsidP="009F47F6">
      <w:pPr>
        <w:suppressAutoHyphens/>
        <w:rPr>
          <w:del w:id="676" w:author="Nicol, Fabrice" w:date="2017-09-19T20:00:00Z"/>
          <w:rFonts w:asciiTheme="majorHAnsi" w:hAnsiTheme="majorHAnsi" w:cstheme="majorHAnsi"/>
          <w:color w:val="D14A95" w:themeColor="accent1"/>
        </w:rPr>
      </w:pPr>
      <w:del w:id="677" w:author="Nicol, Fabrice" w:date="2017-09-19T20:00:00Z">
        <w:r w:rsidRPr="001F2D99" w:rsidDel="008457D0">
          <w:rPr>
            <w:rFonts w:asciiTheme="majorHAnsi" w:hAnsiTheme="majorHAnsi" w:cstheme="majorHAnsi"/>
            <w:b/>
            <w:color w:val="D14A95" w:themeColor="accent1"/>
          </w:rPr>
          <w:delText xml:space="preserve">Point </w:delText>
        </w:r>
        <w:commentRangeStart w:id="678"/>
        <w:commentRangeStart w:id="679"/>
        <w:r w:rsidRPr="001F2D99" w:rsidDel="008457D0">
          <w:rPr>
            <w:rFonts w:asciiTheme="majorHAnsi" w:hAnsiTheme="majorHAnsi" w:cstheme="majorHAnsi"/>
            <w:b/>
            <w:color w:val="D14A95" w:themeColor="accent1"/>
          </w:rPr>
          <w:delText>d’attention</w:delText>
        </w:r>
        <w:commentRangeEnd w:id="678"/>
        <w:r w:rsidR="001F2D99" w:rsidDel="008457D0">
          <w:rPr>
            <w:rStyle w:val="Marquedecommentaire"/>
          </w:rPr>
          <w:commentReference w:id="678"/>
        </w:r>
        <w:commentRangeEnd w:id="679"/>
        <w:r w:rsidR="0015278B" w:rsidDel="008457D0">
          <w:rPr>
            <w:rStyle w:val="Marquedecommentaire"/>
          </w:rPr>
          <w:commentReference w:id="679"/>
        </w:r>
        <w:r w:rsidRPr="001F2D99" w:rsidDel="008457D0">
          <w:rPr>
            <w:rFonts w:asciiTheme="majorHAnsi" w:hAnsiTheme="majorHAnsi" w:cstheme="majorHAnsi"/>
            <w:color w:val="D14A95" w:themeColor="accent1"/>
          </w:rPr>
          <w:delText> </w:delText>
        </w:r>
      </w:del>
    </w:p>
    <w:p w14:paraId="5D87C9DB" w14:textId="77777777" w:rsidR="00EF1CE5" w:rsidRPr="00EF1CE5" w:rsidRDefault="00EF1CE5" w:rsidP="009F47F6">
      <w:pPr>
        <w:suppressAutoHyphens/>
        <w:rPr>
          <w:rFonts w:asciiTheme="majorHAnsi" w:hAnsiTheme="majorHAnsi" w:cstheme="majorHAnsi"/>
        </w:rPr>
      </w:pPr>
    </w:p>
    <w:p w14:paraId="2D77DC72" w14:textId="223094B4" w:rsidR="00345B3D" w:rsidRDefault="00345B3D">
      <w:pPr>
        <w:spacing w:after="200" w:line="276" w:lineRule="auto"/>
        <w:jc w:val="left"/>
        <w:rPr>
          <w:rFonts w:asciiTheme="majorHAnsi" w:hAnsiTheme="majorHAnsi" w:cstheme="majorHAnsi"/>
          <w:b/>
          <w:u w:val="single"/>
        </w:rPr>
      </w:pPr>
      <w:r>
        <w:rPr>
          <w:rFonts w:asciiTheme="majorHAnsi" w:hAnsiTheme="majorHAnsi" w:cstheme="majorHAnsi"/>
          <w:b/>
          <w:u w:val="single"/>
        </w:rPr>
        <w:br w:type="page"/>
      </w:r>
    </w:p>
    <w:p w14:paraId="1437722F" w14:textId="3FD7498B" w:rsidR="00551B3D" w:rsidRPr="00EB01E4" w:rsidRDefault="00345B3D" w:rsidP="00FA59C0">
      <w:pPr>
        <w:pStyle w:val="Titre1"/>
        <w:shd w:val="clear" w:color="auto" w:fill="D14A95" w:themeFill="accent1"/>
        <w:rPr>
          <w:rFonts w:cstheme="majorHAnsi"/>
          <w:color w:val="FFFFFF" w:themeColor="background1"/>
        </w:rPr>
      </w:pPr>
      <w:bookmarkStart w:id="680" w:name="_Toc493088741"/>
      <w:r>
        <w:rPr>
          <w:rFonts w:cstheme="majorHAnsi"/>
          <w:color w:val="FFFFFF" w:themeColor="background1"/>
        </w:rPr>
        <w:lastRenderedPageBreak/>
        <w:t>FICHE N° </w:t>
      </w:r>
      <w:r w:rsidR="001608C4">
        <w:rPr>
          <w:rFonts w:cstheme="majorHAnsi"/>
          <w:color w:val="FFFFFF" w:themeColor="background1"/>
        </w:rPr>
        <w:t>10</w:t>
      </w:r>
      <w:r w:rsidR="001608C4" w:rsidRPr="00EB01E4">
        <w:rPr>
          <w:rFonts w:cstheme="majorHAnsi"/>
          <w:color w:val="FFFFFF" w:themeColor="background1"/>
        </w:rPr>
        <w:t xml:space="preserve"> </w:t>
      </w:r>
      <w:r w:rsidR="00B571BE" w:rsidRPr="00EB01E4">
        <w:rPr>
          <w:rFonts w:cstheme="majorHAnsi"/>
          <w:color w:val="FFFFFF" w:themeColor="background1"/>
        </w:rPr>
        <w:t xml:space="preserve">- CONTRÔLER </w:t>
      </w:r>
      <w:r w:rsidR="001608C4" w:rsidRPr="00EB01E4">
        <w:rPr>
          <w:rFonts w:cstheme="majorHAnsi"/>
          <w:color w:val="FFFFFF" w:themeColor="background1"/>
        </w:rPr>
        <w:t>L’INDEMNIT</w:t>
      </w:r>
      <w:r w:rsidR="001608C4">
        <w:rPr>
          <w:rFonts w:cstheme="majorHAnsi"/>
          <w:color w:val="FFFFFF" w:themeColor="background1"/>
        </w:rPr>
        <w:t>É</w:t>
      </w:r>
      <w:r w:rsidR="001608C4" w:rsidRPr="00EB01E4">
        <w:rPr>
          <w:rFonts w:cstheme="majorHAnsi"/>
          <w:color w:val="FFFFFF" w:themeColor="background1"/>
        </w:rPr>
        <w:t xml:space="preserve"> </w:t>
      </w:r>
      <w:r w:rsidR="00B571BE" w:rsidRPr="00EB01E4">
        <w:rPr>
          <w:rFonts w:cstheme="majorHAnsi"/>
          <w:color w:val="FFFFFF" w:themeColor="background1"/>
        </w:rPr>
        <w:t>DE PERFORMANCE ET DE FONCTIONS –IPF)</w:t>
      </w:r>
      <w:bookmarkEnd w:id="680"/>
    </w:p>
    <w:p w14:paraId="02F858EC" w14:textId="6254D474" w:rsidR="009402B5" w:rsidRDefault="00EF1CE5" w:rsidP="00AA7A65">
      <w:pPr>
        <w:suppressAutoHyphens/>
        <w:spacing w:after="0"/>
        <w:contextualSpacing/>
        <w:rPr>
          <w:rFonts w:asciiTheme="majorHAnsi" w:hAnsiTheme="majorHAnsi" w:cstheme="majorHAnsi"/>
        </w:rPr>
      </w:pPr>
      <w:r w:rsidRPr="004E1287">
        <w:rPr>
          <w:rFonts w:asciiTheme="majorHAnsi" w:hAnsiTheme="majorHAnsi" w:cstheme="majorHAnsi"/>
          <w:b/>
          <w:u w:val="single"/>
        </w:rPr>
        <w:t>Objectif</w:t>
      </w:r>
      <w:r w:rsidR="00AA7A65">
        <w:rPr>
          <w:rFonts w:asciiTheme="majorHAnsi" w:hAnsiTheme="majorHAnsi" w:cstheme="majorHAnsi"/>
        </w:rPr>
        <w:t xml:space="preserve"> : </w:t>
      </w:r>
    </w:p>
    <w:p w14:paraId="205BE870" w14:textId="00375D5B" w:rsidR="00AA7A65" w:rsidRPr="00EF1CE5" w:rsidRDefault="00AA7A65" w:rsidP="004A2802">
      <w:pPr>
        <w:pStyle w:val="Paragraphedeliste"/>
        <w:numPr>
          <w:ilvl w:val="0"/>
          <w:numId w:val="80"/>
        </w:numPr>
        <w:suppressAutoHyphens/>
        <w:spacing w:after="0"/>
        <w:rPr>
          <w:rFonts w:asciiTheme="majorHAnsi" w:hAnsiTheme="majorHAnsi" w:cstheme="majorHAnsi"/>
        </w:rPr>
      </w:pPr>
      <w:r w:rsidRPr="00EF1CE5">
        <w:rPr>
          <w:rFonts w:asciiTheme="majorHAnsi" w:hAnsiTheme="majorHAnsi" w:cstheme="majorHAnsi"/>
        </w:rPr>
        <w:t>Pour la filière technique, contrôler si la prime est attribuée conformément à la réglementation.</w:t>
      </w:r>
    </w:p>
    <w:p w14:paraId="79A09593" w14:textId="685FCC3E" w:rsidR="00AA7A65" w:rsidRDefault="00AA7A65" w:rsidP="00EF1CE5">
      <w:pPr>
        <w:autoSpaceDE w:val="0"/>
        <w:autoSpaceDN w:val="0"/>
        <w:adjustRightInd w:val="0"/>
        <w:spacing w:before="240"/>
        <w:rPr>
          <w:rFonts w:asciiTheme="majorHAnsi" w:hAnsiTheme="majorHAnsi" w:cstheme="majorHAnsi"/>
        </w:rPr>
      </w:pPr>
      <w:r w:rsidRPr="00EF1CE5">
        <w:rPr>
          <w:rFonts w:asciiTheme="majorHAnsi" w:hAnsiTheme="majorHAnsi" w:cstheme="majorHAnsi"/>
          <w:b/>
          <w:u w:val="single"/>
        </w:rPr>
        <w:t>R</w:t>
      </w:r>
      <w:r w:rsidR="00BF2094" w:rsidRPr="00EF1CE5">
        <w:rPr>
          <w:rFonts w:asciiTheme="majorHAnsi" w:hAnsiTheme="majorHAnsi" w:cstheme="majorHAnsi"/>
          <w:b/>
          <w:u w:val="single"/>
        </w:rPr>
        <w:t>appel</w:t>
      </w:r>
      <w:r w:rsidRPr="00EF1CE5">
        <w:rPr>
          <w:rFonts w:asciiTheme="majorHAnsi" w:hAnsiTheme="majorHAnsi" w:cstheme="majorHAnsi"/>
          <w:b/>
          <w:u w:val="single"/>
        </w:rPr>
        <w:t xml:space="preserve"> de la </w:t>
      </w:r>
      <w:commentRangeStart w:id="681"/>
      <w:r w:rsidRPr="00EF1CE5">
        <w:rPr>
          <w:rFonts w:asciiTheme="majorHAnsi" w:hAnsiTheme="majorHAnsi" w:cstheme="majorHAnsi"/>
          <w:b/>
          <w:u w:val="single"/>
        </w:rPr>
        <w:t>règle</w:t>
      </w:r>
      <w:commentRangeEnd w:id="681"/>
      <w:r w:rsidR="00CD4250">
        <w:rPr>
          <w:rStyle w:val="Marquedecommentaire"/>
        </w:rPr>
        <w:commentReference w:id="681"/>
      </w:r>
      <w:r>
        <w:rPr>
          <w:rFonts w:asciiTheme="majorHAnsi" w:hAnsiTheme="majorHAnsi" w:cstheme="majorHAnsi"/>
        </w:rPr>
        <w:t xml:space="preserve"> : </w:t>
      </w:r>
    </w:p>
    <w:p w14:paraId="09D0D901" w14:textId="77777777" w:rsidR="005A5C4E" w:rsidRPr="005A5C4E" w:rsidRDefault="005A5C4E" w:rsidP="005A5C4E">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Theme="majorHAnsi" w:hAnsiTheme="majorHAnsi" w:cstheme="majorHAnsi"/>
        </w:rPr>
      </w:pPr>
      <w:r w:rsidRPr="005A5C4E">
        <w:rPr>
          <w:rFonts w:asciiTheme="majorHAnsi" w:hAnsiTheme="majorHAnsi" w:cstheme="majorHAnsi"/>
        </w:rPr>
        <w:t>Cette prime comprend deux parts :</w:t>
      </w:r>
    </w:p>
    <w:p w14:paraId="2C21A493" w14:textId="286D7E91" w:rsidR="005A5C4E" w:rsidRPr="005A5C4E" w:rsidRDefault="00EF1CE5" w:rsidP="005A5C4E">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Theme="majorHAnsi" w:hAnsiTheme="majorHAnsi" w:cstheme="majorHAnsi"/>
        </w:rPr>
      </w:pPr>
      <w:r>
        <w:rPr>
          <w:rFonts w:asciiTheme="majorHAnsi" w:hAnsiTheme="majorHAnsi" w:cstheme="majorHAnsi"/>
        </w:rPr>
        <w:t>-</w:t>
      </w:r>
      <w:r w:rsidR="005A5C4E" w:rsidRPr="005A5C4E">
        <w:rPr>
          <w:rFonts w:asciiTheme="majorHAnsi" w:hAnsiTheme="majorHAnsi" w:cstheme="majorHAnsi"/>
        </w:rPr>
        <w:t xml:space="preserve"> une part tenant compte des responsabilités, du niveau d’expertise et des sujétions spéciales</w:t>
      </w:r>
      <w:r>
        <w:rPr>
          <w:rFonts w:asciiTheme="majorHAnsi" w:hAnsiTheme="majorHAnsi" w:cstheme="majorHAnsi"/>
        </w:rPr>
        <w:t xml:space="preserve"> liées aux fonctions exercées (« </w:t>
      </w:r>
      <w:r w:rsidR="005A5C4E" w:rsidRPr="005A5C4E">
        <w:rPr>
          <w:rFonts w:asciiTheme="majorHAnsi" w:hAnsiTheme="majorHAnsi" w:cstheme="majorHAnsi"/>
        </w:rPr>
        <w:t>part fonctionnelle</w:t>
      </w:r>
      <w:r>
        <w:rPr>
          <w:rFonts w:asciiTheme="majorHAnsi" w:hAnsiTheme="majorHAnsi" w:cstheme="majorHAnsi"/>
        </w:rPr>
        <w:t> »</w:t>
      </w:r>
      <w:r w:rsidR="005A5C4E" w:rsidRPr="005A5C4E">
        <w:rPr>
          <w:rFonts w:asciiTheme="majorHAnsi" w:hAnsiTheme="majorHAnsi" w:cstheme="majorHAnsi"/>
        </w:rPr>
        <w:t>) ;</w:t>
      </w:r>
    </w:p>
    <w:p w14:paraId="21B3717F" w14:textId="712E2D24" w:rsidR="005A5C4E" w:rsidRPr="005A5C4E" w:rsidRDefault="00EF1CE5" w:rsidP="00EF1CE5">
      <w:pPr>
        <w:pBdr>
          <w:top w:val="single" w:sz="4" w:space="1" w:color="auto"/>
          <w:left w:val="single" w:sz="4" w:space="4" w:color="auto"/>
          <w:bottom w:val="single" w:sz="4" w:space="1" w:color="auto"/>
          <w:right w:val="single" w:sz="4" w:space="4" w:color="auto"/>
        </w:pBdr>
        <w:autoSpaceDE w:val="0"/>
        <w:autoSpaceDN w:val="0"/>
        <w:adjustRightInd w:val="0"/>
        <w:rPr>
          <w:rFonts w:asciiTheme="majorHAnsi" w:hAnsiTheme="majorHAnsi" w:cstheme="majorHAnsi"/>
        </w:rPr>
      </w:pPr>
      <w:r>
        <w:rPr>
          <w:rFonts w:asciiTheme="majorHAnsi" w:hAnsiTheme="majorHAnsi" w:cstheme="majorHAnsi"/>
        </w:rPr>
        <w:t>-</w:t>
      </w:r>
      <w:r w:rsidR="005A5C4E" w:rsidRPr="005A5C4E">
        <w:rPr>
          <w:rFonts w:asciiTheme="majorHAnsi" w:hAnsiTheme="majorHAnsi" w:cstheme="majorHAnsi"/>
        </w:rPr>
        <w:t xml:space="preserve"> une part liée aux résultats de la procédure d’évaluation individuelle et </w:t>
      </w:r>
      <w:proofErr w:type="gramStart"/>
      <w:r w:rsidR="005A5C4E" w:rsidRPr="005A5C4E">
        <w:rPr>
          <w:rFonts w:asciiTheme="majorHAnsi" w:hAnsiTheme="majorHAnsi" w:cstheme="majorHAnsi"/>
        </w:rPr>
        <w:t>à</w:t>
      </w:r>
      <w:proofErr w:type="gramEnd"/>
      <w:r w:rsidR="005A5C4E" w:rsidRPr="005A5C4E">
        <w:rPr>
          <w:rFonts w:asciiTheme="majorHAnsi" w:hAnsiTheme="majorHAnsi" w:cstheme="majorHAnsi"/>
        </w:rPr>
        <w:t xml:space="preserve"> la manièr</w:t>
      </w:r>
      <w:r>
        <w:rPr>
          <w:rFonts w:asciiTheme="majorHAnsi" w:hAnsiTheme="majorHAnsi" w:cstheme="majorHAnsi"/>
        </w:rPr>
        <w:t>e de servir (« part performance »</w:t>
      </w:r>
      <w:r w:rsidR="005A5C4E" w:rsidRPr="005A5C4E">
        <w:rPr>
          <w:rFonts w:asciiTheme="majorHAnsi" w:hAnsiTheme="majorHAnsi" w:cstheme="majorHAnsi"/>
        </w:rPr>
        <w:t>).</w:t>
      </w:r>
    </w:p>
    <w:p w14:paraId="7C15E3A9" w14:textId="6DEA1947" w:rsidR="005A5C4E" w:rsidRPr="005A5C4E" w:rsidRDefault="005A5C4E" w:rsidP="005A5C4E">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Theme="majorHAnsi" w:hAnsiTheme="majorHAnsi" w:cstheme="majorHAnsi"/>
        </w:rPr>
      </w:pPr>
      <w:r w:rsidRPr="005A5C4E">
        <w:rPr>
          <w:rFonts w:asciiTheme="majorHAnsi" w:hAnsiTheme="majorHAnsi" w:cstheme="majorHAnsi"/>
        </w:rPr>
        <w:t xml:space="preserve">Les bénéficiaires </w:t>
      </w:r>
      <w:r w:rsidR="00EF1CE5">
        <w:rPr>
          <w:rFonts w:asciiTheme="majorHAnsi" w:hAnsiTheme="majorHAnsi" w:cstheme="majorHAnsi"/>
        </w:rPr>
        <w:t>sont :</w:t>
      </w:r>
    </w:p>
    <w:p w14:paraId="6ECBB205" w14:textId="76C6A8DD" w:rsidR="005A5C4E" w:rsidRPr="005A5C4E" w:rsidRDefault="005A5C4E" w:rsidP="005A5C4E">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Theme="majorHAnsi" w:hAnsiTheme="majorHAnsi" w:cstheme="majorHAnsi"/>
        </w:rPr>
      </w:pPr>
      <w:r w:rsidRPr="005A5C4E">
        <w:rPr>
          <w:rFonts w:asciiTheme="majorHAnsi" w:hAnsiTheme="majorHAnsi" w:cstheme="majorHAnsi"/>
        </w:rPr>
        <w:t xml:space="preserve">- </w:t>
      </w:r>
      <w:r w:rsidR="00EF1CE5">
        <w:rPr>
          <w:rFonts w:asciiTheme="majorHAnsi" w:hAnsiTheme="majorHAnsi" w:cstheme="majorHAnsi"/>
        </w:rPr>
        <w:t xml:space="preserve">les </w:t>
      </w:r>
      <w:r w:rsidRPr="005A5C4E">
        <w:rPr>
          <w:rFonts w:asciiTheme="majorHAnsi" w:hAnsiTheme="majorHAnsi" w:cstheme="majorHAnsi"/>
        </w:rPr>
        <w:t>agents titulaires, stagiaires relevant des grades d’ingénieur en chef et d</w:t>
      </w:r>
      <w:r w:rsidR="00EF1CE5">
        <w:rPr>
          <w:rFonts w:asciiTheme="majorHAnsi" w:hAnsiTheme="majorHAnsi" w:cstheme="majorHAnsi"/>
        </w:rPr>
        <w:t>’ingénieur en chef hors classe ;</w:t>
      </w:r>
    </w:p>
    <w:p w14:paraId="17794BC0" w14:textId="174C3805" w:rsidR="005A5C4E" w:rsidRPr="005A5C4E" w:rsidRDefault="005A5C4E" w:rsidP="005A5C4E">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Theme="majorHAnsi" w:hAnsiTheme="majorHAnsi" w:cstheme="majorHAnsi"/>
        </w:rPr>
      </w:pPr>
      <w:r w:rsidRPr="005A5C4E">
        <w:rPr>
          <w:rFonts w:asciiTheme="majorHAnsi" w:hAnsiTheme="majorHAnsi" w:cstheme="majorHAnsi"/>
        </w:rPr>
        <w:t xml:space="preserve">- </w:t>
      </w:r>
      <w:r w:rsidR="00EF1CE5">
        <w:rPr>
          <w:rFonts w:asciiTheme="majorHAnsi" w:hAnsiTheme="majorHAnsi" w:cstheme="majorHAnsi"/>
        </w:rPr>
        <w:t xml:space="preserve">les </w:t>
      </w:r>
      <w:r w:rsidRPr="005A5C4E">
        <w:rPr>
          <w:rFonts w:asciiTheme="majorHAnsi" w:hAnsiTheme="majorHAnsi" w:cstheme="majorHAnsi"/>
        </w:rPr>
        <w:t>agents contractuels dès lors qu’une délibération le prévoit.</w:t>
      </w:r>
    </w:p>
    <w:p w14:paraId="235BC7D0" w14:textId="4BE15EFA" w:rsidR="005A5C4E" w:rsidRPr="005A5C4E" w:rsidRDefault="005A5C4E" w:rsidP="00EF1CE5">
      <w:pPr>
        <w:pBdr>
          <w:top w:val="single" w:sz="4" w:space="1" w:color="auto"/>
          <w:left w:val="single" w:sz="4" w:space="4" w:color="auto"/>
          <w:bottom w:val="single" w:sz="4" w:space="1" w:color="auto"/>
          <w:right w:val="single" w:sz="4" w:space="4" w:color="auto"/>
        </w:pBdr>
        <w:autoSpaceDE w:val="0"/>
        <w:autoSpaceDN w:val="0"/>
        <w:adjustRightInd w:val="0"/>
        <w:spacing w:before="120" w:after="0"/>
        <w:rPr>
          <w:rFonts w:asciiTheme="majorHAnsi" w:hAnsiTheme="majorHAnsi" w:cstheme="majorHAnsi"/>
        </w:rPr>
      </w:pPr>
      <w:r w:rsidRPr="005A5C4E">
        <w:rPr>
          <w:rFonts w:asciiTheme="majorHAnsi" w:hAnsiTheme="majorHAnsi" w:cstheme="majorHAnsi"/>
        </w:rPr>
        <w:t>Le montant individuel de la prime</w:t>
      </w:r>
      <w:r w:rsidR="00EF1CE5">
        <w:rPr>
          <w:rFonts w:asciiTheme="majorHAnsi" w:hAnsiTheme="majorHAnsi" w:cstheme="majorHAnsi"/>
        </w:rPr>
        <w:t> :</w:t>
      </w:r>
    </w:p>
    <w:p w14:paraId="130D3FD8" w14:textId="1DE745B2" w:rsidR="005A5C4E" w:rsidRPr="005A5C4E" w:rsidRDefault="00EF1CE5" w:rsidP="00EF1CE5">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Theme="majorHAnsi" w:hAnsiTheme="majorHAnsi" w:cstheme="majorHAnsi"/>
        </w:rPr>
      </w:pPr>
      <w:r w:rsidRPr="00EF1CE5">
        <w:rPr>
          <w:rFonts w:asciiTheme="majorHAnsi" w:hAnsiTheme="majorHAnsi" w:cstheme="majorHAnsi"/>
        </w:rPr>
        <w:t>-</w:t>
      </w:r>
      <w:r>
        <w:rPr>
          <w:rFonts w:asciiTheme="majorHAnsi" w:hAnsiTheme="majorHAnsi" w:cstheme="majorHAnsi"/>
        </w:rPr>
        <w:t xml:space="preserve"> p</w:t>
      </w:r>
      <w:r w:rsidR="005A5C4E" w:rsidRPr="005A5C4E">
        <w:rPr>
          <w:rFonts w:asciiTheme="majorHAnsi" w:hAnsiTheme="majorHAnsi" w:cstheme="majorHAnsi"/>
        </w:rPr>
        <w:t xml:space="preserve">our la </w:t>
      </w:r>
      <w:r>
        <w:rPr>
          <w:rFonts w:asciiTheme="majorHAnsi" w:hAnsiTheme="majorHAnsi" w:cstheme="majorHAnsi"/>
        </w:rPr>
        <w:t>« part fonctionnelle »</w:t>
      </w:r>
      <w:r w:rsidR="005A5C4E" w:rsidRPr="005A5C4E">
        <w:rPr>
          <w:rFonts w:asciiTheme="majorHAnsi" w:hAnsiTheme="majorHAnsi" w:cstheme="majorHAnsi"/>
        </w:rPr>
        <w:t>, le montant individuel est déterminé par application au montant de référence d’un coefficient multiplicateur compris dans une fourchette entre 1 et 6 au regard des critères d’attribution fixés par l’organe délibérant</w:t>
      </w:r>
      <w:r>
        <w:rPr>
          <w:rFonts w:asciiTheme="majorHAnsi" w:hAnsiTheme="majorHAnsi" w:cstheme="majorHAnsi"/>
        </w:rPr>
        <w:t> ;</w:t>
      </w:r>
    </w:p>
    <w:p w14:paraId="3DEE6FCD" w14:textId="166D5707" w:rsidR="005A5C4E" w:rsidRDefault="00EF1CE5" w:rsidP="009F47F6">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Theme="majorHAnsi" w:hAnsiTheme="majorHAnsi" w:cstheme="majorHAnsi"/>
        </w:rPr>
      </w:pPr>
      <w:r>
        <w:rPr>
          <w:rFonts w:asciiTheme="majorHAnsi" w:hAnsiTheme="majorHAnsi" w:cstheme="majorHAnsi"/>
        </w:rPr>
        <w:t>- pour la « part performance »</w:t>
      </w:r>
      <w:r w:rsidR="005A5C4E" w:rsidRPr="005A5C4E">
        <w:rPr>
          <w:rFonts w:asciiTheme="majorHAnsi" w:hAnsiTheme="majorHAnsi" w:cstheme="majorHAnsi"/>
        </w:rPr>
        <w:t>, le montant de référence est modulable par application d’un coefficient compris dans une fourchette de 0 à 6.</w:t>
      </w:r>
    </w:p>
    <w:p w14:paraId="01B38BE3" w14:textId="77777777" w:rsidR="00EF1CE5" w:rsidRDefault="005A5C4E" w:rsidP="00EF1CE5">
      <w:pPr>
        <w:suppressAutoHyphens/>
        <w:spacing w:before="240"/>
        <w:rPr>
          <w:rFonts w:asciiTheme="majorHAnsi" w:hAnsiTheme="majorHAnsi" w:cstheme="majorHAnsi"/>
        </w:rPr>
      </w:pPr>
      <w:r w:rsidRPr="009F47F6">
        <w:rPr>
          <w:rFonts w:asciiTheme="majorHAnsi" w:hAnsiTheme="majorHAnsi" w:cstheme="majorHAnsi"/>
          <w:b/>
          <w:u w:val="single"/>
        </w:rPr>
        <w:t>Application au logiciel</w:t>
      </w:r>
      <w:r>
        <w:rPr>
          <w:rFonts w:asciiTheme="majorHAnsi" w:hAnsiTheme="majorHAnsi" w:cstheme="majorHAnsi"/>
        </w:rPr>
        <w:t xml:space="preserve"> : </w:t>
      </w:r>
    </w:p>
    <w:p w14:paraId="472F01C0" w14:textId="0BD57372" w:rsidR="005A5C4E" w:rsidRDefault="00EF1CE5" w:rsidP="00FE67FE">
      <w:pPr>
        <w:suppressAutoHyphens/>
        <w:spacing w:before="120"/>
        <w:rPr>
          <w:ins w:id="682" w:author="Nicol, Fabrice" w:date="2017-09-19T20:01:00Z"/>
          <w:rFonts w:asciiTheme="majorHAnsi" w:hAnsiTheme="majorHAnsi" w:cstheme="majorHAnsi"/>
        </w:rPr>
      </w:pPr>
      <w:r>
        <w:rPr>
          <w:rFonts w:asciiTheme="majorHAnsi" w:hAnsiTheme="majorHAnsi" w:cstheme="majorHAnsi"/>
        </w:rPr>
        <w:t>Les tests sont les mêmes que ceux réalisés pour</w:t>
      </w:r>
      <w:r w:rsidR="005A5C4E" w:rsidRPr="00126F22">
        <w:rPr>
          <w:rFonts w:asciiTheme="majorHAnsi" w:hAnsiTheme="majorHAnsi" w:cstheme="majorHAnsi"/>
        </w:rPr>
        <w:t xml:space="preserve"> la PFR, sauf pour les montants de référence</w:t>
      </w:r>
      <w:r w:rsidR="005A5C4E">
        <w:rPr>
          <w:rFonts w:asciiTheme="majorHAnsi" w:hAnsiTheme="majorHAnsi" w:cstheme="majorHAnsi"/>
        </w:rPr>
        <w:t>.</w:t>
      </w:r>
    </w:p>
    <w:p w14:paraId="56FB9C1D" w14:textId="77777777" w:rsidR="008457D0" w:rsidRPr="004A2802" w:rsidRDefault="008457D0" w:rsidP="008457D0">
      <w:pPr>
        <w:suppressAutoHyphens/>
        <w:rPr>
          <w:ins w:id="683" w:author="Nicol, Fabrice" w:date="2017-09-19T20:01:00Z"/>
          <w:rFonts w:asciiTheme="majorHAnsi" w:hAnsiTheme="majorHAnsi" w:cstheme="majorHAnsi"/>
        </w:rPr>
      </w:pPr>
      <w:ins w:id="684" w:author="Nicol, Fabrice" w:date="2017-09-19T20:01:00Z">
        <w:r>
          <w:rPr>
            <w:rFonts w:asciiTheme="majorHAnsi" w:hAnsiTheme="majorHAnsi" w:cstheme="majorHAnsi"/>
          </w:rPr>
          <w:t>Les tableaux sont identiques à ceux produits pour le contrôle de la PFR (coir supra).</w:t>
        </w:r>
      </w:ins>
    </w:p>
    <w:p w14:paraId="16BA8BD9" w14:textId="2552ACAF" w:rsidR="008457D0" w:rsidDel="008457D0" w:rsidRDefault="008457D0" w:rsidP="00FE67FE">
      <w:pPr>
        <w:suppressAutoHyphens/>
        <w:spacing w:before="120"/>
        <w:rPr>
          <w:del w:id="685" w:author="Nicol, Fabrice" w:date="2017-09-19T20:01:00Z"/>
          <w:rFonts w:asciiTheme="majorHAnsi" w:hAnsiTheme="majorHAnsi" w:cstheme="majorHAnsi"/>
        </w:rPr>
      </w:pPr>
    </w:p>
    <w:p w14:paraId="2E2441F4" w14:textId="7A2A6C93" w:rsidR="00551B3D" w:rsidRPr="00126F22" w:rsidRDefault="00551B3D" w:rsidP="00FE67FE">
      <w:pPr>
        <w:suppressAutoHyphens/>
        <w:spacing w:before="120"/>
        <w:rPr>
          <w:rFonts w:asciiTheme="majorHAnsi" w:hAnsiTheme="majorHAnsi" w:cstheme="majorHAnsi"/>
        </w:rPr>
      </w:pPr>
      <w:r w:rsidRPr="00126F22">
        <w:rPr>
          <w:rFonts w:asciiTheme="majorHAnsi" w:hAnsiTheme="majorHAnsi" w:cstheme="majorHAnsi"/>
        </w:rPr>
        <w:t xml:space="preserve">Un </w:t>
      </w:r>
      <w:r w:rsidR="003564BC" w:rsidRPr="00126F22">
        <w:rPr>
          <w:rFonts w:asciiTheme="majorHAnsi" w:hAnsiTheme="majorHAnsi" w:cstheme="majorHAnsi"/>
        </w:rPr>
        <w:t>lien hypertexte</w:t>
      </w:r>
      <w:r w:rsidRPr="00126F22">
        <w:rPr>
          <w:rFonts w:asciiTheme="majorHAnsi" w:hAnsiTheme="majorHAnsi" w:cstheme="majorHAnsi"/>
        </w:rPr>
        <w:t xml:space="preserve"> est créé vers la base de données </w:t>
      </w:r>
      <w:r w:rsidR="00FC4A7B">
        <w:rPr>
          <w:rFonts w:asciiTheme="majorHAnsi" w:hAnsiTheme="majorHAnsi" w:cstheme="majorHAnsi"/>
        </w:rPr>
        <w:t>« </w:t>
      </w:r>
      <w:r w:rsidRPr="00133DBA">
        <w:rPr>
          <w:rFonts w:asciiTheme="majorHAnsi" w:hAnsiTheme="majorHAnsi" w:cstheme="majorHAnsi"/>
        </w:rPr>
        <w:t>Bénéficiaires de l’IPF</w:t>
      </w:r>
      <w:r w:rsidR="00FC4A7B">
        <w:rPr>
          <w:rFonts w:asciiTheme="majorHAnsi" w:hAnsiTheme="majorHAnsi" w:cstheme="majorHAnsi"/>
        </w:rPr>
        <w:t> »</w:t>
      </w:r>
      <w:r w:rsidR="004A2802">
        <w:rPr>
          <w:rFonts w:asciiTheme="majorHAnsi" w:hAnsiTheme="majorHAnsi" w:cstheme="majorHAnsi"/>
        </w:rPr>
        <w:t>. Un</w:t>
      </w:r>
      <w:r w:rsidRPr="00126F22">
        <w:rPr>
          <w:rFonts w:asciiTheme="majorHAnsi" w:hAnsiTheme="majorHAnsi" w:cstheme="majorHAnsi"/>
        </w:rPr>
        <w:t xml:space="preserve"> test de cumul IFTS</w:t>
      </w:r>
      <w:r w:rsidR="005A5C4E">
        <w:rPr>
          <w:rFonts w:asciiTheme="majorHAnsi" w:hAnsiTheme="majorHAnsi" w:cstheme="majorHAnsi"/>
        </w:rPr>
        <w:t>-</w:t>
      </w:r>
      <w:r w:rsidRPr="00126F22">
        <w:rPr>
          <w:rFonts w:asciiTheme="majorHAnsi" w:hAnsiTheme="majorHAnsi" w:cstheme="majorHAnsi"/>
        </w:rPr>
        <w:t>IPS</w:t>
      </w:r>
      <w:r w:rsidR="004A2802">
        <w:rPr>
          <w:rFonts w:asciiTheme="majorHAnsi" w:hAnsiTheme="majorHAnsi" w:cstheme="majorHAnsi"/>
        </w:rPr>
        <w:t xml:space="preserve"> est effectué</w:t>
      </w:r>
      <w:r w:rsidRPr="00126F22">
        <w:rPr>
          <w:rFonts w:asciiTheme="majorHAnsi" w:hAnsiTheme="majorHAnsi" w:cstheme="majorHAnsi"/>
        </w:rPr>
        <w:t>.</w:t>
      </w:r>
    </w:p>
    <w:p w14:paraId="4002EF0E" w14:textId="2D6EDDC4" w:rsidR="00551B3D" w:rsidRPr="004A2802" w:rsidDel="008457D0" w:rsidRDefault="00551B3D" w:rsidP="00126F22">
      <w:pPr>
        <w:suppressAutoHyphens/>
        <w:rPr>
          <w:del w:id="686" w:author="Nicol, Fabrice" w:date="2017-09-19T20:01:00Z"/>
          <w:rFonts w:asciiTheme="majorHAnsi" w:hAnsiTheme="majorHAnsi" w:cstheme="majorHAnsi"/>
        </w:rPr>
      </w:pPr>
    </w:p>
    <w:p w14:paraId="2EF1738F" w14:textId="6C5C749A" w:rsidR="004A2802" w:rsidRPr="004A2802" w:rsidDel="008457D0" w:rsidRDefault="004A2802" w:rsidP="00126F22">
      <w:pPr>
        <w:suppressAutoHyphens/>
        <w:rPr>
          <w:del w:id="687" w:author="Nicol, Fabrice" w:date="2017-09-19T20:00:00Z"/>
          <w:rFonts w:asciiTheme="majorHAnsi" w:hAnsiTheme="majorHAnsi" w:cstheme="majorHAnsi"/>
        </w:rPr>
      </w:pPr>
      <w:commentRangeStart w:id="688"/>
      <w:commentRangeStart w:id="689"/>
      <w:del w:id="690" w:author="Nicol, Fabrice" w:date="2017-09-19T20:00:00Z">
        <w:r w:rsidRPr="004A2802" w:rsidDel="008457D0">
          <w:rPr>
            <w:rFonts w:asciiTheme="majorHAnsi" w:hAnsiTheme="majorHAnsi" w:cstheme="majorHAnsi"/>
          </w:rPr>
          <w:delText>Tableau</w:delText>
        </w:r>
        <w:commentRangeEnd w:id="688"/>
        <w:r w:rsidDel="008457D0">
          <w:rPr>
            <w:rStyle w:val="Marquedecommentaire"/>
          </w:rPr>
          <w:commentReference w:id="688"/>
        </w:r>
        <w:commentRangeEnd w:id="689"/>
        <w:r w:rsidR="0015278B" w:rsidDel="008457D0">
          <w:rPr>
            <w:rStyle w:val="Marquedecommentaire"/>
          </w:rPr>
          <w:commentReference w:id="689"/>
        </w:r>
      </w:del>
    </w:p>
    <w:p w14:paraId="3522A657" w14:textId="6A20D8B2" w:rsidR="004A2802" w:rsidRDefault="004A2802" w:rsidP="00126F22">
      <w:pPr>
        <w:suppressAutoHyphens/>
        <w:rPr>
          <w:rFonts w:asciiTheme="majorHAnsi" w:hAnsiTheme="majorHAnsi" w:cstheme="majorHAnsi"/>
        </w:rPr>
      </w:pPr>
    </w:p>
    <w:p w14:paraId="09260D0B" w14:textId="7AB81A71" w:rsidR="004A2802" w:rsidRPr="004A2802" w:rsidRDefault="004A2802" w:rsidP="00126F22">
      <w:pPr>
        <w:suppressAutoHyphens/>
        <w:rPr>
          <w:rFonts w:asciiTheme="majorHAnsi" w:hAnsiTheme="majorHAnsi" w:cstheme="majorHAnsi"/>
          <w:b/>
          <w:u w:val="single"/>
        </w:rPr>
      </w:pPr>
      <w:commentRangeStart w:id="691"/>
      <w:r w:rsidRPr="004A2802">
        <w:rPr>
          <w:rFonts w:asciiTheme="majorHAnsi" w:hAnsiTheme="majorHAnsi" w:cstheme="majorHAnsi"/>
          <w:b/>
          <w:u w:val="single"/>
        </w:rPr>
        <w:t>Interprétation</w:t>
      </w:r>
      <w:commentRangeEnd w:id="691"/>
      <w:r>
        <w:rPr>
          <w:rStyle w:val="Marquedecommentaire"/>
        </w:rPr>
        <w:commentReference w:id="691"/>
      </w:r>
      <w:r w:rsidRPr="004A2802">
        <w:rPr>
          <w:rFonts w:asciiTheme="majorHAnsi" w:hAnsiTheme="majorHAnsi" w:cstheme="majorHAnsi"/>
        </w:rPr>
        <w:t> :</w:t>
      </w:r>
    </w:p>
    <w:p w14:paraId="4F9DD42D" w14:textId="77777777" w:rsidR="004A2802" w:rsidRPr="004A2802" w:rsidRDefault="004A2802" w:rsidP="00126F22">
      <w:pPr>
        <w:suppressAutoHyphens/>
        <w:rPr>
          <w:rFonts w:asciiTheme="majorHAnsi" w:hAnsiTheme="majorHAnsi" w:cstheme="majorHAnsi"/>
        </w:rPr>
      </w:pPr>
    </w:p>
    <w:p w14:paraId="4B99B584" w14:textId="48B0551E" w:rsidR="00551B3D" w:rsidRPr="00126F22" w:rsidRDefault="00551B3D" w:rsidP="00126F22">
      <w:pPr>
        <w:suppressAutoHyphens/>
        <w:rPr>
          <w:rFonts w:asciiTheme="majorHAnsi" w:hAnsiTheme="majorHAnsi" w:cstheme="majorHAnsi"/>
          <w:b/>
          <w:u w:val="single"/>
        </w:rPr>
      </w:pPr>
      <w:r w:rsidRPr="009F47F6">
        <w:rPr>
          <w:rFonts w:asciiTheme="majorHAnsi" w:hAnsiTheme="majorHAnsi" w:cstheme="majorHAnsi"/>
          <w:b/>
          <w:shd w:val="clear" w:color="auto" w:fill="D14A95" w:themeFill="accent1"/>
        </w:rPr>
        <w:t>Axes d’investigation</w:t>
      </w:r>
      <w:r w:rsidRPr="00126F22">
        <w:rPr>
          <w:rFonts w:asciiTheme="majorHAnsi" w:hAnsiTheme="majorHAnsi" w:cstheme="majorHAnsi"/>
          <w:b/>
          <w:u w:val="single"/>
        </w:rPr>
        <w:t xml:space="preserve"> </w:t>
      </w:r>
    </w:p>
    <w:p w14:paraId="4179EA3F" w14:textId="3922D960" w:rsidR="004A2802" w:rsidRDefault="004A2802" w:rsidP="004A2802">
      <w:pPr>
        <w:pStyle w:val="Paragraphedeliste"/>
        <w:numPr>
          <w:ilvl w:val="0"/>
          <w:numId w:val="79"/>
        </w:numPr>
        <w:suppressAutoHyphens/>
        <w:spacing w:after="0"/>
        <w:ind w:left="709"/>
        <w:rPr>
          <w:rFonts w:asciiTheme="majorHAnsi" w:hAnsiTheme="majorHAnsi" w:cstheme="majorHAnsi"/>
        </w:rPr>
      </w:pPr>
      <w:r>
        <w:rPr>
          <w:rFonts w:asciiTheme="majorHAnsi" w:hAnsiTheme="majorHAnsi" w:cstheme="majorHAnsi"/>
        </w:rPr>
        <w:t xml:space="preserve">Identifier si les </w:t>
      </w:r>
      <w:proofErr w:type="spellStart"/>
      <w:r>
        <w:rPr>
          <w:rFonts w:asciiTheme="majorHAnsi" w:hAnsiTheme="majorHAnsi" w:cstheme="majorHAnsi"/>
        </w:rPr>
        <w:t>bénéficiares</w:t>
      </w:r>
      <w:proofErr w:type="spellEnd"/>
      <w:r>
        <w:rPr>
          <w:rFonts w:asciiTheme="majorHAnsi" w:hAnsiTheme="majorHAnsi" w:cstheme="majorHAnsi"/>
        </w:rPr>
        <w:t xml:space="preserve"> sont des agents de catégorie A, s’ils sont des non-titulaires ;</w:t>
      </w:r>
    </w:p>
    <w:p w14:paraId="62D56317" w14:textId="66BC693F" w:rsidR="00551B3D" w:rsidRPr="00EF1CE5" w:rsidRDefault="00512FEF" w:rsidP="004A2802">
      <w:pPr>
        <w:pStyle w:val="Paragraphedeliste"/>
        <w:numPr>
          <w:ilvl w:val="0"/>
          <w:numId w:val="79"/>
        </w:numPr>
        <w:suppressAutoHyphens/>
        <w:spacing w:after="0"/>
        <w:ind w:left="709"/>
        <w:rPr>
          <w:rFonts w:asciiTheme="majorHAnsi" w:hAnsiTheme="majorHAnsi" w:cstheme="majorHAnsi"/>
        </w:rPr>
      </w:pPr>
      <w:r w:rsidRPr="00EF1CE5">
        <w:rPr>
          <w:rFonts w:asciiTheme="majorHAnsi" w:hAnsiTheme="majorHAnsi" w:cstheme="majorHAnsi"/>
        </w:rPr>
        <w:t xml:space="preserve">Vérifier si des agents bénéficient </w:t>
      </w:r>
      <w:r w:rsidR="00551B3D" w:rsidRPr="00EF1CE5">
        <w:rPr>
          <w:rFonts w:asciiTheme="majorHAnsi" w:hAnsiTheme="majorHAnsi" w:cstheme="majorHAnsi"/>
        </w:rPr>
        <w:t>du cumul ISS et PSR</w:t>
      </w:r>
      <w:r w:rsidR="00AC40BF" w:rsidRPr="00EF1CE5">
        <w:rPr>
          <w:rFonts w:asciiTheme="majorHAnsi" w:hAnsiTheme="majorHAnsi" w:cstheme="majorHAnsi"/>
        </w:rPr>
        <w:t xml:space="preserve"> </w:t>
      </w:r>
      <w:r w:rsidRPr="00EF1CE5">
        <w:rPr>
          <w:rFonts w:asciiTheme="majorHAnsi" w:hAnsiTheme="majorHAnsi" w:cstheme="majorHAnsi"/>
        </w:rPr>
        <w:t xml:space="preserve">(ce qui est contraire à la réglementation </w:t>
      </w:r>
      <w:r w:rsidR="00AC40BF" w:rsidRPr="00EF1CE5">
        <w:rPr>
          <w:rFonts w:asciiTheme="majorHAnsi" w:hAnsiTheme="majorHAnsi" w:cstheme="majorHAnsi"/>
        </w:rPr>
        <w:t>depuis le 1</w:t>
      </w:r>
      <w:r w:rsidR="00AC40BF" w:rsidRPr="00EF1CE5">
        <w:rPr>
          <w:rFonts w:asciiTheme="majorHAnsi" w:hAnsiTheme="majorHAnsi" w:cstheme="majorHAnsi"/>
          <w:vertAlign w:val="superscript"/>
        </w:rPr>
        <w:t>er</w:t>
      </w:r>
      <w:r w:rsidR="00AC40BF" w:rsidRPr="00EF1CE5">
        <w:rPr>
          <w:rFonts w:asciiTheme="majorHAnsi" w:hAnsiTheme="majorHAnsi" w:cstheme="majorHAnsi"/>
        </w:rPr>
        <w:t xml:space="preserve"> janvier 2011</w:t>
      </w:r>
      <w:r w:rsidRPr="00EF1CE5">
        <w:rPr>
          <w:rFonts w:asciiTheme="majorHAnsi" w:hAnsiTheme="majorHAnsi" w:cstheme="majorHAnsi"/>
        </w:rPr>
        <w:t> :</w:t>
      </w:r>
      <w:r w:rsidR="004A2802">
        <w:rPr>
          <w:rFonts w:asciiTheme="majorHAnsi" w:hAnsiTheme="majorHAnsi" w:cstheme="majorHAnsi"/>
        </w:rPr>
        <w:t xml:space="preserve"> </w:t>
      </w:r>
      <w:ins w:id="692" w:author="Le Boudec  Vitalia" w:date="2017-09-16T17:56:00Z">
        <w:r w:rsidR="0015278B">
          <w:rPr>
            <w:rFonts w:asciiTheme="majorHAnsi" w:hAnsiTheme="majorHAnsi" w:cstheme="majorHAnsi"/>
          </w:rPr>
          <w:t xml:space="preserve">régime </w:t>
        </w:r>
        <w:proofErr w:type="spellStart"/>
        <w:r w:rsidR="0015278B">
          <w:rPr>
            <w:rFonts w:asciiTheme="majorHAnsi" w:hAnsiTheme="majorHAnsi" w:cstheme="majorHAnsi"/>
          </w:rPr>
          <w:t>indemnitaire</w:t>
        </w:r>
      </w:ins>
      <w:commentRangeStart w:id="693"/>
      <w:commentRangeStart w:id="694"/>
      <w:del w:id="695" w:author="Le Boudec  Vitalia" w:date="2017-09-16T17:56:00Z">
        <w:r w:rsidR="00AC40BF" w:rsidRPr="00EF1CE5" w:rsidDel="0015278B">
          <w:rPr>
            <w:rFonts w:asciiTheme="majorHAnsi" w:hAnsiTheme="majorHAnsi" w:cstheme="majorHAnsi"/>
          </w:rPr>
          <w:delText>RI</w:delText>
        </w:r>
        <w:commentRangeEnd w:id="693"/>
        <w:r w:rsidR="004A2802" w:rsidDel="0015278B">
          <w:rPr>
            <w:rStyle w:val="Marquedecommentaire"/>
          </w:rPr>
          <w:commentReference w:id="693"/>
        </w:r>
      </w:del>
      <w:commentRangeEnd w:id="694"/>
      <w:r w:rsidR="00535E5C">
        <w:rPr>
          <w:rStyle w:val="Marquedecommentaire"/>
        </w:rPr>
        <w:commentReference w:id="694"/>
      </w:r>
      <w:del w:id="696" w:author="Le Boudec  Vitalia" w:date="2017-09-16T17:56:00Z">
        <w:r w:rsidR="00AC40BF" w:rsidRPr="00EF1CE5" w:rsidDel="0015278B">
          <w:rPr>
            <w:rFonts w:asciiTheme="majorHAnsi" w:hAnsiTheme="majorHAnsi" w:cstheme="majorHAnsi"/>
          </w:rPr>
          <w:delText xml:space="preserve"> </w:delText>
        </w:r>
      </w:del>
      <w:r w:rsidR="00AC40BF" w:rsidRPr="00EF1CE5">
        <w:rPr>
          <w:rFonts w:asciiTheme="majorHAnsi" w:hAnsiTheme="majorHAnsi" w:cstheme="majorHAnsi"/>
        </w:rPr>
        <w:t>des</w:t>
      </w:r>
      <w:proofErr w:type="spellEnd"/>
      <w:r w:rsidR="00AC40BF" w:rsidRPr="00EF1CE5">
        <w:rPr>
          <w:rFonts w:asciiTheme="majorHAnsi" w:hAnsiTheme="majorHAnsi" w:cstheme="majorHAnsi"/>
        </w:rPr>
        <w:t xml:space="preserve"> ingénieurs des ponts, des eaux et des forêts)</w:t>
      </w:r>
      <w:r w:rsidR="005A5C4E" w:rsidRPr="00EF1CE5">
        <w:rPr>
          <w:rFonts w:asciiTheme="majorHAnsi" w:hAnsiTheme="majorHAnsi" w:cstheme="majorHAnsi"/>
        </w:rPr>
        <w:t> ;</w:t>
      </w:r>
    </w:p>
    <w:p w14:paraId="06ADDE81" w14:textId="32A85D7C" w:rsidR="006557F4" w:rsidRPr="00126F22" w:rsidRDefault="00512FEF" w:rsidP="00340855">
      <w:pPr>
        <w:pStyle w:val="Paragraphedeliste"/>
        <w:numPr>
          <w:ilvl w:val="0"/>
          <w:numId w:val="35"/>
        </w:numPr>
        <w:suppressAutoHyphens/>
        <w:spacing w:after="0"/>
        <w:rPr>
          <w:rFonts w:asciiTheme="majorHAnsi" w:hAnsiTheme="majorHAnsi" w:cstheme="majorHAnsi"/>
        </w:rPr>
      </w:pPr>
      <w:r>
        <w:rPr>
          <w:rFonts w:asciiTheme="majorHAnsi" w:hAnsiTheme="majorHAnsi" w:cstheme="majorHAnsi"/>
        </w:rPr>
        <w:t>Vérifier si des agents bénéficient</w:t>
      </w:r>
      <w:r w:rsidR="00551B3D" w:rsidRPr="00126F22">
        <w:rPr>
          <w:rFonts w:asciiTheme="majorHAnsi" w:hAnsiTheme="majorHAnsi" w:cstheme="majorHAnsi"/>
        </w:rPr>
        <w:t xml:space="preserve"> de toute autre indemnité liée aux fonctions et à la manière de servir</w:t>
      </w:r>
      <w:r>
        <w:rPr>
          <w:rFonts w:asciiTheme="majorHAnsi" w:hAnsiTheme="majorHAnsi" w:cstheme="majorHAnsi"/>
        </w:rPr>
        <w:t> ;</w:t>
      </w:r>
    </w:p>
    <w:p w14:paraId="6BE56DD6" w14:textId="00171BA4" w:rsidR="00512FEF" w:rsidRDefault="00512FEF" w:rsidP="00340855">
      <w:pPr>
        <w:pStyle w:val="Paragraphedeliste"/>
        <w:numPr>
          <w:ilvl w:val="0"/>
          <w:numId w:val="35"/>
        </w:numPr>
        <w:suppressAutoHyphens/>
        <w:spacing w:after="0"/>
        <w:rPr>
          <w:rFonts w:asciiTheme="majorHAnsi" w:hAnsiTheme="majorHAnsi" w:cstheme="majorHAnsi"/>
        </w:rPr>
      </w:pPr>
      <w:r>
        <w:rPr>
          <w:rFonts w:asciiTheme="majorHAnsi" w:hAnsiTheme="majorHAnsi" w:cstheme="majorHAnsi"/>
        </w:rPr>
        <w:t>Contrôler la mise en place de la réduction</w:t>
      </w:r>
      <w:r w:rsidR="00551B3D" w:rsidRPr="00126F22">
        <w:rPr>
          <w:rFonts w:asciiTheme="majorHAnsi" w:hAnsiTheme="majorHAnsi" w:cstheme="majorHAnsi"/>
        </w:rPr>
        <w:t xml:space="preserve"> de la part fonctionnelle en cas d’attribution d’un logement concédé pour nécessité absolue de service.</w:t>
      </w:r>
      <w:r w:rsidR="006557F4" w:rsidRPr="00126F22">
        <w:rPr>
          <w:rFonts w:asciiTheme="majorHAnsi" w:hAnsiTheme="majorHAnsi" w:cstheme="majorHAnsi"/>
        </w:rPr>
        <w:t xml:space="preserve"> </w:t>
      </w:r>
    </w:p>
    <w:p w14:paraId="2AEB7791" w14:textId="3D3B9BEC" w:rsidR="00512FEF" w:rsidRDefault="00512FEF" w:rsidP="00FE67FE">
      <w:pPr>
        <w:suppressAutoHyphens/>
        <w:spacing w:after="0"/>
        <w:rPr>
          <w:rFonts w:asciiTheme="majorHAnsi" w:hAnsiTheme="majorHAnsi" w:cstheme="majorHAnsi"/>
        </w:rPr>
      </w:pPr>
    </w:p>
    <w:p w14:paraId="32D974E4" w14:textId="77777777" w:rsidR="00FE67FE" w:rsidRPr="00FE67FE" w:rsidRDefault="00FE67FE" w:rsidP="00FE67FE">
      <w:pPr>
        <w:suppressAutoHyphens/>
        <w:spacing w:after="0"/>
        <w:rPr>
          <w:rFonts w:asciiTheme="majorHAnsi" w:hAnsiTheme="majorHAnsi" w:cstheme="majorHAnsi"/>
        </w:rPr>
      </w:pPr>
    </w:p>
    <w:p w14:paraId="25456083" w14:textId="37AFFDB4" w:rsidR="00512FEF" w:rsidRDefault="00512FEF" w:rsidP="004A2802">
      <w:pPr>
        <w:pStyle w:val="Paragraphedeliste"/>
        <w:suppressAutoHyphens/>
        <w:spacing w:after="0"/>
        <w:ind w:left="0"/>
        <w:rPr>
          <w:rFonts w:asciiTheme="majorHAnsi" w:hAnsiTheme="majorHAnsi" w:cstheme="majorHAnsi"/>
        </w:rPr>
      </w:pPr>
      <w:r w:rsidRPr="004A2802">
        <w:rPr>
          <w:rFonts w:asciiTheme="majorHAnsi" w:hAnsiTheme="majorHAnsi" w:cstheme="majorHAnsi"/>
          <w:b/>
          <w:color w:val="D14A95" w:themeColor="accent1"/>
        </w:rPr>
        <w:t>Point d’attention</w:t>
      </w:r>
      <w:r w:rsidRPr="009F47F6">
        <w:rPr>
          <w:rFonts w:asciiTheme="majorHAnsi" w:hAnsiTheme="majorHAnsi" w:cstheme="majorHAnsi"/>
          <w:color w:val="D14A95" w:themeColor="accent1"/>
        </w:rPr>
        <w:t> </w:t>
      </w:r>
    </w:p>
    <w:p w14:paraId="3C02E24B" w14:textId="77777777" w:rsidR="00512FEF" w:rsidRDefault="00512FEF" w:rsidP="009F47F6">
      <w:pPr>
        <w:pStyle w:val="Paragraphedeliste"/>
        <w:suppressAutoHyphens/>
        <w:spacing w:after="0"/>
        <w:rPr>
          <w:rFonts w:asciiTheme="majorHAnsi" w:hAnsiTheme="majorHAnsi" w:cstheme="majorHAnsi"/>
        </w:rPr>
      </w:pPr>
    </w:p>
    <w:p w14:paraId="34B536E5" w14:textId="4F1BB443" w:rsidR="006557F4" w:rsidRDefault="006557F4" w:rsidP="009F47F6">
      <w:pPr>
        <w:suppressAutoHyphens/>
        <w:spacing w:after="0"/>
        <w:rPr>
          <w:rFonts w:asciiTheme="majorHAnsi" w:hAnsiTheme="majorHAnsi" w:cstheme="majorHAnsi"/>
        </w:rPr>
      </w:pPr>
      <w:r w:rsidRPr="009F47F6">
        <w:rPr>
          <w:rFonts w:asciiTheme="majorHAnsi" w:hAnsiTheme="majorHAnsi" w:cstheme="majorHAnsi"/>
        </w:rPr>
        <w:t xml:space="preserve">La </w:t>
      </w:r>
      <w:r w:rsidR="00512FEF" w:rsidRPr="009F47F6">
        <w:rPr>
          <w:rFonts w:asciiTheme="majorHAnsi" w:hAnsiTheme="majorHAnsi" w:cstheme="majorHAnsi"/>
        </w:rPr>
        <w:t>« </w:t>
      </w:r>
      <w:r w:rsidRPr="009F47F6">
        <w:rPr>
          <w:rFonts w:asciiTheme="majorHAnsi" w:hAnsiTheme="majorHAnsi" w:cstheme="majorHAnsi"/>
        </w:rPr>
        <w:t>part fonctionnelle</w:t>
      </w:r>
      <w:r w:rsidR="00512FEF" w:rsidRPr="009F47F6">
        <w:rPr>
          <w:rFonts w:asciiTheme="majorHAnsi" w:hAnsiTheme="majorHAnsi" w:cstheme="majorHAnsi"/>
        </w:rPr>
        <w:t> »</w:t>
      </w:r>
      <w:r w:rsidRPr="009F47F6">
        <w:rPr>
          <w:rFonts w:asciiTheme="majorHAnsi" w:hAnsiTheme="majorHAnsi" w:cstheme="majorHAnsi"/>
        </w:rPr>
        <w:t xml:space="preserve"> des agents logés par nécessité absolue de service est affectée d’un coefficient compris dans une fourchette de 0 à 3.</w:t>
      </w:r>
    </w:p>
    <w:p w14:paraId="74DF50CB" w14:textId="4F93EE09" w:rsidR="004A2802" w:rsidRDefault="004A2802" w:rsidP="009F47F6">
      <w:pPr>
        <w:suppressAutoHyphens/>
        <w:spacing w:after="0"/>
        <w:rPr>
          <w:rFonts w:asciiTheme="majorHAnsi" w:hAnsiTheme="majorHAnsi" w:cstheme="majorHAnsi"/>
        </w:rPr>
      </w:pPr>
    </w:p>
    <w:p w14:paraId="66E615EC" w14:textId="7A8A4EBB" w:rsidR="00345B3D" w:rsidRDefault="00345B3D">
      <w:pPr>
        <w:spacing w:after="200" w:line="276" w:lineRule="auto"/>
        <w:jc w:val="left"/>
        <w:rPr>
          <w:rFonts w:asciiTheme="majorHAnsi" w:hAnsiTheme="majorHAnsi" w:cstheme="majorHAnsi"/>
        </w:rPr>
      </w:pPr>
      <w:r>
        <w:rPr>
          <w:rFonts w:asciiTheme="majorHAnsi" w:hAnsiTheme="majorHAnsi" w:cstheme="majorHAnsi"/>
        </w:rPr>
        <w:br w:type="page"/>
      </w:r>
    </w:p>
    <w:p w14:paraId="6D87B86A" w14:textId="35B07BA0" w:rsidR="007B54FD" w:rsidRPr="00EB01E4" w:rsidRDefault="00345B3D" w:rsidP="00EB01E4">
      <w:pPr>
        <w:pStyle w:val="Titre1"/>
        <w:shd w:val="clear" w:color="auto" w:fill="D14A95" w:themeFill="accent1"/>
        <w:rPr>
          <w:rFonts w:cstheme="majorHAnsi"/>
          <w:color w:val="FFFFFF" w:themeColor="background1"/>
        </w:rPr>
      </w:pPr>
      <w:bookmarkStart w:id="697" w:name="_Toc493088742"/>
      <w:r>
        <w:rPr>
          <w:rFonts w:cstheme="majorHAnsi"/>
          <w:color w:val="FFFFFF" w:themeColor="background1"/>
        </w:rPr>
        <w:lastRenderedPageBreak/>
        <w:t>FICHE N° </w:t>
      </w:r>
      <w:r w:rsidR="00512FEF">
        <w:rPr>
          <w:rFonts w:cstheme="majorHAnsi"/>
          <w:color w:val="FFFFFF" w:themeColor="background1"/>
        </w:rPr>
        <w:t>11</w:t>
      </w:r>
      <w:r w:rsidR="00512FEF" w:rsidRPr="00EB01E4">
        <w:rPr>
          <w:rFonts w:cstheme="majorHAnsi"/>
          <w:color w:val="FFFFFF" w:themeColor="background1"/>
        </w:rPr>
        <w:t xml:space="preserve"> </w:t>
      </w:r>
      <w:r w:rsidR="002379EB" w:rsidRPr="00EB01E4">
        <w:rPr>
          <w:rFonts w:cstheme="majorHAnsi"/>
          <w:color w:val="FFFFFF" w:themeColor="background1"/>
        </w:rPr>
        <w:t xml:space="preserve">- </w:t>
      </w:r>
      <w:r w:rsidR="00663636" w:rsidRPr="00EB01E4">
        <w:rPr>
          <w:rFonts w:cstheme="majorHAnsi"/>
          <w:color w:val="FFFFFF" w:themeColor="background1"/>
        </w:rPr>
        <w:t>CONTRÔLER LE SUPPLÉMENT FAMILIAL</w:t>
      </w:r>
      <w:bookmarkEnd w:id="697"/>
      <w:r w:rsidR="00663636" w:rsidRPr="00EB01E4">
        <w:rPr>
          <w:rFonts w:cstheme="majorHAnsi"/>
          <w:color w:val="FFFFFF" w:themeColor="background1"/>
        </w:rPr>
        <w:t xml:space="preserve"> </w:t>
      </w:r>
    </w:p>
    <w:p w14:paraId="182630FE" w14:textId="72C8CEA2" w:rsidR="002B4055" w:rsidRDefault="00161BED" w:rsidP="009F47F6">
      <w:pPr>
        <w:suppressAutoHyphens/>
        <w:spacing w:after="0"/>
        <w:rPr>
          <w:rFonts w:asciiTheme="majorHAnsi" w:hAnsiTheme="majorHAnsi" w:cstheme="majorHAnsi"/>
        </w:rPr>
      </w:pPr>
      <w:r w:rsidRPr="004E1287">
        <w:rPr>
          <w:rFonts w:asciiTheme="majorHAnsi" w:hAnsiTheme="majorHAnsi" w:cstheme="majorHAnsi"/>
          <w:b/>
          <w:u w:val="single"/>
        </w:rPr>
        <w:t>Objectif</w:t>
      </w:r>
      <w:r w:rsidR="00BF2094" w:rsidRPr="004E1287">
        <w:rPr>
          <w:rFonts w:asciiTheme="majorHAnsi" w:hAnsiTheme="majorHAnsi" w:cstheme="majorHAnsi"/>
          <w:b/>
          <w:u w:val="single"/>
        </w:rPr>
        <w:t>s</w:t>
      </w:r>
      <w:r w:rsidRPr="009F47F6">
        <w:rPr>
          <w:rFonts w:asciiTheme="majorHAnsi" w:hAnsiTheme="majorHAnsi" w:cstheme="majorHAnsi"/>
        </w:rPr>
        <w:t xml:space="preserve"> : </w:t>
      </w:r>
    </w:p>
    <w:p w14:paraId="06492D69" w14:textId="3F72FB98" w:rsidR="002B4055" w:rsidRPr="009F47F6" w:rsidRDefault="002B4055" w:rsidP="004A2802">
      <w:pPr>
        <w:pStyle w:val="Paragraphedeliste"/>
        <w:numPr>
          <w:ilvl w:val="0"/>
          <w:numId w:val="52"/>
        </w:numPr>
        <w:suppressAutoHyphens/>
        <w:spacing w:after="0"/>
        <w:rPr>
          <w:rFonts w:asciiTheme="majorHAnsi" w:hAnsiTheme="majorHAnsi" w:cstheme="majorHAnsi"/>
        </w:rPr>
      </w:pPr>
      <w:r w:rsidRPr="009F47F6">
        <w:rPr>
          <w:rFonts w:asciiTheme="majorHAnsi" w:hAnsiTheme="majorHAnsi" w:cstheme="majorHAnsi"/>
        </w:rPr>
        <w:t xml:space="preserve">Détecter les agents </w:t>
      </w:r>
      <w:r w:rsidR="009F2D84" w:rsidRPr="009F47F6">
        <w:rPr>
          <w:rFonts w:asciiTheme="majorHAnsi" w:hAnsiTheme="majorHAnsi" w:cstheme="majorHAnsi"/>
        </w:rPr>
        <w:t>sans enfant à charge</w:t>
      </w:r>
      <w:r w:rsidR="009F2D84">
        <w:rPr>
          <w:rFonts w:asciiTheme="majorHAnsi" w:hAnsiTheme="majorHAnsi" w:cstheme="majorHAnsi"/>
        </w:rPr>
        <w:t xml:space="preserve"> </w:t>
      </w:r>
      <w:r w:rsidRPr="009F47F6">
        <w:rPr>
          <w:rFonts w:asciiTheme="majorHAnsi" w:hAnsiTheme="majorHAnsi" w:cstheme="majorHAnsi"/>
        </w:rPr>
        <w:t xml:space="preserve">bénéficiant du </w:t>
      </w:r>
      <w:proofErr w:type="gramStart"/>
      <w:r w:rsidRPr="009F47F6">
        <w:rPr>
          <w:rFonts w:asciiTheme="majorHAnsi" w:hAnsiTheme="majorHAnsi" w:cstheme="majorHAnsi"/>
        </w:rPr>
        <w:t>SFT</w:t>
      </w:r>
      <w:r w:rsidR="00BF2094">
        <w:rPr>
          <w:rFonts w:asciiTheme="majorHAnsi" w:hAnsiTheme="majorHAnsi" w:cstheme="majorHAnsi"/>
        </w:rPr>
        <w:t>;</w:t>
      </w:r>
      <w:proofErr w:type="gramEnd"/>
    </w:p>
    <w:p w14:paraId="4FE95A5C" w14:textId="6B596D9C" w:rsidR="00712EA8" w:rsidRDefault="002B4055" w:rsidP="004A2802">
      <w:pPr>
        <w:pStyle w:val="Paragraphedeliste"/>
        <w:numPr>
          <w:ilvl w:val="0"/>
          <w:numId w:val="52"/>
        </w:numPr>
        <w:suppressAutoHyphens/>
        <w:spacing w:after="0"/>
        <w:rPr>
          <w:rFonts w:asciiTheme="majorHAnsi" w:hAnsiTheme="majorHAnsi" w:cstheme="majorHAnsi"/>
        </w:rPr>
      </w:pPr>
      <w:r w:rsidRPr="009F47F6">
        <w:rPr>
          <w:rFonts w:asciiTheme="majorHAnsi" w:hAnsiTheme="majorHAnsi" w:cstheme="majorHAnsi"/>
        </w:rPr>
        <w:t>Calculer la liquidation réglementaire du SFT et la comparer au paiement effectif</w:t>
      </w:r>
      <w:r w:rsidR="00BF2094">
        <w:rPr>
          <w:rFonts w:asciiTheme="majorHAnsi" w:hAnsiTheme="majorHAnsi" w:cstheme="majorHAnsi"/>
        </w:rPr>
        <w:t> ;</w:t>
      </w:r>
    </w:p>
    <w:p w14:paraId="52F70314" w14:textId="60CEEE2F" w:rsidR="00BF2094" w:rsidRPr="0082107A" w:rsidRDefault="002B4055" w:rsidP="0082107A">
      <w:pPr>
        <w:pStyle w:val="Paragraphedeliste"/>
        <w:numPr>
          <w:ilvl w:val="0"/>
          <w:numId w:val="52"/>
        </w:numPr>
        <w:spacing w:after="200"/>
        <w:jc w:val="left"/>
        <w:rPr>
          <w:rFonts w:asciiTheme="majorHAnsi" w:hAnsiTheme="majorHAnsi" w:cstheme="majorHAnsi"/>
        </w:rPr>
      </w:pPr>
      <w:r w:rsidRPr="0082107A">
        <w:rPr>
          <w:rFonts w:asciiTheme="majorHAnsi" w:hAnsiTheme="majorHAnsi" w:cstheme="majorHAnsi"/>
        </w:rPr>
        <w:t>Contrôler la liste des agents ayant au moins un enfant avec un écart de paiement du SFT supérieur à 1 €.</w:t>
      </w:r>
    </w:p>
    <w:p w14:paraId="091484AB" w14:textId="7D946C4B" w:rsidR="00BF2094" w:rsidRDefault="005E50EA" w:rsidP="0082107A">
      <w:pPr>
        <w:spacing w:before="240"/>
        <w:jc w:val="left"/>
        <w:rPr>
          <w:rFonts w:asciiTheme="majorHAnsi" w:hAnsiTheme="majorHAnsi" w:cstheme="majorHAnsi"/>
        </w:rPr>
      </w:pPr>
      <w:r w:rsidRPr="0082107A">
        <w:rPr>
          <w:rFonts w:asciiTheme="majorHAnsi" w:hAnsiTheme="majorHAnsi" w:cstheme="majorHAnsi"/>
          <w:b/>
          <w:u w:val="single"/>
        </w:rPr>
        <w:t>R</w:t>
      </w:r>
      <w:r w:rsidR="00BF2094" w:rsidRPr="0082107A">
        <w:rPr>
          <w:rFonts w:asciiTheme="majorHAnsi" w:hAnsiTheme="majorHAnsi" w:cstheme="majorHAnsi"/>
          <w:b/>
          <w:u w:val="single"/>
        </w:rPr>
        <w:t>appel</w:t>
      </w:r>
      <w:r w:rsidRPr="0082107A">
        <w:rPr>
          <w:rFonts w:asciiTheme="majorHAnsi" w:hAnsiTheme="majorHAnsi" w:cstheme="majorHAnsi"/>
          <w:b/>
          <w:u w:val="single"/>
        </w:rPr>
        <w:t xml:space="preserve"> de la </w:t>
      </w:r>
      <w:commentRangeStart w:id="698"/>
      <w:r w:rsidRPr="0082107A">
        <w:rPr>
          <w:rFonts w:asciiTheme="majorHAnsi" w:hAnsiTheme="majorHAnsi" w:cstheme="majorHAnsi"/>
          <w:b/>
          <w:u w:val="single"/>
        </w:rPr>
        <w:t>règle</w:t>
      </w:r>
      <w:commentRangeEnd w:id="698"/>
      <w:r w:rsidR="00CD4250">
        <w:rPr>
          <w:rStyle w:val="Marquedecommentaire"/>
        </w:rPr>
        <w:commentReference w:id="698"/>
      </w:r>
      <w:r w:rsidR="00BF2094">
        <w:rPr>
          <w:rFonts w:asciiTheme="majorHAnsi" w:hAnsiTheme="majorHAnsi" w:cstheme="majorHAnsi"/>
        </w:rPr>
        <w:t> :</w:t>
      </w:r>
    </w:p>
    <w:p w14:paraId="049E2E68" w14:textId="77777777" w:rsidR="00B73653" w:rsidRPr="00B73653" w:rsidRDefault="00B73653">
      <w:pPr>
        <w:pBdr>
          <w:top w:val="single" w:sz="4" w:space="1" w:color="auto"/>
          <w:left w:val="single" w:sz="4" w:space="4" w:color="auto"/>
          <w:bottom w:val="single" w:sz="4" w:space="1" w:color="auto"/>
          <w:right w:val="single" w:sz="4" w:space="4" w:color="auto"/>
        </w:pBdr>
        <w:spacing w:before="120"/>
        <w:rPr>
          <w:rFonts w:asciiTheme="majorHAnsi" w:hAnsiTheme="majorHAnsi" w:cstheme="majorHAnsi"/>
        </w:rPr>
        <w:pPrChange w:id="699" w:author="Nicol, Fabrice" w:date="2017-09-19T20:01:00Z">
          <w:pPr>
            <w:pBdr>
              <w:top w:val="single" w:sz="4" w:space="1" w:color="auto"/>
              <w:left w:val="single" w:sz="4" w:space="4" w:color="auto"/>
              <w:bottom w:val="single" w:sz="4" w:space="1" w:color="auto"/>
              <w:right w:val="single" w:sz="4" w:space="4" w:color="auto"/>
            </w:pBdr>
            <w:spacing w:before="120"/>
            <w:jc w:val="left"/>
          </w:pPr>
        </w:pPrChange>
      </w:pPr>
      <w:r w:rsidRPr="00B73653">
        <w:rPr>
          <w:rFonts w:asciiTheme="majorHAnsi" w:hAnsiTheme="majorHAnsi" w:cstheme="majorHAnsi"/>
        </w:rPr>
        <w:t>Le montant est calculé en fonction du nombre d’enfants et de l'indice de l'agent qui perçoit le SFT. Il comprend un élément fixe et un élément proportionnel au traitement brut de l'agent dans la limite de montants plancher et plafond.</w:t>
      </w:r>
    </w:p>
    <w:p w14:paraId="43670208" w14:textId="77777777" w:rsidR="00B73653" w:rsidRPr="00B73653" w:rsidRDefault="00B73653">
      <w:pPr>
        <w:pBdr>
          <w:top w:val="single" w:sz="4" w:space="1" w:color="auto"/>
          <w:left w:val="single" w:sz="4" w:space="4" w:color="auto"/>
          <w:bottom w:val="single" w:sz="4" w:space="1" w:color="auto"/>
          <w:right w:val="single" w:sz="4" w:space="4" w:color="auto"/>
        </w:pBdr>
        <w:spacing w:before="120"/>
        <w:rPr>
          <w:rFonts w:asciiTheme="majorHAnsi" w:hAnsiTheme="majorHAnsi" w:cstheme="majorHAnsi"/>
        </w:rPr>
        <w:pPrChange w:id="700" w:author="Nicol, Fabrice" w:date="2017-09-19T20:01:00Z">
          <w:pPr>
            <w:pBdr>
              <w:top w:val="single" w:sz="4" w:space="1" w:color="auto"/>
              <w:left w:val="single" w:sz="4" w:space="4" w:color="auto"/>
              <w:bottom w:val="single" w:sz="4" w:space="1" w:color="auto"/>
              <w:right w:val="single" w:sz="4" w:space="4" w:color="auto"/>
            </w:pBdr>
            <w:spacing w:before="120"/>
            <w:jc w:val="left"/>
          </w:pPr>
        </w:pPrChange>
      </w:pPr>
      <w:r w:rsidRPr="00B73653">
        <w:rPr>
          <w:rFonts w:asciiTheme="majorHAnsi" w:hAnsiTheme="majorHAnsi" w:cstheme="majorHAnsi"/>
        </w:rPr>
        <w:t>Un agent ayant un indice majoré inférieur ou égal à 449 perçoit un SFT au taux minimal. Celui qui a un indice majoré compris entre 449 et 716 bénéficie d'un SFT en partie proportionnel à son traitement brut.</w:t>
      </w:r>
    </w:p>
    <w:p w14:paraId="61C5B3DD" w14:textId="12767487" w:rsidR="00B73653" w:rsidRPr="00B73653" w:rsidRDefault="00B73653">
      <w:pPr>
        <w:pBdr>
          <w:top w:val="single" w:sz="4" w:space="1" w:color="auto"/>
          <w:left w:val="single" w:sz="4" w:space="4" w:color="auto"/>
          <w:bottom w:val="single" w:sz="4" w:space="1" w:color="auto"/>
          <w:right w:val="single" w:sz="4" w:space="4" w:color="auto"/>
        </w:pBdr>
        <w:spacing w:before="120"/>
        <w:rPr>
          <w:rFonts w:asciiTheme="majorHAnsi" w:hAnsiTheme="majorHAnsi" w:cstheme="majorHAnsi"/>
        </w:rPr>
        <w:pPrChange w:id="701" w:author="Nicol, Fabrice" w:date="2017-09-19T20:01:00Z">
          <w:pPr>
            <w:pBdr>
              <w:top w:val="single" w:sz="4" w:space="1" w:color="auto"/>
              <w:left w:val="single" w:sz="4" w:space="4" w:color="auto"/>
              <w:bottom w:val="single" w:sz="4" w:space="1" w:color="auto"/>
              <w:right w:val="single" w:sz="4" w:space="4" w:color="auto"/>
            </w:pBdr>
            <w:spacing w:before="120"/>
            <w:jc w:val="left"/>
          </w:pPr>
        </w:pPrChange>
      </w:pPr>
      <w:r w:rsidRPr="00B73653">
        <w:rPr>
          <w:rFonts w:asciiTheme="majorHAnsi" w:hAnsiTheme="majorHAnsi" w:cstheme="majorHAnsi"/>
        </w:rPr>
        <w:t xml:space="preserve">Pour un agent à temps partiel, la part proportionnelle, calculée sur le traitement brut, est réduite. Toutefois, </w:t>
      </w:r>
      <w:r w:rsidR="00FC50E3">
        <w:rPr>
          <w:rFonts w:asciiTheme="majorHAnsi" w:hAnsiTheme="majorHAnsi" w:cstheme="majorHAnsi"/>
        </w:rPr>
        <w:t>le SFT</w:t>
      </w:r>
      <w:r w:rsidRPr="00B73653">
        <w:rPr>
          <w:rFonts w:asciiTheme="majorHAnsi" w:hAnsiTheme="majorHAnsi" w:cstheme="majorHAnsi"/>
        </w:rPr>
        <w:t xml:space="preserve"> ne peut pas être inférieur au minimum versé à un agent travaillant à temps plein et ayant le même nombre d'enfants à charge.</w:t>
      </w:r>
    </w:p>
    <w:p w14:paraId="7891FFA5" w14:textId="5D2CE2DC" w:rsidR="00B73653" w:rsidRPr="00B73653" w:rsidRDefault="00B73653">
      <w:pPr>
        <w:pBdr>
          <w:top w:val="single" w:sz="4" w:space="1" w:color="auto"/>
          <w:left w:val="single" w:sz="4" w:space="4" w:color="auto"/>
          <w:bottom w:val="single" w:sz="4" w:space="1" w:color="auto"/>
          <w:right w:val="single" w:sz="4" w:space="4" w:color="auto"/>
        </w:pBdr>
        <w:spacing w:before="120"/>
        <w:rPr>
          <w:rFonts w:asciiTheme="majorHAnsi" w:hAnsiTheme="majorHAnsi" w:cstheme="majorHAnsi"/>
        </w:rPr>
        <w:pPrChange w:id="702" w:author="Nicol, Fabrice" w:date="2017-09-19T20:01:00Z">
          <w:pPr>
            <w:pBdr>
              <w:top w:val="single" w:sz="4" w:space="1" w:color="auto"/>
              <w:left w:val="single" w:sz="4" w:space="4" w:color="auto"/>
              <w:bottom w:val="single" w:sz="4" w:space="1" w:color="auto"/>
              <w:right w:val="single" w:sz="4" w:space="4" w:color="auto"/>
            </w:pBdr>
            <w:spacing w:before="120"/>
            <w:jc w:val="left"/>
          </w:pPr>
        </w:pPrChange>
      </w:pPr>
      <w:r w:rsidRPr="00B73653">
        <w:rPr>
          <w:rFonts w:asciiTheme="majorHAnsi" w:hAnsiTheme="majorHAnsi" w:cstheme="majorHAnsi"/>
        </w:rPr>
        <w:t xml:space="preserve">Pour un agent à temps non complet, le SFT est versé en fonction du nombre d'heures de service rapportées à la durée légale et hebdomadaire du travail, </w:t>
      </w:r>
      <w:ins w:id="703" w:author="Nicol, Fabrice" w:date="2017-09-19T20:02:00Z">
        <w:r w:rsidR="008457D0">
          <w:rPr>
            <w:rFonts w:asciiTheme="majorHAnsi" w:hAnsiTheme="majorHAnsi" w:cstheme="majorHAnsi"/>
          </w:rPr>
          <w:t>soit au prorata de</w:t>
        </w:r>
      </w:ins>
      <w:del w:id="704" w:author="Nicol, Fabrice" w:date="2017-09-19T20:02:00Z">
        <w:r w:rsidRPr="00B73653" w:rsidDel="008457D0">
          <w:rPr>
            <w:rFonts w:asciiTheme="majorHAnsi" w:hAnsiTheme="majorHAnsi" w:cstheme="majorHAnsi"/>
          </w:rPr>
          <w:delText>soit</w:delText>
        </w:r>
      </w:del>
      <w:r w:rsidRPr="00B73653">
        <w:rPr>
          <w:rFonts w:asciiTheme="majorHAnsi" w:hAnsiTheme="majorHAnsi" w:cstheme="majorHAnsi"/>
        </w:rPr>
        <w:t xml:space="preserve"> 25/35</w:t>
      </w:r>
      <w:del w:id="705" w:author="Nicol, Fabrice" w:date="2017-09-19T20:02:00Z">
        <w:r w:rsidRPr="00B73653" w:rsidDel="008457D0">
          <w:rPr>
            <w:rFonts w:asciiTheme="majorHAnsi" w:hAnsiTheme="majorHAnsi" w:cstheme="majorHAnsi"/>
          </w:rPr>
          <w:delText>e</w:delText>
        </w:r>
      </w:del>
      <w:r w:rsidRPr="00B73653">
        <w:rPr>
          <w:rFonts w:asciiTheme="majorHAnsi" w:hAnsiTheme="majorHAnsi" w:cstheme="majorHAnsi"/>
        </w:rPr>
        <w:t>. Les 2,29 € ne sont pas proratisés.</w:t>
      </w:r>
    </w:p>
    <w:p w14:paraId="68890EAA" w14:textId="18C296D4" w:rsidR="00BF2094" w:rsidRDefault="00B73653">
      <w:pPr>
        <w:pBdr>
          <w:top w:val="single" w:sz="4" w:space="1" w:color="auto"/>
          <w:left w:val="single" w:sz="4" w:space="4" w:color="auto"/>
          <w:bottom w:val="single" w:sz="4" w:space="1" w:color="auto"/>
          <w:right w:val="single" w:sz="4" w:space="4" w:color="auto"/>
        </w:pBdr>
        <w:spacing w:after="200"/>
        <w:rPr>
          <w:rFonts w:asciiTheme="majorHAnsi" w:hAnsiTheme="majorHAnsi" w:cstheme="majorHAnsi"/>
        </w:rPr>
        <w:pPrChange w:id="706" w:author="Nicol, Fabrice" w:date="2017-09-19T20:01:00Z">
          <w:pPr>
            <w:pBdr>
              <w:top w:val="single" w:sz="4" w:space="1" w:color="auto"/>
              <w:left w:val="single" w:sz="4" w:space="4" w:color="auto"/>
              <w:bottom w:val="single" w:sz="4" w:space="1" w:color="auto"/>
              <w:right w:val="single" w:sz="4" w:space="4" w:color="auto"/>
            </w:pBdr>
            <w:spacing w:after="200"/>
            <w:jc w:val="left"/>
          </w:pPr>
        </w:pPrChange>
      </w:pPr>
      <w:r w:rsidRPr="00B73653">
        <w:rPr>
          <w:rFonts w:asciiTheme="majorHAnsi" w:hAnsiTheme="majorHAnsi" w:cstheme="majorHAnsi"/>
        </w:rPr>
        <w:t>Le SFT se cumule avec les autres allocations familiales auxquelles l'agent a droit.</w:t>
      </w:r>
      <w:r w:rsidR="00FC50E3">
        <w:rPr>
          <w:rFonts w:asciiTheme="majorHAnsi" w:hAnsiTheme="majorHAnsi" w:cstheme="majorHAnsi"/>
        </w:rPr>
        <w:t xml:space="preserve"> </w:t>
      </w:r>
      <w:r w:rsidRPr="00B73653">
        <w:rPr>
          <w:rFonts w:asciiTheme="majorHAnsi" w:hAnsiTheme="majorHAnsi" w:cstheme="majorHAnsi"/>
        </w:rPr>
        <w:t>Il est calculé pour chaque parent en fonction de son propre indice.</w:t>
      </w:r>
    </w:p>
    <w:p w14:paraId="3DC2F728" w14:textId="234E85EC" w:rsidR="00FC50E3" w:rsidRDefault="00CD4250" w:rsidP="00FC50E3">
      <w:pPr>
        <w:pBdr>
          <w:top w:val="single" w:sz="4" w:space="1" w:color="auto"/>
          <w:left w:val="single" w:sz="4" w:space="4" w:color="auto"/>
          <w:bottom w:val="single" w:sz="4" w:space="1" w:color="auto"/>
          <w:right w:val="single" w:sz="4" w:space="4" w:color="auto"/>
        </w:pBdr>
        <w:spacing w:after="200"/>
        <w:jc w:val="left"/>
        <w:rPr>
          <w:rFonts w:asciiTheme="majorHAnsi" w:hAnsiTheme="majorHAnsi" w:cstheme="majorHAnsi"/>
        </w:rPr>
      </w:pPr>
      <w:r w:rsidRPr="00B73653">
        <w:rPr>
          <w:noProof/>
        </w:rPr>
        <w:drawing>
          <wp:inline distT="0" distB="0" distL="0" distR="0" wp14:anchorId="7EE171D7" wp14:editId="02AE2CF0">
            <wp:extent cx="5681345" cy="197167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20298" cy="1985193"/>
                    </a:xfrm>
                    <a:prstGeom prst="rect">
                      <a:avLst/>
                    </a:prstGeom>
                    <a:noFill/>
                    <a:ln>
                      <a:noFill/>
                    </a:ln>
                  </pic:spPr>
                </pic:pic>
              </a:graphicData>
            </a:graphic>
          </wp:inline>
        </w:drawing>
      </w:r>
      <w:r w:rsidR="00FC50E3" w:rsidRPr="00CD4250">
        <w:rPr>
          <w:rFonts w:asciiTheme="majorHAnsi" w:hAnsiTheme="majorHAnsi" w:cstheme="majorHAnsi"/>
          <w:i/>
        </w:rPr>
        <w:t>Source</w:t>
      </w:r>
      <w:r w:rsidR="00FC50E3">
        <w:rPr>
          <w:rFonts w:asciiTheme="majorHAnsi" w:hAnsiTheme="majorHAnsi" w:cstheme="majorHAnsi"/>
        </w:rPr>
        <w:t> : circulaire du 9 août 1999</w:t>
      </w:r>
    </w:p>
    <w:p w14:paraId="78A2F71A" w14:textId="3BA45448" w:rsidR="00770128" w:rsidRPr="00126F22" w:rsidRDefault="00770128" w:rsidP="00FC50E3">
      <w:pPr>
        <w:spacing w:before="240"/>
        <w:jc w:val="left"/>
        <w:rPr>
          <w:rFonts w:asciiTheme="majorHAnsi" w:hAnsiTheme="majorHAnsi" w:cstheme="majorHAnsi"/>
        </w:rPr>
      </w:pPr>
      <w:r w:rsidRPr="009F47F6">
        <w:rPr>
          <w:rFonts w:asciiTheme="majorHAnsi" w:hAnsiTheme="majorHAnsi" w:cstheme="majorHAnsi"/>
          <w:b/>
          <w:u w:val="single"/>
        </w:rPr>
        <w:t>Application au logiciel</w:t>
      </w:r>
      <w:r>
        <w:rPr>
          <w:rFonts w:asciiTheme="majorHAnsi" w:hAnsiTheme="majorHAnsi" w:cstheme="majorHAnsi"/>
        </w:rPr>
        <w:t xml:space="preserve"> : </w:t>
      </w:r>
    </w:p>
    <w:p w14:paraId="08505E4B" w14:textId="65291075" w:rsidR="00DB48C1" w:rsidRPr="00126F22" w:rsidRDefault="00DB48C1" w:rsidP="00126F22">
      <w:pPr>
        <w:suppressAutoHyphens/>
        <w:contextualSpacing/>
        <w:rPr>
          <w:rFonts w:asciiTheme="majorHAnsi" w:hAnsiTheme="majorHAnsi" w:cstheme="majorHAnsi"/>
        </w:rPr>
      </w:pPr>
      <w:r w:rsidRPr="00126F22">
        <w:rPr>
          <w:rFonts w:asciiTheme="majorHAnsi" w:hAnsiTheme="majorHAnsi" w:cstheme="majorHAnsi"/>
        </w:rPr>
        <w:t xml:space="preserve">Un </w:t>
      </w:r>
      <w:r w:rsidR="003564BC" w:rsidRPr="00126F22">
        <w:rPr>
          <w:rFonts w:asciiTheme="majorHAnsi" w:hAnsiTheme="majorHAnsi" w:cstheme="majorHAnsi"/>
        </w:rPr>
        <w:t>lien hypertexte</w:t>
      </w:r>
      <w:r w:rsidRPr="00126F22">
        <w:rPr>
          <w:rFonts w:asciiTheme="majorHAnsi" w:hAnsiTheme="majorHAnsi" w:cstheme="majorHAnsi"/>
        </w:rPr>
        <w:t xml:space="preserve"> est créé vers la </w:t>
      </w:r>
      <w:r w:rsidR="00965406" w:rsidRPr="00126F22">
        <w:rPr>
          <w:rFonts w:asciiTheme="majorHAnsi" w:hAnsiTheme="majorHAnsi" w:cstheme="majorHAnsi"/>
        </w:rPr>
        <w:t>base de données CSV</w:t>
      </w:r>
      <w:r w:rsidRPr="00126F22">
        <w:rPr>
          <w:rFonts w:asciiTheme="majorHAnsi" w:hAnsiTheme="majorHAnsi" w:cstheme="majorHAnsi"/>
        </w:rPr>
        <w:t xml:space="preserve"> </w:t>
      </w:r>
      <w:r w:rsidR="00FC4A7B">
        <w:rPr>
          <w:rFonts w:asciiTheme="majorHAnsi" w:hAnsiTheme="majorHAnsi" w:cstheme="majorHAnsi"/>
        </w:rPr>
        <w:t>« </w:t>
      </w:r>
      <w:r w:rsidR="005C0ADA" w:rsidRPr="00133DBA">
        <w:rPr>
          <w:rFonts w:asciiTheme="majorHAnsi" w:hAnsiTheme="majorHAnsi" w:cstheme="majorHAnsi"/>
        </w:rPr>
        <w:t xml:space="preserve">Agents </w:t>
      </w:r>
      <w:r w:rsidRPr="00133DBA">
        <w:rPr>
          <w:rFonts w:asciiTheme="majorHAnsi" w:hAnsiTheme="majorHAnsi" w:cstheme="majorHAnsi"/>
        </w:rPr>
        <w:t>sans enfant</w:t>
      </w:r>
      <w:r w:rsidR="005C0ADA" w:rsidRPr="00133DBA">
        <w:rPr>
          <w:rFonts w:asciiTheme="majorHAnsi" w:hAnsiTheme="majorHAnsi" w:cstheme="majorHAnsi"/>
        </w:rPr>
        <w:t xml:space="preserve"> signalé</w:t>
      </w:r>
      <w:r w:rsidR="00FC4A7B">
        <w:rPr>
          <w:rFonts w:asciiTheme="majorHAnsi" w:hAnsiTheme="majorHAnsi" w:cstheme="majorHAnsi"/>
        </w:rPr>
        <w:t> »</w:t>
      </w:r>
      <w:r w:rsidRPr="00126F22">
        <w:rPr>
          <w:rFonts w:asciiTheme="majorHAnsi" w:hAnsiTheme="majorHAnsi" w:cstheme="majorHAnsi"/>
        </w:rPr>
        <w:t>.</w:t>
      </w:r>
    </w:p>
    <w:p w14:paraId="25764D4C" w14:textId="00C3BA66" w:rsidR="00204065" w:rsidRDefault="00204065" w:rsidP="00126F22">
      <w:pPr>
        <w:spacing w:after="200"/>
        <w:jc w:val="left"/>
        <w:rPr>
          <w:rFonts w:asciiTheme="majorHAnsi" w:hAnsiTheme="majorHAnsi" w:cstheme="majorHAnsi"/>
        </w:rPr>
      </w:pPr>
    </w:p>
    <w:p w14:paraId="6FD28397" w14:textId="42CDDF12" w:rsidR="00204065" w:rsidRPr="00126F22" w:rsidRDefault="00204065" w:rsidP="009F47F6">
      <w:pPr>
        <w:pStyle w:val="Titretableau"/>
        <w:rPr>
          <w:rFonts w:asciiTheme="majorHAnsi" w:hAnsiTheme="majorHAnsi" w:cstheme="majorHAnsi"/>
        </w:rPr>
      </w:pPr>
      <w:r>
        <w:lastRenderedPageBreak/>
        <w:t> Paiements de SFT sans enfant signalé</w:t>
      </w:r>
    </w:p>
    <w:p w14:paraId="7E6DAF36" w14:textId="77777777" w:rsidR="00DB48C1" w:rsidRPr="00126F22" w:rsidRDefault="00DB48C1" w:rsidP="00126F22">
      <w:pPr>
        <w:spacing w:after="200"/>
        <w:jc w:val="center"/>
        <w:rPr>
          <w:rFonts w:asciiTheme="majorHAnsi" w:hAnsiTheme="majorHAnsi" w:cstheme="majorHAnsi"/>
        </w:rPr>
      </w:pPr>
      <w:r w:rsidRPr="00126F22">
        <w:rPr>
          <w:rFonts w:asciiTheme="majorHAnsi" w:hAnsiTheme="majorHAnsi" w:cstheme="majorHAnsi"/>
          <w:noProof/>
        </w:rPr>
        <w:drawing>
          <wp:anchor distT="0" distB="0" distL="114300" distR="114300" simplePos="0" relativeHeight="251996160" behindDoc="0" locked="0" layoutInCell="1" allowOverlap="1" wp14:anchorId="56C8E424" wp14:editId="629D6F3F">
            <wp:simplePos x="0" y="0"/>
            <wp:positionH relativeFrom="column">
              <wp:posOffset>1137920</wp:posOffset>
            </wp:positionH>
            <wp:positionV relativeFrom="page">
              <wp:posOffset>1181100</wp:posOffset>
            </wp:positionV>
            <wp:extent cx="3486150" cy="2259330"/>
            <wp:effectExtent l="0" t="0" r="0" b="7620"/>
            <wp:wrapThrough wrapText="bothSides">
              <wp:wrapPolygon edited="0">
                <wp:start x="0" y="0"/>
                <wp:lineTo x="0" y="21491"/>
                <wp:lineTo x="21482" y="21491"/>
                <wp:lineTo x="21482" y="0"/>
                <wp:lineTo x="0" y="0"/>
              </wp:wrapPolygon>
            </wp:wrapThrough>
            <wp:docPr id="70"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 235"/>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3486150" cy="2259330"/>
                    </a:xfrm>
                    <a:prstGeom prst="rect">
                      <a:avLst/>
                    </a:prstGeom>
                  </pic:spPr>
                </pic:pic>
              </a:graphicData>
            </a:graphic>
          </wp:anchor>
        </w:drawing>
      </w:r>
    </w:p>
    <w:p w14:paraId="50E7B47C" w14:textId="3AAF8331" w:rsidR="007B54FD" w:rsidRDefault="007B54FD" w:rsidP="00126F22">
      <w:pPr>
        <w:spacing w:after="200"/>
        <w:jc w:val="left"/>
        <w:rPr>
          <w:rFonts w:asciiTheme="majorHAnsi" w:hAnsiTheme="majorHAnsi" w:cstheme="majorHAnsi"/>
        </w:rPr>
      </w:pPr>
    </w:p>
    <w:p w14:paraId="7A48BFA5" w14:textId="4C36527A" w:rsidR="00FC50E3" w:rsidRDefault="00FC50E3" w:rsidP="00126F22">
      <w:pPr>
        <w:spacing w:after="200"/>
        <w:jc w:val="left"/>
        <w:rPr>
          <w:rFonts w:asciiTheme="majorHAnsi" w:hAnsiTheme="majorHAnsi" w:cstheme="majorHAnsi"/>
        </w:rPr>
      </w:pPr>
    </w:p>
    <w:p w14:paraId="5B06EBEF" w14:textId="2EE9E8CD" w:rsidR="00FC50E3" w:rsidRDefault="00FC50E3" w:rsidP="00126F22">
      <w:pPr>
        <w:spacing w:after="200"/>
        <w:jc w:val="left"/>
        <w:rPr>
          <w:rFonts w:asciiTheme="majorHAnsi" w:hAnsiTheme="majorHAnsi" w:cstheme="majorHAnsi"/>
        </w:rPr>
      </w:pPr>
    </w:p>
    <w:p w14:paraId="5E94BB71" w14:textId="34E76613" w:rsidR="00FC50E3" w:rsidRDefault="00FC50E3" w:rsidP="00126F22">
      <w:pPr>
        <w:spacing w:after="200"/>
        <w:jc w:val="left"/>
        <w:rPr>
          <w:rFonts w:asciiTheme="majorHAnsi" w:hAnsiTheme="majorHAnsi" w:cstheme="majorHAnsi"/>
        </w:rPr>
      </w:pPr>
    </w:p>
    <w:p w14:paraId="2C43A3AC" w14:textId="1DC78535" w:rsidR="00FC50E3" w:rsidRDefault="00FC50E3" w:rsidP="00126F22">
      <w:pPr>
        <w:spacing w:after="200"/>
        <w:jc w:val="left"/>
        <w:rPr>
          <w:rFonts w:asciiTheme="majorHAnsi" w:hAnsiTheme="majorHAnsi" w:cstheme="majorHAnsi"/>
        </w:rPr>
      </w:pPr>
    </w:p>
    <w:p w14:paraId="0A4DFEE0" w14:textId="2A03A572" w:rsidR="00FC50E3" w:rsidRDefault="00FC50E3" w:rsidP="00126F22">
      <w:pPr>
        <w:spacing w:after="200"/>
        <w:jc w:val="left"/>
        <w:rPr>
          <w:rFonts w:asciiTheme="majorHAnsi" w:hAnsiTheme="majorHAnsi" w:cstheme="majorHAnsi"/>
        </w:rPr>
      </w:pPr>
    </w:p>
    <w:p w14:paraId="68EEC62D" w14:textId="009AF75B" w:rsidR="00FC50E3" w:rsidRDefault="00FC50E3" w:rsidP="00126F22">
      <w:pPr>
        <w:spacing w:after="200"/>
        <w:jc w:val="left"/>
        <w:rPr>
          <w:rFonts w:asciiTheme="majorHAnsi" w:hAnsiTheme="majorHAnsi" w:cstheme="majorHAnsi"/>
        </w:rPr>
      </w:pPr>
    </w:p>
    <w:p w14:paraId="54101880" w14:textId="231B1F77" w:rsidR="00FC50E3" w:rsidDel="00535E5C" w:rsidRDefault="00FC50E3" w:rsidP="00126F22">
      <w:pPr>
        <w:spacing w:after="200"/>
        <w:jc w:val="left"/>
        <w:rPr>
          <w:del w:id="707" w:author="Le Boudec  Vitalia" w:date="2017-09-16T18:03:00Z"/>
          <w:rFonts w:asciiTheme="majorHAnsi" w:hAnsiTheme="majorHAnsi" w:cstheme="majorHAnsi"/>
        </w:rPr>
      </w:pPr>
      <w:commentRangeStart w:id="708"/>
      <w:commentRangeStart w:id="709"/>
      <w:r w:rsidRPr="00FC50E3">
        <w:rPr>
          <w:rFonts w:asciiTheme="majorHAnsi" w:hAnsiTheme="majorHAnsi" w:cstheme="majorHAnsi"/>
          <w:b/>
          <w:u w:val="single"/>
        </w:rPr>
        <w:t>Interprétation</w:t>
      </w:r>
      <w:commentRangeEnd w:id="708"/>
      <w:r>
        <w:rPr>
          <w:rStyle w:val="Marquedecommentaire"/>
        </w:rPr>
        <w:commentReference w:id="708"/>
      </w:r>
      <w:commentRangeEnd w:id="709"/>
      <w:r w:rsidR="008A2942">
        <w:rPr>
          <w:rStyle w:val="Marquedecommentaire"/>
        </w:rPr>
        <w:commentReference w:id="709"/>
      </w:r>
      <w:r>
        <w:rPr>
          <w:rFonts w:asciiTheme="majorHAnsi" w:hAnsiTheme="majorHAnsi" w:cstheme="majorHAnsi"/>
        </w:rPr>
        <w:t> :</w:t>
      </w:r>
      <w:ins w:id="710" w:author="Le Boudec  Vitalia" w:date="2017-09-16T17:57:00Z">
        <w:r w:rsidR="00535E5C">
          <w:rPr>
            <w:rFonts w:asciiTheme="majorHAnsi" w:hAnsiTheme="majorHAnsi" w:cstheme="majorHAnsi"/>
          </w:rPr>
          <w:t xml:space="preserve"> </w:t>
        </w:r>
      </w:ins>
      <w:ins w:id="711" w:author="Le Boudec  Vitalia" w:date="2017-09-16T17:58:00Z">
        <w:r w:rsidR="00535E5C">
          <w:rPr>
            <w:rFonts w:asciiTheme="majorHAnsi" w:hAnsiTheme="majorHAnsi" w:cstheme="majorHAnsi"/>
          </w:rPr>
          <w:t>Un lien hypertexte dans le rapport, présente un tableau avec une liste d</w:t>
        </w:r>
      </w:ins>
      <w:ins w:id="712" w:author="Le Boudec  Vitalia" w:date="2017-09-16T18:04:00Z">
        <w:r w:rsidR="00535E5C">
          <w:rPr>
            <w:rFonts w:asciiTheme="majorHAnsi" w:hAnsiTheme="majorHAnsi" w:cstheme="majorHAnsi"/>
          </w:rPr>
          <w:t>’agents présumés sans enfant, alors qu’ils perçoivent le versement du SFT.</w:t>
        </w:r>
      </w:ins>
    </w:p>
    <w:p w14:paraId="4C9F8C63" w14:textId="21B760EB" w:rsidR="00FC50E3" w:rsidDel="00535E5C" w:rsidRDefault="00FC50E3" w:rsidP="00126F22">
      <w:pPr>
        <w:spacing w:after="200"/>
        <w:jc w:val="left"/>
        <w:rPr>
          <w:del w:id="713" w:author="Le Boudec  Vitalia" w:date="2017-09-16T18:05:00Z"/>
          <w:rFonts w:asciiTheme="majorHAnsi" w:hAnsiTheme="majorHAnsi" w:cstheme="majorHAnsi"/>
        </w:rPr>
      </w:pPr>
    </w:p>
    <w:p w14:paraId="489A1090" w14:textId="77777777" w:rsidR="00FC50E3" w:rsidRPr="00126F22" w:rsidRDefault="00FC50E3" w:rsidP="00126F22">
      <w:pPr>
        <w:spacing w:after="200"/>
        <w:jc w:val="left"/>
        <w:rPr>
          <w:rFonts w:asciiTheme="majorHAnsi" w:hAnsiTheme="majorHAnsi" w:cstheme="majorHAnsi"/>
        </w:rPr>
      </w:pPr>
    </w:p>
    <w:p w14:paraId="6403DB47" w14:textId="7334407A" w:rsidR="00DB48C1" w:rsidRDefault="00DB48C1" w:rsidP="00126F22">
      <w:pPr>
        <w:spacing w:after="200"/>
        <w:rPr>
          <w:rFonts w:asciiTheme="majorHAnsi" w:hAnsiTheme="majorHAnsi" w:cstheme="majorHAnsi"/>
        </w:rPr>
      </w:pPr>
      <w:r w:rsidRPr="00126F22">
        <w:rPr>
          <w:rFonts w:asciiTheme="majorHAnsi" w:hAnsiTheme="majorHAnsi" w:cstheme="majorHAnsi"/>
        </w:rPr>
        <w:t xml:space="preserve">Un lien </w:t>
      </w:r>
      <w:r w:rsidR="00770128">
        <w:rPr>
          <w:rFonts w:asciiTheme="majorHAnsi" w:hAnsiTheme="majorHAnsi" w:cstheme="majorHAnsi"/>
        </w:rPr>
        <w:t>hypertexte</w:t>
      </w:r>
      <w:r w:rsidR="00770128" w:rsidRPr="00126F22">
        <w:rPr>
          <w:rFonts w:asciiTheme="majorHAnsi" w:hAnsiTheme="majorHAnsi" w:cstheme="majorHAnsi"/>
        </w:rPr>
        <w:t xml:space="preserve"> </w:t>
      </w:r>
      <w:r w:rsidRPr="00126F22">
        <w:rPr>
          <w:rFonts w:asciiTheme="majorHAnsi" w:hAnsiTheme="majorHAnsi" w:cstheme="majorHAnsi"/>
        </w:rPr>
        <w:t xml:space="preserve">est </w:t>
      </w:r>
      <w:r w:rsidR="00FC50E3">
        <w:rPr>
          <w:rFonts w:asciiTheme="majorHAnsi" w:hAnsiTheme="majorHAnsi" w:cstheme="majorHAnsi"/>
        </w:rPr>
        <w:t xml:space="preserve">aussi </w:t>
      </w:r>
      <w:r w:rsidRPr="00126F22">
        <w:rPr>
          <w:rFonts w:asciiTheme="majorHAnsi" w:hAnsiTheme="majorHAnsi" w:cstheme="majorHAnsi"/>
        </w:rPr>
        <w:t xml:space="preserve">créé vers la </w:t>
      </w:r>
      <w:r w:rsidR="00965406" w:rsidRPr="00126F22">
        <w:rPr>
          <w:rFonts w:asciiTheme="majorHAnsi" w:hAnsiTheme="majorHAnsi" w:cstheme="majorHAnsi"/>
        </w:rPr>
        <w:t>base de données CSV</w:t>
      </w:r>
      <w:r w:rsidRPr="00126F22">
        <w:rPr>
          <w:rFonts w:asciiTheme="majorHAnsi" w:hAnsiTheme="majorHAnsi" w:cstheme="majorHAnsi"/>
        </w:rPr>
        <w:t xml:space="preserve"> </w:t>
      </w:r>
      <w:r w:rsidR="00BE261B" w:rsidRPr="00133DBA">
        <w:rPr>
          <w:rFonts w:asciiTheme="majorHAnsi" w:hAnsiTheme="majorHAnsi" w:cstheme="majorHAnsi"/>
        </w:rPr>
        <w:t>« </w:t>
      </w:r>
      <w:r w:rsidRPr="00133DBA">
        <w:rPr>
          <w:rFonts w:asciiTheme="majorHAnsi" w:hAnsiTheme="majorHAnsi" w:cstheme="majorHAnsi"/>
        </w:rPr>
        <w:t>Contrôle SFT</w:t>
      </w:r>
      <w:r w:rsidR="00BE261B">
        <w:rPr>
          <w:rFonts w:asciiTheme="majorHAnsi" w:hAnsiTheme="majorHAnsi" w:cstheme="majorHAnsi"/>
        </w:rPr>
        <w:t> »</w:t>
      </w:r>
      <w:r w:rsidRPr="00126F22">
        <w:rPr>
          <w:rFonts w:asciiTheme="majorHAnsi" w:hAnsiTheme="majorHAnsi" w:cstheme="majorHAnsi"/>
        </w:rPr>
        <w:t xml:space="preserve">. Cette base compare le SFT versé au SFT théorique résultant d’un calcul automatisé de liquidation, en fonction des éléments relatifs à l’agent et à ses enfants indiqués en base de paye. </w:t>
      </w:r>
    </w:p>
    <w:p w14:paraId="57B7F003" w14:textId="6778CA80" w:rsidR="00204065" w:rsidRPr="00126F22" w:rsidRDefault="00204065" w:rsidP="00204065">
      <w:pPr>
        <w:pStyle w:val="Titretableau"/>
        <w:rPr>
          <w:rFonts w:asciiTheme="majorHAnsi" w:hAnsiTheme="majorHAnsi" w:cstheme="majorHAnsi"/>
        </w:rPr>
      </w:pPr>
      <w:r>
        <w:t> Paiements de SFT Base des écarts de paiement sur SFT</w:t>
      </w:r>
    </w:p>
    <w:p w14:paraId="34B20BDC" w14:textId="38EBA143" w:rsidR="00DB48C1" w:rsidRDefault="00DB48C1" w:rsidP="00126F22">
      <w:pPr>
        <w:spacing w:after="200"/>
        <w:rPr>
          <w:rFonts w:asciiTheme="majorHAnsi" w:hAnsiTheme="majorHAnsi" w:cstheme="majorHAnsi"/>
        </w:rPr>
      </w:pPr>
      <w:r w:rsidRPr="00126F22">
        <w:rPr>
          <w:rFonts w:asciiTheme="majorHAnsi" w:hAnsiTheme="majorHAnsi" w:cstheme="majorHAnsi"/>
          <w:noProof/>
        </w:rPr>
        <w:drawing>
          <wp:inline distT="0" distB="0" distL="0" distR="0" wp14:anchorId="6245125F" wp14:editId="0EDEA9CC">
            <wp:extent cx="5759450" cy="2800124"/>
            <wp:effectExtent l="0" t="0" r="0" b="635"/>
            <wp:docPr id="71"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 236"/>
                    <pic:cNvPicPr>
                      <a:picLocks noChangeAspect="1" noChangeArrowheads="1"/>
                    </pic:cNvPicPr>
                  </pic:nvPicPr>
                  <pic:blipFill>
                    <a:blip r:embed="rId61"/>
                    <a:stretch>
                      <a:fillRect/>
                    </a:stretch>
                  </pic:blipFill>
                  <pic:spPr bwMode="auto">
                    <a:xfrm>
                      <a:off x="0" y="0"/>
                      <a:ext cx="5759450" cy="2800124"/>
                    </a:xfrm>
                    <a:prstGeom prst="rect">
                      <a:avLst/>
                    </a:prstGeom>
                  </pic:spPr>
                </pic:pic>
              </a:graphicData>
            </a:graphic>
          </wp:inline>
        </w:drawing>
      </w:r>
    </w:p>
    <w:p w14:paraId="29FDB808" w14:textId="77777777" w:rsidR="00FC50E3" w:rsidRDefault="00770128" w:rsidP="00770128">
      <w:pPr>
        <w:spacing w:after="200"/>
        <w:rPr>
          <w:rFonts w:asciiTheme="majorHAnsi" w:hAnsiTheme="majorHAnsi" w:cstheme="majorHAnsi"/>
        </w:rPr>
      </w:pPr>
      <w:r w:rsidRPr="00FC50E3">
        <w:rPr>
          <w:rFonts w:asciiTheme="majorHAnsi" w:hAnsiTheme="majorHAnsi" w:cstheme="majorHAnsi"/>
          <w:b/>
          <w:u w:val="single"/>
        </w:rPr>
        <w:t>Interprétation</w:t>
      </w:r>
      <w:r>
        <w:rPr>
          <w:rFonts w:asciiTheme="majorHAnsi" w:hAnsiTheme="majorHAnsi" w:cstheme="majorHAnsi"/>
        </w:rPr>
        <w:t> :</w:t>
      </w:r>
      <w:r w:rsidRPr="00770128">
        <w:rPr>
          <w:rFonts w:asciiTheme="majorHAnsi" w:hAnsiTheme="majorHAnsi" w:cstheme="majorHAnsi"/>
        </w:rPr>
        <w:t xml:space="preserve"> </w:t>
      </w:r>
    </w:p>
    <w:p w14:paraId="6DF11F7C" w14:textId="3682C06E" w:rsidR="00770128" w:rsidRDefault="00770128" w:rsidP="00770128">
      <w:pPr>
        <w:spacing w:after="200"/>
        <w:rPr>
          <w:rFonts w:asciiTheme="majorHAnsi" w:hAnsiTheme="majorHAnsi" w:cstheme="majorHAnsi"/>
        </w:rPr>
      </w:pPr>
      <w:r w:rsidRPr="00126F22">
        <w:rPr>
          <w:rFonts w:asciiTheme="majorHAnsi" w:hAnsiTheme="majorHAnsi" w:cstheme="majorHAnsi"/>
        </w:rPr>
        <w:t>La première colonne donne l’écart entre le SFT versé et le SFT théoriquement dû. Si cet écart est élevé, il est conseillé de se rapprocher du service gestionnaire</w:t>
      </w:r>
      <w:r w:rsidR="00FC50E3">
        <w:rPr>
          <w:rFonts w:asciiTheme="majorHAnsi" w:hAnsiTheme="majorHAnsi" w:cstheme="majorHAnsi"/>
        </w:rPr>
        <w:t xml:space="preserve"> de l’organisme</w:t>
      </w:r>
      <w:r w:rsidRPr="00126F22">
        <w:rPr>
          <w:rFonts w:asciiTheme="majorHAnsi" w:hAnsiTheme="majorHAnsi" w:cstheme="majorHAnsi"/>
        </w:rPr>
        <w:t>, les bases de paye ne répercutant qu’avec un certain retard l’évolution de certaines situations familiales.</w:t>
      </w:r>
    </w:p>
    <w:p w14:paraId="2F8C2A08" w14:textId="02A0A178" w:rsidR="00770128" w:rsidRDefault="00770128" w:rsidP="00126F22">
      <w:pPr>
        <w:spacing w:after="200"/>
        <w:rPr>
          <w:rFonts w:asciiTheme="majorHAnsi" w:hAnsiTheme="majorHAnsi" w:cstheme="majorHAnsi"/>
        </w:rPr>
      </w:pPr>
      <w:r w:rsidRPr="00FC50E3">
        <w:rPr>
          <w:rFonts w:asciiTheme="majorHAnsi" w:hAnsiTheme="majorHAnsi" w:cstheme="majorHAnsi"/>
          <w:b/>
          <w:color w:val="D14A95" w:themeColor="accent1"/>
          <w:u w:val="single"/>
        </w:rPr>
        <w:t xml:space="preserve">Axes </w:t>
      </w:r>
      <w:commentRangeStart w:id="714"/>
      <w:commentRangeStart w:id="715"/>
      <w:r w:rsidRPr="00FC50E3">
        <w:rPr>
          <w:rFonts w:asciiTheme="majorHAnsi" w:hAnsiTheme="majorHAnsi" w:cstheme="majorHAnsi"/>
          <w:b/>
          <w:color w:val="D14A95" w:themeColor="accent1"/>
          <w:u w:val="single"/>
        </w:rPr>
        <w:t>d’investigation</w:t>
      </w:r>
      <w:commentRangeEnd w:id="714"/>
      <w:r w:rsidR="00FC50E3" w:rsidRPr="00FC50E3">
        <w:rPr>
          <w:rStyle w:val="Marquedecommentaire"/>
          <w:b/>
          <w:color w:val="D14A95" w:themeColor="accent1"/>
          <w:u w:val="single"/>
        </w:rPr>
        <w:commentReference w:id="714"/>
      </w:r>
      <w:commentRangeEnd w:id="715"/>
      <w:r w:rsidR="008A2942">
        <w:rPr>
          <w:rStyle w:val="Marquedecommentaire"/>
        </w:rPr>
        <w:commentReference w:id="715"/>
      </w:r>
      <w:r w:rsidRPr="00FC50E3">
        <w:rPr>
          <w:rFonts w:asciiTheme="majorHAnsi" w:hAnsiTheme="majorHAnsi" w:cstheme="majorHAnsi"/>
          <w:color w:val="D14A95" w:themeColor="accent1"/>
        </w:rPr>
        <w:t> </w:t>
      </w:r>
      <w:r w:rsidRPr="00FC50E3">
        <w:rPr>
          <w:rFonts w:asciiTheme="majorHAnsi" w:hAnsiTheme="majorHAnsi" w:cstheme="majorHAnsi"/>
        </w:rPr>
        <w:t>:</w:t>
      </w:r>
    </w:p>
    <w:p w14:paraId="15ADE5B6" w14:textId="4970B21B" w:rsidR="00770128" w:rsidRDefault="008A2942" w:rsidP="00126F22">
      <w:pPr>
        <w:spacing w:after="200"/>
        <w:rPr>
          <w:rFonts w:asciiTheme="majorHAnsi" w:hAnsiTheme="majorHAnsi" w:cstheme="majorHAnsi"/>
        </w:rPr>
      </w:pPr>
      <w:ins w:id="716" w:author="Le Boudec  Vitalia" w:date="2017-09-16T18:05:00Z">
        <w:r>
          <w:rPr>
            <w:rFonts w:asciiTheme="majorHAnsi" w:hAnsiTheme="majorHAnsi" w:cstheme="majorHAnsi"/>
          </w:rPr>
          <w:t>Relever l</w:t>
        </w:r>
      </w:ins>
      <w:ins w:id="717" w:author="Le Boudec  Vitalia" w:date="2017-09-16T18:06:00Z">
        <w:r>
          <w:rPr>
            <w:rFonts w:asciiTheme="majorHAnsi" w:hAnsiTheme="majorHAnsi" w:cstheme="majorHAnsi"/>
          </w:rPr>
          <w:t>’ensemble des agents ayant perçu du SFT de façon irrégulière.</w:t>
        </w:r>
      </w:ins>
    </w:p>
    <w:p w14:paraId="2D7054E8" w14:textId="34F48F63" w:rsidR="00770128" w:rsidRPr="00FC50E3" w:rsidRDefault="00770128" w:rsidP="00126F22">
      <w:pPr>
        <w:spacing w:after="200"/>
        <w:rPr>
          <w:rFonts w:asciiTheme="majorHAnsi" w:hAnsiTheme="majorHAnsi" w:cstheme="majorHAnsi"/>
          <w:b/>
          <w:color w:val="D14A95" w:themeColor="accent1"/>
        </w:rPr>
      </w:pPr>
      <w:r w:rsidRPr="00FC50E3">
        <w:rPr>
          <w:rFonts w:asciiTheme="majorHAnsi" w:hAnsiTheme="majorHAnsi" w:cstheme="majorHAnsi"/>
          <w:b/>
          <w:color w:val="D14A95" w:themeColor="accent1"/>
        </w:rPr>
        <w:lastRenderedPageBreak/>
        <w:t>Point</w:t>
      </w:r>
      <w:r w:rsidR="00811F06" w:rsidRPr="00FC50E3">
        <w:rPr>
          <w:rFonts w:asciiTheme="majorHAnsi" w:hAnsiTheme="majorHAnsi" w:cstheme="majorHAnsi"/>
          <w:b/>
          <w:color w:val="D14A95" w:themeColor="accent1"/>
        </w:rPr>
        <w:t xml:space="preserve"> </w:t>
      </w:r>
      <w:commentRangeStart w:id="718"/>
      <w:commentRangeStart w:id="719"/>
      <w:r w:rsidR="00811F06" w:rsidRPr="00FC50E3">
        <w:rPr>
          <w:rFonts w:asciiTheme="majorHAnsi" w:hAnsiTheme="majorHAnsi" w:cstheme="majorHAnsi"/>
          <w:b/>
          <w:color w:val="D14A95" w:themeColor="accent1"/>
        </w:rPr>
        <w:t>d’attention</w:t>
      </w:r>
      <w:commentRangeEnd w:id="718"/>
      <w:r w:rsidR="00FC50E3">
        <w:rPr>
          <w:rStyle w:val="Marquedecommentaire"/>
        </w:rPr>
        <w:commentReference w:id="718"/>
      </w:r>
      <w:commentRangeEnd w:id="719"/>
      <w:r w:rsidR="008A2942">
        <w:rPr>
          <w:rStyle w:val="Marquedecommentaire"/>
        </w:rPr>
        <w:commentReference w:id="719"/>
      </w:r>
      <w:r w:rsidR="00FC50E3" w:rsidRPr="00FC50E3">
        <w:rPr>
          <w:rFonts w:asciiTheme="majorHAnsi" w:hAnsiTheme="majorHAnsi" w:cstheme="majorHAnsi"/>
          <w:b/>
          <w:color w:val="D14A95" w:themeColor="accent1"/>
        </w:rPr>
        <w:t> </w:t>
      </w:r>
    </w:p>
    <w:p w14:paraId="44E4FFEC" w14:textId="551E4531" w:rsidR="00770128" w:rsidRDefault="008A2942" w:rsidP="00126F22">
      <w:pPr>
        <w:spacing w:after="200"/>
        <w:rPr>
          <w:rFonts w:asciiTheme="majorHAnsi" w:hAnsiTheme="majorHAnsi" w:cstheme="majorHAnsi"/>
        </w:rPr>
      </w:pPr>
      <w:ins w:id="720" w:author="Le Boudec  Vitalia" w:date="2017-09-16T18:06:00Z">
        <w:r>
          <w:rPr>
            <w:rFonts w:asciiTheme="majorHAnsi" w:hAnsiTheme="majorHAnsi" w:cstheme="majorHAnsi"/>
          </w:rPr>
          <w:t>Contrôler auprès de la collectivité, les cas des agents séparés.</w:t>
        </w:r>
      </w:ins>
    </w:p>
    <w:p w14:paraId="3C2AEF2F" w14:textId="7421DEA7" w:rsidR="00FC50E3" w:rsidRDefault="00FC50E3">
      <w:pPr>
        <w:spacing w:after="200" w:line="276" w:lineRule="auto"/>
        <w:jc w:val="left"/>
        <w:rPr>
          <w:rFonts w:asciiTheme="majorHAnsi" w:hAnsiTheme="majorHAnsi" w:cstheme="majorHAnsi"/>
        </w:rPr>
      </w:pPr>
      <w:r>
        <w:rPr>
          <w:rFonts w:asciiTheme="majorHAnsi" w:hAnsiTheme="majorHAnsi" w:cstheme="majorHAnsi"/>
        </w:rPr>
        <w:br w:type="page"/>
      </w:r>
    </w:p>
    <w:p w14:paraId="6D3EA2F9" w14:textId="6DB874E3" w:rsidR="00663636" w:rsidRPr="00521842" w:rsidRDefault="00345B3D" w:rsidP="00FA59C0">
      <w:pPr>
        <w:pStyle w:val="Titre1"/>
        <w:shd w:val="clear" w:color="auto" w:fill="D14A95" w:themeFill="accent1"/>
        <w:rPr>
          <w:rFonts w:cstheme="majorHAnsi"/>
          <w:color w:val="FFFFFF" w:themeColor="background1"/>
        </w:rPr>
      </w:pPr>
      <w:bookmarkStart w:id="721" w:name="_Toc493088743"/>
      <w:r>
        <w:rPr>
          <w:rFonts w:cstheme="majorHAnsi"/>
          <w:color w:val="FFFFFF" w:themeColor="background1"/>
        </w:rPr>
        <w:lastRenderedPageBreak/>
        <w:t>FI</w:t>
      </w:r>
      <w:r w:rsidR="00FC50E3">
        <w:rPr>
          <w:rFonts w:cstheme="majorHAnsi"/>
          <w:color w:val="FFFFFF" w:themeColor="background1"/>
        </w:rPr>
        <w:t>C</w:t>
      </w:r>
      <w:r>
        <w:rPr>
          <w:rFonts w:cstheme="majorHAnsi"/>
          <w:color w:val="FFFFFF" w:themeColor="background1"/>
        </w:rPr>
        <w:t>HE N° </w:t>
      </w:r>
      <w:r w:rsidR="00811F06">
        <w:rPr>
          <w:rFonts w:cstheme="majorHAnsi"/>
          <w:color w:val="FFFFFF" w:themeColor="background1"/>
        </w:rPr>
        <w:t>12</w:t>
      </w:r>
      <w:r w:rsidR="002379EB" w:rsidRPr="00572FE1">
        <w:rPr>
          <w:rFonts w:cstheme="majorHAnsi"/>
          <w:color w:val="FFFFFF" w:themeColor="background1"/>
        </w:rPr>
        <w:t xml:space="preserve">- </w:t>
      </w:r>
      <w:r w:rsidR="00663636" w:rsidRPr="008D0ED3">
        <w:rPr>
          <w:rFonts w:cstheme="majorHAnsi"/>
          <w:color w:val="FFFFFF" w:themeColor="background1"/>
        </w:rPr>
        <w:t>CONTRÔLER LES INDEMNITÉS DES ÉLUS</w:t>
      </w:r>
      <w:bookmarkEnd w:id="721"/>
    </w:p>
    <w:p w14:paraId="7128DD10" w14:textId="45463E07" w:rsidR="005F6B4D" w:rsidRDefault="005F6B4D" w:rsidP="00EB01E4">
      <w:pPr>
        <w:rPr>
          <w:rFonts w:asciiTheme="majorHAnsi" w:hAnsiTheme="majorHAnsi" w:cstheme="majorHAnsi"/>
        </w:rPr>
      </w:pPr>
      <w:r w:rsidRPr="004E1287">
        <w:rPr>
          <w:rFonts w:asciiTheme="majorHAnsi" w:hAnsiTheme="majorHAnsi" w:cstheme="majorHAnsi"/>
          <w:b/>
          <w:u w:val="single"/>
        </w:rPr>
        <w:t>Objectif</w:t>
      </w:r>
      <w:r w:rsidR="002D1CB5" w:rsidRPr="005F6B4D">
        <w:rPr>
          <w:rFonts w:asciiTheme="majorHAnsi" w:hAnsiTheme="majorHAnsi" w:cstheme="majorHAnsi"/>
        </w:rPr>
        <w:t> :</w:t>
      </w:r>
      <w:r w:rsidR="00CE040D" w:rsidRPr="005F6B4D">
        <w:rPr>
          <w:rFonts w:asciiTheme="majorHAnsi" w:hAnsiTheme="majorHAnsi" w:cstheme="majorHAnsi"/>
        </w:rPr>
        <w:t xml:space="preserve"> </w:t>
      </w:r>
    </w:p>
    <w:p w14:paraId="296E4B58" w14:textId="67EF3F2A" w:rsidR="002D1CB5" w:rsidRPr="009F47F6" w:rsidRDefault="005F6B4D" w:rsidP="004A2802">
      <w:pPr>
        <w:pStyle w:val="Paragraphedeliste"/>
        <w:numPr>
          <w:ilvl w:val="0"/>
          <w:numId w:val="58"/>
        </w:numPr>
        <w:rPr>
          <w:rFonts w:asciiTheme="majorHAnsi" w:hAnsiTheme="majorHAnsi" w:cstheme="majorHAnsi"/>
        </w:rPr>
      </w:pPr>
      <w:r>
        <w:rPr>
          <w:rFonts w:asciiTheme="majorHAnsi" w:hAnsiTheme="majorHAnsi" w:cstheme="majorHAnsi"/>
        </w:rPr>
        <w:t>Apprécier la v</w:t>
      </w:r>
      <w:r w:rsidR="00CE040D" w:rsidRPr="009F47F6">
        <w:rPr>
          <w:rFonts w:asciiTheme="majorHAnsi" w:hAnsiTheme="majorHAnsi" w:cstheme="majorHAnsi"/>
        </w:rPr>
        <w:t xml:space="preserve">ision financière et réglementaire </w:t>
      </w:r>
      <w:r>
        <w:rPr>
          <w:rFonts w:asciiTheme="majorHAnsi" w:hAnsiTheme="majorHAnsi" w:cstheme="majorHAnsi"/>
        </w:rPr>
        <w:t xml:space="preserve">de l’organisme dans le </w:t>
      </w:r>
      <w:r w:rsidR="00CE040D" w:rsidRPr="009F47F6">
        <w:rPr>
          <w:rFonts w:asciiTheme="majorHAnsi" w:hAnsiTheme="majorHAnsi" w:cstheme="majorHAnsi"/>
        </w:rPr>
        <w:t>paiement des indemnités.</w:t>
      </w:r>
    </w:p>
    <w:p w14:paraId="5A4D6D14" w14:textId="42B93E96" w:rsidR="002D1CB5" w:rsidRDefault="00FC50E3" w:rsidP="00FC50E3">
      <w:pPr>
        <w:spacing w:before="240"/>
        <w:rPr>
          <w:rFonts w:asciiTheme="majorHAnsi" w:hAnsiTheme="majorHAnsi" w:cstheme="majorHAnsi"/>
        </w:rPr>
      </w:pPr>
      <w:r w:rsidRPr="00FC50E3">
        <w:rPr>
          <w:rFonts w:asciiTheme="majorHAnsi" w:hAnsiTheme="majorHAnsi" w:cstheme="majorHAnsi"/>
          <w:b/>
          <w:u w:val="single"/>
        </w:rPr>
        <w:t xml:space="preserve">Rappel de la </w:t>
      </w:r>
      <w:commentRangeStart w:id="722"/>
      <w:r w:rsidRPr="00FC50E3">
        <w:rPr>
          <w:rFonts w:asciiTheme="majorHAnsi" w:hAnsiTheme="majorHAnsi" w:cstheme="majorHAnsi"/>
          <w:b/>
          <w:u w:val="single"/>
        </w:rPr>
        <w:t>règle</w:t>
      </w:r>
      <w:commentRangeEnd w:id="722"/>
      <w:r>
        <w:rPr>
          <w:rStyle w:val="Marquedecommentaire"/>
        </w:rPr>
        <w:commentReference w:id="722"/>
      </w:r>
      <w:r>
        <w:rPr>
          <w:rFonts w:asciiTheme="majorHAnsi" w:hAnsiTheme="majorHAnsi" w:cstheme="majorHAnsi"/>
        </w:rPr>
        <w:t> :</w:t>
      </w:r>
    </w:p>
    <w:p w14:paraId="51FDA758" w14:textId="56FA6539" w:rsidR="002D1CB5" w:rsidRDefault="00FC50E3" w:rsidP="009F47F6">
      <w:pPr>
        <w:pBdr>
          <w:top w:val="single" w:sz="4" w:space="1" w:color="auto"/>
          <w:left w:val="single" w:sz="4" w:space="4" w:color="auto"/>
          <w:bottom w:val="single" w:sz="4" w:space="1" w:color="auto"/>
          <w:right w:val="single" w:sz="4" w:space="4" w:color="auto"/>
        </w:pBdr>
        <w:rPr>
          <w:rFonts w:asciiTheme="majorHAnsi" w:hAnsiTheme="majorHAnsi" w:cstheme="majorHAnsi"/>
        </w:rPr>
      </w:pPr>
      <w:r>
        <w:rPr>
          <w:rFonts w:asciiTheme="majorHAnsi" w:hAnsiTheme="majorHAnsi" w:cstheme="majorHAnsi"/>
        </w:rPr>
        <w:t>Cf</w:t>
      </w:r>
      <w:r w:rsidR="005F6B4D">
        <w:rPr>
          <w:rFonts w:asciiTheme="majorHAnsi" w:hAnsiTheme="majorHAnsi" w:cstheme="majorHAnsi"/>
        </w:rPr>
        <w:t>.</w:t>
      </w:r>
      <w:r w:rsidR="00CE040D">
        <w:rPr>
          <w:rFonts w:asciiTheme="majorHAnsi" w:hAnsiTheme="majorHAnsi" w:cstheme="majorHAnsi"/>
        </w:rPr>
        <w:t xml:space="preserve"> réglementation en annexe</w:t>
      </w:r>
      <w:r>
        <w:rPr>
          <w:rFonts w:asciiTheme="majorHAnsi" w:hAnsiTheme="majorHAnsi" w:cstheme="majorHAnsi"/>
        </w:rPr>
        <w:t xml:space="preserve"> n° 5</w:t>
      </w:r>
      <w:r w:rsidR="00CE040D">
        <w:rPr>
          <w:rFonts w:asciiTheme="majorHAnsi" w:hAnsiTheme="majorHAnsi" w:cstheme="majorHAnsi"/>
        </w:rPr>
        <w:t>.</w:t>
      </w:r>
    </w:p>
    <w:p w14:paraId="16FF1E26" w14:textId="2A6DB1B8" w:rsidR="00663636" w:rsidRDefault="00663636" w:rsidP="00EB01E4">
      <w:pPr>
        <w:rPr>
          <w:rFonts w:asciiTheme="majorHAnsi" w:hAnsiTheme="majorHAnsi" w:cstheme="majorHAnsi"/>
        </w:rPr>
      </w:pPr>
    </w:p>
    <w:p w14:paraId="18522777" w14:textId="7BEF0BCE" w:rsidR="005F6B4D" w:rsidRDefault="005F6B4D" w:rsidP="00EB01E4">
      <w:pPr>
        <w:rPr>
          <w:rFonts w:asciiTheme="majorHAnsi" w:hAnsiTheme="majorHAnsi" w:cstheme="majorHAnsi"/>
        </w:rPr>
      </w:pPr>
      <w:r w:rsidRPr="00FE67FE">
        <w:rPr>
          <w:rFonts w:asciiTheme="majorHAnsi" w:hAnsiTheme="majorHAnsi" w:cstheme="majorHAnsi"/>
          <w:b/>
          <w:u w:val="single"/>
        </w:rPr>
        <w:t xml:space="preserve">Application au </w:t>
      </w:r>
      <w:commentRangeStart w:id="723"/>
      <w:commentRangeStart w:id="724"/>
      <w:r w:rsidRPr="00FE67FE">
        <w:rPr>
          <w:rFonts w:asciiTheme="majorHAnsi" w:hAnsiTheme="majorHAnsi" w:cstheme="majorHAnsi"/>
          <w:b/>
          <w:u w:val="single"/>
        </w:rPr>
        <w:t>logiciel</w:t>
      </w:r>
      <w:commentRangeEnd w:id="723"/>
      <w:r w:rsidR="00FE67FE">
        <w:rPr>
          <w:rStyle w:val="Marquedecommentaire"/>
        </w:rPr>
        <w:commentReference w:id="723"/>
      </w:r>
      <w:commentRangeEnd w:id="724"/>
      <w:r w:rsidR="004C52EA">
        <w:rPr>
          <w:rStyle w:val="Marquedecommentaire"/>
        </w:rPr>
        <w:commentReference w:id="724"/>
      </w:r>
      <w:r>
        <w:rPr>
          <w:rFonts w:asciiTheme="majorHAnsi" w:hAnsiTheme="majorHAnsi" w:cstheme="majorHAnsi"/>
        </w:rPr>
        <w:t> :</w:t>
      </w:r>
      <w:ins w:id="725" w:author="Le Boudec  Vitalia" w:date="2017-09-16T18:14:00Z">
        <w:r w:rsidR="004C52EA">
          <w:rPr>
            <w:rFonts w:asciiTheme="majorHAnsi" w:hAnsiTheme="majorHAnsi" w:cstheme="majorHAnsi"/>
          </w:rPr>
          <w:t xml:space="preserve"> Le logiciel calcule les indemnités versées aux élus annuellement.</w:t>
        </w:r>
      </w:ins>
    </w:p>
    <w:p w14:paraId="27C961E7" w14:textId="7D4666E5" w:rsidR="00E37B34" w:rsidRPr="009F47F6" w:rsidRDefault="00FE67FE" w:rsidP="009F47F6">
      <w:pPr>
        <w:pStyle w:val="Titretableau"/>
        <w:rPr>
          <w:rFonts w:asciiTheme="majorHAnsi" w:hAnsiTheme="majorHAnsi" w:cstheme="majorHAnsi"/>
        </w:rPr>
      </w:pPr>
      <w:r w:rsidRPr="00126F22">
        <w:rPr>
          <w:rFonts w:asciiTheme="majorHAnsi" w:hAnsiTheme="majorHAnsi" w:cstheme="majorHAnsi"/>
          <w:noProof/>
          <w:lang w:eastAsia="fr-FR"/>
        </w:rPr>
        <w:drawing>
          <wp:anchor distT="0" distB="0" distL="114300" distR="114300" simplePos="0" relativeHeight="251997184" behindDoc="0" locked="0" layoutInCell="1" allowOverlap="1" wp14:anchorId="0F0B580F" wp14:editId="2CA91BFE">
            <wp:simplePos x="0" y="0"/>
            <wp:positionH relativeFrom="column">
              <wp:posOffset>737870</wp:posOffset>
            </wp:positionH>
            <wp:positionV relativeFrom="page">
              <wp:posOffset>3686175</wp:posOffset>
            </wp:positionV>
            <wp:extent cx="4391025" cy="2514600"/>
            <wp:effectExtent l="0" t="0" r="9525" b="0"/>
            <wp:wrapThrough wrapText="bothSides">
              <wp:wrapPolygon edited="0">
                <wp:start x="0" y="0"/>
                <wp:lineTo x="0" y="21436"/>
                <wp:lineTo x="21553" y="21436"/>
                <wp:lineTo x="21553" y="0"/>
                <wp:lineTo x="0" y="0"/>
              </wp:wrapPolygon>
            </wp:wrapThrough>
            <wp:docPr id="72"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 234"/>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4391025" cy="2514600"/>
                    </a:xfrm>
                    <a:prstGeom prst="rect">
                      <a:avLst/>
                    </a:prstGeom>
                  </pic:spPr>
                </pic:pic>
              </a:graphicData>
            </a:graphic>
          </wp:anchor>
        </w:drawing>
      </w:r>
      <w:r w:rsidR="00E37B34">
        <w:t xml:space="preserve"> Paiements </w:t>
      </w:r>
      <w:r w:rsidR="00B7587D">
        <w:t>des indemnités des élus</w:t>
      </w:r>
    </w:p>
    <w:p w14:paraId="77D3BCD2" w14:textId="52C8D2A8" w:rsidR="00663636" w:rsidRPr="00126F22" w:rsidRDefault="00663636" w:rsidP="00126F22">
      <w:pPr>
        <w:spacing w:after="200"/>
        <w:jc w:val="left"/>
        <w:rPr>
          <w:rFonts w:asciiTheme="majorHAnsi" w:hAnsiTheme="majorHAnsi" w:cstheme="majorHAnsi"/>
        </w:rPr>
      </w:pPr>
    </w:p>
    <w:p w14:paraId="49695424" w14:textId="77777777" w:rsidR="00FE67FE" w:rsidRDefault="005F6B4D" w:rsidP="005F6B4D">
      <w:pPr>
        <w:rPr>
          <w:rFonts w:asciiTheme="majorHAnsi" w:hAnsiTheme="majorHAnsi" w:cstheme="majorHAnsi"/>
        </w:rPr>
      </w:pPr>
      <w:r w:rsidRPr="00FE67FE">
        <w:rPr>
          <w:rFonts w:asciiTheme="majorHAnsi" w:hAnsiTheme="majorHAnsi" w:cstheme="majorHAnsi"/>
          <w:b/>
          <w:u w:val="single"/>
        </w:rPr>
        <w:t>Interprétation</w:t>
      </w:r>
      <w:r>
        <w:rPr>
          <w:rFonts w:asciiTheme="majorHAnsi" w:hAnsiTheme="majorHAnsi" w:cstheme="majorHAnsi"/>
        </w:rPr>
        <w:t> :</w:t>
      </w:r>
      <w:r w:rsidRPr="005F6B4D">
        <w:rPr>
          <w:rFonts w:asciiTheme="majorHAnsi" w:hAnsiTheme="majorHAnsi" w:cstheme="majorHAnsi"/>
        </w:rPr>
        <w:t xml:space="preserve"> </w:t>
      </w:r>
    </w:p>
    <w:p w14:paraId="59BF1F16" w14:textId="05E4F196" w:rsidR="005F6B4D" w:rsidRDefault="005F6B4D" w:rsidP="005F6B4D">
      <w:pPr>
        <w:rPr>
          <w:rFonts w:asciiTheme="majorHAnsi" w:hAnsiTheme="majorHAnsi" w:cstheme="majorHAnsi"/>
        </w:rPr>
      </w:pPr>
      <w:r>
        <w:rPr>
          <w:rFonts w:asciiTheme="majorHAnsi" w:hAnsiTheme="majorHAnsi" w:cstheme="majorHAnsi"/>
        </w:rPr>
        <w:t>Le logiciel calcule la</w:t>
      </w:r>
      <w:r w:rsidRPr="00126F22">
        <w:rPr>
          <w:rFonts w:asciiTheme="majorHAnsi" w:hAnsiTheme="majorHAnsi" w:cstheme="majorHAnsi"/>
        </w:rPr>
        <w:t xml:space="preserve"> rémunération </w:t>
      </w:r>
      <w:ins w:id="726" w:author="Nicol, Fabrice" w:date="2017-09-19T20:04:00Z">
        <w:r w:rsidR="001B5704">
          <w:rPr>
            <w:rFonts w:asciiTheme="majorHAnsi" w:hAnsiTheme="majorHAnsi" w:cstheme="majorHAnsi"/>
          </w:rPr>
          <w:t xml:space="preserve">brute </w:t>
        </w:r>
      </w:ins>
      <w:r w:rsidRPr="00126F22">
        <w:rPr>
          <w:rFonts w:asciiTheme="majorHAnsi" w:hAnsiTheme="majorHAnsi" w:cstheme="majorHAnsi"/>
        </w:rPr>
        <w:t>des élus, cumulée sur l’année.</w:t>
      </w:r>
    </w:p>
    <w:p w14:paraId="1F03D2E7" w14:textId="77777777" w:rsidR="00FE67FE" w:rsidRDefault="00FE67FE" w:rsidP="005F6B4D">
      <w:pPr>
        <w:rPr>
          <w:rFonts w:asciiTheme="majorHAnsi" w:hAnsiTheme="majorHAnsi" w:cstheme="majorHAnsi"/>
        </w:rPr>
      </w:pPr>
    </w:p>
    <w:p w14:paraId="3565CCE0" w14:textId="41909290" w:rsidR="005F6B4D" w:rsidRDefault="005F6B4D" w:rsidP="005F6B4D">
      <w:pPr>
        <w:rPr>
          <w:rFonts w:asciiTheme="majorHAnsi" w:hAnsiTheme="majorHAnsi" w:cstheme="majorHAnsi"/>
        </w:rPr>
      </w:pPr>
      <w:r w:rsidRPr="00FE67FE">
        <w:rPr>
          <w:rFonts w:asciiTheme="majorHAnsi" w:hAnsiTheme="majorHAnsi" w:cstheme="majorHAnsi"/>
          <w:b/>
          <w:color w:val="D14A95" w:themeColor="accent1"/>
          <w:u w:val="single"/>
        </w:rPr>
        <w:t>Axe d’investigation</w:t>
      </w:r>
      <w:r w:rsidRPr="00FE67FE">
        <w:rPr>
          <w:rFonts w:asciiTheme="majorHAnsi" w:hAnsiTheme="majorHAnsi" w:cstheme="majorHAnsi"/>
          <w:color w:val="D14A95" w:themeColor="accent1"/>
        </w:rPr>
        <w:t> </w:t>
      </w:r>
      <w:r>
        <w:rPr>
          <w:rFonts w:asciiTheme="majorHAnsi" w:hAnsiTheme="majorHAnsi" w:cstheme="majorHAnsi"/>
        </w:rPr>
        <w:t xml:space="preserve">: </w:t>
      </w:r>
    </w:p>
    <w:p w14:paraId="06F34FF0" w14:textId="47C2E26C" w:rsidR="005F6B4D" w:rsidRPr="00126F22" w:rsidRDefault="005F6B4D" w:rsidP="005F6B4D">
      <w:pPr>
        <w:spacing w:after="200"/>
        <w:rPr>
          <w:rFonts w:asciiTheme="majorHAnsi" w:hAnsiTheme="majorHAnsi" w:cstheme="majorHAnsi"/>
        </w:rPr>
      </w:pPr>
      <w:r>
        <w:rPr>
          <w:rFonts w:asciiTheme="majorHAnsi" w:hAnsiTheme="majorHAnsi" w:cstheme="majorHAnsi"/>
        </w:rPr>
        <w:t>Vérifier l</w:t>
      </w:r>
      <w:r w:rsidRPr="00126F22">
        <w:rPr>
          <w:rFonts w:asciiTheme="majorHAnsi" w:hAnsiTheme="majorHAnsi" w:cstheme="majorHAnsi"/>
        </w:rPr>
        <w:t>a conformité de ces montants aux décisions individuelles prises par l’organisme.</w:t>
      </w:r>
    </w:p>
    <w:p w14:paraId="625376F3" w14:textId="14A59461" w:rsidR="005F6B4D" w:rsidRDefault="005F6B4D" w:rsidP="005F6B4D">
      <w:pPr>
        <w:rPr>
          <w:rFonts w:asciiTheme="majorHAnsi" w:hAnsiTheme="majorHAnsi" w:cstheme="majorHAnsi"/>
        </w:rPr>
      </w:pPr>
    </w:p>
    <w:p w14:paraId="0255C7F3" w14:textId="4714B14A" w:rsidR="005F6B4D" w:rsidRDefault="005F6B4D" w:rsidP="00126F22">
      <w:pPr>
        <w:spacing w:after="200"/>
        <w:rPr>
          <w:rFonts w:asciiTheme="majorHAnsi" w:hAnsiTheme="majorHAnsi" w:cstheme="majorHAnsi"/>
        </w:rPr>
      </w:pPr>
      <w:r w:rsidRPr="00FE67FE">
        <w:rPr>
          <w:rFonts w:asciiTheme="majorHAnsi" w:hAnsiTheme="majorHAnsi" w:cstheme="majorHAnsi"/>
          <w:b/>
          <w:color w:val="D14A95" w:themeColor="accent1"/>
        </w:rPr>
        <w:t>Point d’attention</w:t>
      </w:r>
      <w:r w:rsidRPr="009F47F6">
        <w:rPr>
          <w:rFonts w:asciiTheme="majorHAnsi" w:hAnsiTheme="majorHAnsi" w:cstheme="majorHAnsi"/>
          <w:color w:val="D14A95" w:themeColor="accent1"/>
        </w:rPr>
        <w:t> </w:t>
      </w:r>
      <w:r>
        <w:rPr>
          <w:rFonts w:asciiTheme="majorHAnsi" w:hAnsiTheme="majorHAnsi" w:cstheme="majorHAnsi"/>
        </w:rPr>
        <w:t xml:space="preserve">: </w:t>
      </w:r>
    </w:p>
    <w:p w14:paraId="40A0A40A" w14:textId="51613885" w:rsidR="008B50F9" w:rsidRPr="00126F22" w:rsidRDefault="00663636" w:rsidP="00126F22">
      <w:pPr>
        <w:spacing w:after="200"/>
        <w:rPr>
          <w:rFonts w:asciiTheme="majorHAnsi" w:hAnsiTheme="majorHAnsi" w:cstheme="majorHAnsi"/>
        </w:rPr>
      </w:pPr>
      <w:r w:rsidRPr="00126F22">
        <w:rPr>
          <w:rFonts w:asciiTheme="majorHAnsi" w:hAnsiTheme="majorHAnsi" w:cstheme="majorHAnsi"/>
        </w:rPr>
        <w:t xml:space="preserve">Aucun contrôle réglementaire n’est mis en œuvre à ce stade, mais les cumuls peuvent être utilisés pour vérifier que </w:t>
      </w:r>
      <w:proofErr w:type="gramStart"/>
      <w:r w:rsidRPr="00126F22">
        <w:rPr>
          <w:rFonts w:asciiTheme="majorHAnsi" w:hAnsiTheme="majorHAnsi" w:cstheme="majorHAnsi"/>
        </w:rPr>
        <w:t>les maxima annuels</w:t>
      </w:r>
      <w:proofErr w:type="gramEnd"/>
      <w:r w:rsidRPr="00126F22">
        <w:rPr>
          <w:rFonts w:asciiTheme="majorHAnsi" w:hAnsiTheme="majorHAnsi" w:cstheme="majorHAnsi"/>
        </w:rPr>
        <w:t xml:space="preserve"> autorisés par la réglementation sont respectés</w:t>
      </w:r>
      <w:r w:rsidR="008B50F9" w:rsidRPr="00126F22">
        <w:rPr>
          <w:rFonts w:asciiTheme="majorHAnsi" w:hAnsiTheme="majorHAnsi" w:cstheme="majorHAnsi"/>
        </w:rPr>
        <w:t>.</w:t>
      </w:r>
      <w:r w:rsidR="00E541BF" w:rsidRPr="00126F22">
        <w:rPr>
          <w:rFonts w:asciiTheme="majorHAnsi" w:hAnsiTheme="majorHAnsi" w:cstheme="majorHAnsi"/>
        </w:rPr>
        <w:t xml:space="preserve"> </w:t>
      </w:r>
    </w:p>
    <w:p w14:paraId="0A6DDB1C" w14:textId="7088D688" w:rsidR="008B50F9" w:rsidRDefault="00FE67FE" w:rsidP="00126F22">
      <w:pPr>
        <w:spacing w:after="200"/>
        <w:rPr>
          <w:rFonts w:asciiTheme="majorHAnsi" w:hAnsiTheme="majorHAnsi" w:cstheme="majorHAnsi"/>
        </w:rPr>
      </w:pPr>
      <w:r w:rsidRPr="00FE67FE">
        <w:rPr>
          <w:rFonts w:asciiTheme="majorHAnsi" w:hAnsiTheme="majorHAnsi" w:cstheme="majorHAnsi"/>
          <w:b/>
        </w:rPr>
        <w:t>Documents à consulter</w:t>
      </w:r>
      <w:r>
        <w:rPr>
          <w:rFonts w:asciiTheme="majorHAnsi" w:hAnsiTheme="majorHAnsi" w:cstheme="majorHAnsi"/>
        </w:rPr>
        <w:t> :</w:t>
      </w:r>
    </w:p>
    <w:p w14:paraId="4C9B144B" w14:textId="2480AA4D" w:rsidR="00FE67FE" w:rsidRDefault="00FE67FE" w:rsidP="00126F22">
      <w:pPr>
        <w:spacing w:after="200"/>
        <w:rPr>
          <w:rFonts w:asciiTheme="majorHAnsi" w:hAnsiTheme="majorHAnsi" w:cstheme="majorHAnsi"/>
        </w:rPr>
      </w:pPr>
      <w:r>
        <w:rPr>
          <w:rFonts w:asciiTheme="majorHAnsi" w:hAnsiTheme="majorHAnsi" w:cstheme="majorHAnsi"/>
        </w:rPr>
        <w:t>Délibérations, dossiers individuels des personnels.</w:t>
      </w:r>
    </w:p>
    <w:p w14:paraId="226492ED" w14:textId="1C6AA87A" w:rsidR="00345B3D" w:rsidRPr="00FE67FE" w:rsidRDefault="00345B3D" w:rsidP="009F47F6">
      <w:pPr>
        <w:spacing w:after="200" w:line="276" w:lineRule="auto"/>
        <w:jc w:val="left"/>
        <w:rPr>
          <w:rFonts w:asciiTheme="majorHAnsi" w:hAnsiTheme="majorHAnsi" w:cstheme="majorHAnsi"/>
        </w:rPr>
      </w:pPr>
      <w:r>
        <w:rPr>
          <w:rFonts w:asciiTheme="majorHAnsi" w:hAnsiTheme="majorHAnsi" w:cstheme="majorHAnsi"/>
          <w:color w:val="FF0000"/>
        </w:rPr>
        <w:br w:type="page"/>
      </w:r>
    </w:p>
    <w:p w14:paraId="36F192D9" w14:textId="75FB6931" w:rsidR="00663636" w:rsidRPr="00521842" w:rsidRDefault="00345B3D" w:rsidP="00FA59C0">
      <w:pPr>
        <w:pStyle w:val="Titre1"/>
        <w:shd w:val="clear" w:color="auto" w:fill="D14A95" w:themeFill="accent1"/>
        <w:rPr>
          <w:rFonts w:cstheme="majorHAnsi"/>
          <w:color w:val="FFFFFF" w:themeColor="background1"/>
        </w:rPr>
      </w:pPr>
      <w:bookmarkStart w:id="727" w:name="_Toc493088744"/>
      <w:r>
        <w:rPr>
          <w:rFonts w:cstheme="majorHAnsi"/>
          <w:color w:val="FFFFFF" w:themeColor="background1"/>
        </w:rPr>
        <w:lastRenderedPageBreak/>
        <w:t>FICHE N° </w:t>
      </w:r>
      <w:r w:rsidR="00D7072E">
        <w:rPr>
          <w:rFonts w:cstheme="majorHAnsi"/>
          <w:color w:val="FFFFFF" w:themeColor="background1"/>
        </w:rPr>
        <w:t>13</w:t>
      </w:r>
      <w:r w:rsidR="00D7072E" w:rsidRPr="00EB01E4">
        <w:rPr>
          <w:rFonts w:cstheme="majorHAnsi"/>
          <w:color w:val="FFFFFF" w:themeColor="background1"/>
        </w:rPr>
        <w:t xml:space="preserve"> </w:t>
      </w:r>
      <w:r w:rsidR="002379EB" w:rsidRPr="00EB01E4">
        <w:rPr>
          <w:rFonts w:cstheme="majorHAnsi"/>
          <w:color w:val="FFFFFF" w:themeColor="background1"/>
        </w:rPr>
        <w:t xml:space="preserve">- </w:t>
      </w:r>
      <w:r w:rsidR="00663636" w:rsidRPr="00572FE1">
        <w:rPr>
          <w:rFonts w:cstheme="majorHAnsi"/>
          <w:color w:val="FFFFFF" w:themeColor="background1"/>
        </w:rPr>
        <w:t>CONTRÔLER LES COTISATIONS RETRAI</w:t>
      </w:r>
      <w:r w:rsidR="00663636" w:rsidRPr="008D0ED3">
        <w:rPr>
          <w:rFonts w:cstheme="majorHAnsi"/>
          <w:color w:val="FFFFFF" w:themeColor="background1"/>
        </w:rPr>
        <w:t>TE</w:t>
      </w:r>
      <w:bookmarkEnd w:id="727"/>
    </w:p>
    <w:p w14:paraId="1513B69A" w14:textId="4B39AC95" w:rsidR="00D7072E" w:rsidRDefault="00D7072E" w:rsidP="006A227F">
      <w:pPr>
        <w:rPr>
          <w:rFonts w:asciiTheme="majorHAnsi" w:hAnsiTheme="majorHAnsi" w:cstheme="majorHAnsi"/>
        </w:rPr>
      </w:pPr>
      <w:r w:rsidRPr="004E1287">
        <w:rPr>
          <w:rFonts w:asciiTheme="majorHAnsi" w:hAnsiTheme="majorHAnsi" w:cstheme="majorHAnsi"/>
          <w:b/>
          <w:u w:val="single"/>
        </w:rPr>
        <w:t>Objectifs</w:t>
      </w:r>
      <w:r w:rsidR="006A227F" w:rsidRPr="009F47F6">
        <w:rPr>
          <w:rFonts w:asciiTheme="majorHAnsi" w:hAnsiTheme="majorHAnsi" w:cstheme="majorHAnsi"/>
        </w:rPr>
        <w:t xml:space="preserve"> : </w:t>
      </w:r>
    </w:p>
    <w:p w14:paraId="1A7872C7" w14:textId="6812C12B" w:rsidR="006A227F" w:rsidRPr="001B5704" w:rsidDel="001B5704" w:rsidRDefault="003656BE">
      <w:pPr>
        <w:pStyle w:val="Paragraphedeliste"/>
        <w:numPr>
          <w:ilvl w:val="1"/>
          <w:numId w:val="47"/>
        </w:numPr>
        <w:ind w:left="426"/>
        <w:rPr>
          <w:del w:id="728" w:author="Nicol, Fabrice" w:date="2017-09-19T20:05:00Z"/>
          <w:rFonts w:asciiTheme="majorHAnsi" w:hAnsiTheme="majorHAnsi" w:cstheme="majorHAnsi"/>
        </w:rPr>
        <w:pPrChange w:id="729" w:author="Nicol, Fabrice" w:date="2017-09-19T20:05:00Z">
          <w:pPr>
            <w:pStyle w:val="Paragraphedeliste"/>
            <w:numPr>
              <w:numId w:val="58"/>
            </w:numPr>
            <w:ind w:hanging="360"/>
          </w:pPr>
        </w:pPrChange>
      </w:pPr>
      <w:r w:rsidRPr="001B5704">
        <w:rPr>
          <w:rFonts w:asciiTheme="majorHAnsi" w:hAnsiTheme="majorHAnsi" w:cstheme="majorHAnsi"/>
        </w:rPr>
        <w:t>Contrôler le paiement des cotisations de retraite pour les titulair</w:t>
      </w:r>
      <w:r w:rsidR="00D7072E" w:rsidRPr="001B5704">
        <w:rPr>
          <w:rFonts w:asciiTheme="majorHAnsi" w:hAnsiTheme="majorHAnsi" w:cstheme="majorHAnsi"/>
        </w:rPr>
        <w:t>e</w:t>
      </w:r>
      <w:r w:rsidRPr="001B5704">
        <w:rPr>
          <w:rFonts w:asciiTheme="majorHAnsi" w:hAnsiTheme="majorHAnsi" w:cstheme="majorHAnsi"/>
        </w:rPr>
        <w:t>s</w:t>
      </w:r>
      <w:del w:id="730" w:author="Nicol, Fabrice" w:date="2017-09-19T20:05:00Z">
        <w:r w:rsidRPr="001B5704" w:rsidDel="001B5704">
          <w:rPr>
            <w:rFonts w:asciiTheme="majorHAnsi" w:hAnsiTheme="majorHAnsi" w:cstheme="majorHAnsi"/>
          </w:rPr>
          <w:delText xml:space="preserve"> et les non</w:delText>
        </w:r>
        <w:r w:rsidR="00D7072E" w:rsidRPr="001B5704" w:rsidDel="001B5704">
          <w:rPr>
            <w:rFonts w:asciiTheme="majorHAnsi" w:hAnsiTheme="majorHAnsi" w:cstheme="majorHAnsi"/>
          </w:rPr>
          <w:delText>-</w:delText>
        </w:r>
        <w:r w:rsidRPr="001B5704" w:rsidDel="001B5704">
          <w:rPr>
            <w:rFonts w:asciiTheme="majorHAnsi" w:hAnsiTheme="majorHAnsi" w:cstheme="majorHAnsi"/>
          </w:rPr>
          <w:delText>titulaires, selon des régimes différents</w:delText>
        </w:r>
        <w:r w:rsidR="00D7072E" w:rsidRPr="001B5704" w:rsidDel="001B5704">
          <w:rPr>
            <w:rFonts w:asciiTheme="majorHAnsi" w:hAnsiTheme="majorHAnsi" w:cstheme="majorHAnsi"/>
          </w:rPr>
          <w:delText> </w:delText>
        </w:r>
      </w:del>
      <w:ins w:id="731" w:author="Nicol, Fabrice" w:date="2017-09-19T20:05:00Z">
        <w:r w:rsidR="001B5704">
          <w:rPr>
            <w:rFonts w:asciiTheme="majorHAnsi" w:hAnsiTheme="majorHAnsi" w:cstheme="majorHAnsi"/>
          </w:rPr>
          <w:t xml:space="preserve"> (</w:t>
        </w:r>
      </w:ins>
      <w:del w:id="732" w:author="Nicol, Fabrice" w:date="2017-09-19T20:05:00Z">
        <w:r w:rsidR="00D7072E" w:rsidRPr="001B5704" w:rsidDel="001B5704">
          <w:rPr>
            <w:rFonts w:asciiTheme="majorHAnsi" w:hAnsiTheme="majorHAnsi" w:cstheme="majorHAnsi"/>
          </w:rPr>
          <w:delText>:</w:delText>
        </w:r>
      </w:del>
    </w:p>
    <w:p w14:paraId="624DBD94" w14:textId="45EFD6F5" w:rsidR="001B5704" w:rsidRPr="001B5704" w:rsidRDefault="00192E5F">
      <w:pPr>
        <w:pStyle w:val="Paragraphedeliste"/>
        <w:numPr>
          <w:ilvl w:val="1"/>
          <w:numId w:val="47"/>
        </w:numPr>
        <w:ind w:left="426"/>
        <w:rPr>
          <w:rFonts w:asciiTheme="majorHAnsi" w:hAnsiTheme="majorHAnsi" w:cstheme="majorHAnsi"/>
        </w:rPr>
        <w:pPrChange w:id="733" w:author="Nicol, Fabrice" w:date="2017-09-19T20:06:00Z">
          <w:pPr>
            <w:pStyle w:val="Paragraphedeliste"/>
            <w:numPr>
              <w:ilvl w:val="1"/>
              <w:numId w:val="47"/>
            </w:numPr>
            <w:ind w:left="2924" w:hanging="360"/>
          </w:pPr>
        </w:pPrChange>
      </w:pPr>
      <w:del w:id="734" w:author="Nicol, Fabrice" w:date="2017-09-19T20:07:00Z">
        <w:r w:rsidRPr="001B5704" w:rsidDel="001B5704">
          <w:rPr>
            <w:rFonts w:asciiTheme="majorHAnsi" w:hAnsiTheme="majorHAnsi" w:cstheme="majorHAnsi"/>
          </w:rPr>
          <w:delText>C</w:delText>
        </w:r>
      </w:del>
      <w:proofErr w:type="gramStart"/>
      <w:ins w:id="735" w:author="Nicol, Fabrice" w:date="2017-09-19T20:07:00Z">
        <w:r w:rsidR="001B5704">
          <w:rPr>
            <w:rFonts w:asciiTheme="majorHAnsi" w:hAnsiTheme="majorHAnsi" w:cstheme="majorHAnsi"/>
          </w:rPr>
          <w:t>c</w:t>
        </w:r>
      </w:ins>
      <w:r w:rsidRPr="001B5704">
        <w:rPr>
          <w:rFonts w:asciiTheme="majorHAnsi" w:hAnsiTheme="majorHAnsi" w:cstheme="majorHAnsi"/>
        </w:rPr>
        <w:t>otisations</w:t>
      </w:r>
      <w:proofErr w:type="gramEnd"/>
      <w:r w:rsidRPr="001B5704">
        <w:rPr>
          <w:rFonts w:asciiTheme="majorHAnsi" w:hAnsiTheme="majorHAnsi" w:cstheme="majorHAnsi"/>
        </w:rPr>
        <w:t xml:space="preserve"> CNRACL</w:t>
      </w:r>
      <w:del w:id="736" w:author="Nicol, Fabrice" w:date="2017-09-19T20:05:00Z">
        <w:r w:rsidR="009F2D84" w:rsidRPr="001B5704" w:rsidDel="001B5704">
          <w:rPr>
            <w:rFonts w:asciiTheme="majorHAnsi" w:hAnsiTheme="majorHAnsi" w:cstheme="majorHAnsi"/>
          </w:rPr>
          <w:delText> </w:delText>
        </w:r>
      </w:del>
      <w:ins w:id="737" w:author="Le Boudec  Vitalia" w:date="2017-09-16T18:20:00Z">
        <w:del w:id="738" w:author="Nicol, Fabrice" w:date="2017-09-19T20:05:00Z">
          <w:r w:rsidR="00D00DF6" w:rsidRPr="001B5704" w:rsidDel="001B5704">
            <w:rPr>
              <w:rFonts w:asciiTheme="majorHAnsi" w:hAnsiTheme="majorHAnsi" w:cstheme="majorHAnsi"/>
            </w:rPr>
            <w:delText>(</w:delText>
          </w:r>
        </w:del>
      </w:ins>
      <w:ins w:id="739" w:author="Nicol, Fabrice" w:date="2017-09-19T20:05:00Z">
        <w:r w:rsidR="001B5704" w:rsidRPr="001B5704">
          <w:rPr>
            <w:rFonts w:asciiTheme="majorHAnsi" w:hAnsiTheme="majorHAnsi" w:cstheme="majorHAnsi"/>
          </w:rPr>
          <w:t xml:space="preserve">, </w:t>
        </w:r>
      </w:ins>
      <w:ins w:id="740" w:author="Le Boudec  Vitalia" w:date="2017-09-16T18:20:00Z">
        <w:r w:rsidR="00D00DF6" w:rsidRPr="001B5704">
          <w:rPr>
            <w:rStyle w:val="st1"/>
            <w:rFonts w:asciiTheme="majorHAnsi" w:hAnsiTheme="majorHAnsi" w:cstheme="majorHAnsi"/>
            <w:color w:val="545454"/>
            <w:rPrChange w:id="741" w:author="Nicol, Fabrice" w:date="2017-09-19T20:06:00Z">
              <w:rPr>
                <w:rStyle w:val="st1"/>
                <w:rFonts w:ascii="Arial" w:hAnsi="Arial" w:cs="Arial"/>
                <w:color w:val="545454"/>
              </w:rPr>
            </w:rPrChange>
          </w:rPr>
          <w:t>Caisse nationale de retraites des agents des collectivités locales)</w:t>
        </w:r>
      </w:ins>
      <w:del w:id="742" w:author="Nicol, Fabrice" w:date="2017-09-19T20:05:00Z">
        <w:r w:rsidR="009F2D84" w:rsidRPr="001B5704" w:rsidDel="001B5704">
          <w:rPr>
            <w:rFonts w:asciiTheme="majorHAnsi" w:hAnsiTheme="majorHAnsi" w:cstheme="majorHAnsi"/>
          </w:rPr>
          <w:delText>:</w:delText>
        </w:r>
      </w:del>
      <w:ins w:id="743" w:author="Nicol, Fabrice" w:date="2017-09-19T20:05:00Z">
        <w:r w:rsidR="001B5704" w:rsidRPr="001B5704">
          <w:rPr>
            <w:rFonts w:asciiTheme="majorHAnsi" w:hAnsiTheme="majorHAnsi" w:cstheme="majorHAnsi"/>
          </w:rPr>
          <w:t xml:space="preserve"> </w:t>
        </w:r>
      </w:ins>
    </w:p>
    <w:p w14:paraId="59DA229E" w14:textId="2E1DB319" w:rsidR="00192E5F" w:rsidRPr="001B5704" w:rsidRDefault="002E6B74" w:rsidP="004A2802">
      <w:pPr>
        <w:pStyle w:val="Paragraphedeliste"/>
        <w:numPr>
          <w:ilvl w:val="0"/>
          <w:numId w:val="58"/>
        </w:numPr>
        <w:rPr>
          <w:rFonts w:asciiTheme="majorHAnsi" w:hAnsiTheme="majorHAnsi" w:cstheme="majorHAnsi"/>
        </w:rPr>
      </w:pPr>
      <w:r w:rsidRPr="001B5704">
        <w:rPr>
          <w:rFonts w:asciiTheme="majorHAnsi" w:hAnsiTheme="majorHAnsi" w:cstheme="majorHAnsi"/>
        </w:rPr>
        <w:t>Détecter le paiement de cotisations de retraite à des agents titulaires de la fonction publique territoriale auprès de l’</w:t>
      </w:r>
      <w:del w:id="744" w:author="Nicol, Fabrice" w:date="2017-09-19T20:05:00Z">
        <w:r w:rsidRPr="001B5704" w:rsidDel="001B5704">
          <w:rPr>
            <w:rFonts w:asciiTheme="majorHAnsi" w:hAnsiTheme="majorHAnsi" w:cstheme="majorHAnsi"/>
          </w:rPr>
          <w:delText>IRCANTEC</w:delText>
        </w:r>
      </w:del>
      <w:ins w:id="745" w:author="Le Boudec  Vitalia" w:date="2017-09-16T18:21:00Z">
        <w:del w:id="746" w:author="Nicol, Fabrice" w:date="2017-09-19T20:05:00Z">
          <w:r w:rsidR="00D00DF6" w:rsidRPr="001B5704" w:rsidDel="001B5704">
            <w:rPr>
              <w:rFonts w:asciiTheme="majorHAnsi" w:hAnsiTheme="majorHAnsi" w:cstheme="majorHAnsi"/>
            </w:rPr>
            <w:delText xml:space="preserve"> </w:delText>
          </w:r>
        </w:del>
      </w:ins>
      <w:ins w:id="747" w:author="Le Boudec  Vitalia" w:date="2017-09-16T18:25:00Z">
        <w:del w:id="748" w:author="Nicol, Fabrice" w:date="2017-09-19T20:05:00Z">
          <w:r w:rsidR="00D00DF6" w:rsidRPr="001B5704" w:rsidDel="001B5704">
            <w:rPr>
              <w:rFonts w:asciiTheme="majorHAnsi" w:hAnsiTheme="majorHAnsi" w:cstheme="majorHAnsi"/>
            </w:rPr>
            <w:delText>(</w:delText>
          </w:r>
          <w:r w:rsidR="00D00DF6" w:rsidRPr="001B5704" w:rsidDel="001B5704">
            <w:rPr>
              <w:rStyle w:val="tgc"/>
              <w:rFonts w:asciiTheme="majorHAnsi" w:hAnsiTheme="majorHAnsi" w:cstheme="majorHAnsi"/>
              <w:color w:val="222222"/>
              <w:rPrChange w:id="749" w:author="Nicol, Fabrice" w:date="2017-09-19T20:04:00Z">
                <w:rPr>
                  <w:rStyle w:val="tgc"/>
                  <w:rFonts w:ascii="Arial" w:hAnsi="Arial" w:cs="Arial"/>
                  <w:color w:val="222222"/>
                </w:rPr>
              </w:rPrChange>
            </w:rPr>
            <w:delText>Institution de Retraite Complémentaire des Agents non Titulaires de l'Etat et des Collectivités)</w:delText>
          </w:r>
        </w:del>
      </w:ins>
      <w:del w:id="750" w:author="Nicol, Fabrice" w:date="2017-09-19T20:05:00Z">
        <w:r w:rsidR="009F2D84" w:rsidRPr="001B5704" w:rsidDel="001B5704">
          <w:rPr>
            <w:rFonts w:asciiTheme="majorHAnsi" w:hAnsiTheme="majorHAnsi" w:cstheme="majorHAnsi"/>
          </w:rPr>
          <w:delText> ;</w:delText>
        </w:r>
      </w:del>
      <w:ins w:id="751" w:author="Nicol, Fabrice" w:date="2017-09-19T20:06:00Z">
        <w:r w:rsidR="001B5704">
          <w:rPr>
            <w:rFonts w:asciiTheme="majorHAnsi" w:hAnsiTheme="majorHAnsi" w:cstheme="majorHAnsi"/>
          </w:rPr>
          <w:t>IRCANTEC</w:t>
        </w:r>
      </w:ins>
    </w:p>
    <w:p w14:paraId="7DB349F0" w14:textId="3D6C66C5" w:rsidR="009F2D84" w:rsidRDefault="009F2D84" w:rsidP="004A2802">
      <w:pPr>
        <w:pStyle w:val="Paragraphedeliste"/>
        <w:numPr>
          <w:ilvl w:val="0"/>
          <w:numId w:val="58"/>
        </w:numPr>
        <w:rPr>
          <w:ins w:id="752" w:author="Nicol, Fabrice" w:date="2017-09-19T20:06:00Z"/>
          <w:rFonts w:asciiTheme="majorHAnsi" w:hAnsiTheme="majorHAnsi" w:cstheme="majorHAnsi"/>
        </w:rPr>
      </w:pPr>
      <w:r w:rsidRPr="001B5704">
        <w:rPr>
          <w:rFonts w:asciiTheme="majorHAnsi" w:hAnsiTheme="majorHAnsi" w:cstheme="majorHAnsi"/>
        </w:rPr>
        <w:t>Vérifier les motifs du paiement des cotisations de retraite pour les agents titulaires auprès de l’IRCANTEC au lieu de la CNRACL ;</w:t>
      </w:r>
    </w:p>
    <w:p w14:paraId="02AF737B" w14:textId="77777777" w:rsidR="001B5704" w:rsidRPr="001B5704" w:rsidRDefault="001B5704">
      <w:pPr>
        <w:pStyle w:val="Paragraphedeliste"/>
        <w:rPr>
          <w:rFonts w:asciiTheme="majorHAnsi" w:hAnsiTheme="majorHAnsi" w:cstheme="majorHAnsi"/>
        </w:rPr>
        <w:pPrChange w:id="753" w:author="Nicol, Fabrice" w:date="2017-09-19T20:06:00Z">
          <w:pPr>
            <w:pStyle w:val="Paragraphedeliste"/>
            <w:numPr>
              <w:numId w:val="58"/>
            </w:numPr>
            <w:ind w:hanging="360"/>
          </w:pPr>
        </w:pPrChange>
      </w:pPr>
    </w:p>
    <w:p w14:paraId="7B84C53F" w14:textId="46D245EC" w:rsidR="001B5704" w:rsidRDefault="001B5704" w:rsidP="001B5704">
      <w:pPr>
        <w:pStyle w:val="Paragraphedeliste"/>
        <w:numPr>
          <w:ilvl w:val="1"/>
          <w:numId w:val="47"/>
        </w:numPr>
        <w:ind w:left="426"/>
        <w:rPr>
          <w:ins w:id="754" w:author="Nicol, Fabrice" w:date="2017-09-19T20:06:00Z"/>
          <w:rFonts w:asciiTheme="majorHAnsi" w:hAnsiTheme="majorHAnsi" w:cstheme="majorHAnsi"/>
        </w:rPr>
      </w:pPr>
      <w:ins w:id="755" w:author="Nicol, Fabrice" w:date="2017-09-19T20:06:00Z">
        <w:r w:rsidRPr="001B5704">
          <w:rPr>
            <w:rFonts w:asciiTheme="majorHAnsi" w:hAnsiTheme="majorHAnsi" w:cstheme="majorHAnsi"/>
          </w:rPr>
          <w:t xml:space="preserve">Contrôler le paiement des cotisations de retraite pour </w:t>
        </w:r>
      </w:ins>
      <w:del w:id="756" w:author="Nicol, Fabrice" w:date="2017-09-19T20:06:00Z">
        <w:r w:rsidR="00192E5F" w:rsidRPr="001B5704" w:rsidDel="001B5704">
          <w:rPr>
            <w:rFonts w:asciiTheme="majorHAnsi" w:hAnsiTheme="majorHAnsi" w:cstheme="majorHAnsi"/>
          </w:rPr>
          <w:delText>Cotis</w:delText>
        </w:r>
      </w:del>
      <w:ins w:id="757" w:author="Nicol, Fabrice" w:date="2017-09-19T20:06:00Z">
        <w:r w:rsidRPr="001B5704">
          <w:rPr>
            <w:rFonts w:asciiTheme="majorHAnsi" w:hAnsiTheme="majorHAnsi" w:cstheme="majorHAnsi"/>
          </w:rPr>
          <w:t>les non-titulaires</w:t>
        </w:r>
        <w:r>
          <w:rPr>
            <w:rFonts w:asciiTheme="majorHAnsi" w:hAnsiTheme="majorHAnsi" w:cstheme="majorHAnsi"/>
          </w:rPr>
          <w:t xml:space="preserve"> (cotisations </w:t>
        </w:r>
        <w:r w:rsidRPr="001B5704">
          <w:rPr>
            <w:rFonts w:asciiTheme="majorHAnsi" w:hAnsiTheme="majorHAnsi" w:cstheme="majorHAnsi"/>
          </w:rPr>
          <w:t>IRCANTEC</w:t>
        </w:r>
        <w:r>
          <w:rPr>
            <w:rFonts w:asciiTheme="majorHAnsi" w:hAnsiTheme="majorHAnsi" w:cstheme="majorHAnsi"/>
          </w:rPr>
          <w:t xml:space="preserve">, </w:t>
        </w:r>
        <w:r w:rsidRPr="00A374FD">
          <w:rPr>
            <w:rStyle w:val="tgc"/>
            <w:rFonts w:asciiTheme="majorHAnsi" w:hAnsiTheme="majorHAnsi" w:cstheme="majorHAnsi"/>
            <w:color w:val="222222"/>
          </w:rPr>
          <w:t>Institution de Retraite Complémentaire des Agents non Titulaires de l'Etat et des Collectivités)</w:t>
        </w:r>
        <w:r w:rsidRPr="001B5704">
          <w:rPr>
            <w:rFonts w:asciiTheme="majorHAnsi" w:hAnsiTheme="majorHAnsi" w:cstheme="majorHAnsi"/>
          </w:rPr>
          <w:t> </w:t>
        </w:r>
      </w:ins>
    </w:p>
    <w:p w14:paraId="592BD584" w14:textId="4973D61A" w:rsidR="00192E5F" w:rsidRPr="001B5704" w:rsidRDefault="00192E5F">
      <w:pPr>
        <w:pStyle w:val="Paragraphedeliste"/>
        <w:ind w:left="426"/>
        <w:rPr>
          <w:rFonts w:asciiTheme="majorHAnsi" w:hAnsiTheme="majorHAnsi" w:cstheme="majorHAnsi"/>
        </w:rPr>
        <w:pPrChange w:id="758" w:author="Nicol, Fabrice" w:date="2017-09-19T20:06:00Z">
          <w:pPr>
            <w:pStyle w:val="Paragraphedeliste"/>
            <w:numPr>
              <w:ilvl w:val="1"/>
              <w:numId w:val="47"/>
            </w:numPr>
            <w:ind w:left="426" w:hanging="360"/>
          </w:pPr>
        </w:pPrChange>
      </w:pPr>
      <w:del w:id="759" w:author="Nicol, Fabrice" w:date="2017-09-19T20:06:00Z">
        <w:r w:rsidRPr="001B5704" w:rsidDel="001B5704">
          <w:rPr>
            <w:rFonts w:asciiTheme="majorHAnsi" w:hAnsiTheme="majorHAnsi" w:cstheme="majorHAnsi"/>
          </w:rPr>
          <w:delText>ations IRCANTEC</w:delText>
        </w:r>
        <w:r w:rsidR="009F2D84" w:rsidRPr="001B5704" w:rsidDel="001B5704">
          <w:rPr>
            <w:rFonts w:asciiTheme="majorHAnsi" w:hAnsiTheme="majorHAnsi" w:cstheme="majorHAnsi"/>
          </w:rPr>
          <w:delText> :</w:delText>
        </w:r>
      </w:del>
    </w:p>
    <w:p w14:paraId="224FF6C3" w14:textId="77777777" w:rsidR="009F2D84" w:rsidRPr="001B5704" w:rsidRDefault="00192E5F" w:rsidP="009F2D84">
      <w:pPr>
        <w:pStyle w:val="Paragraphedeliste"/>
        <w:numPr>
          <w:ilvl w:val="0"/>
          <w:numId w:val="81"/>
        </w:numPr>
        <w:rPr>
          <w:rFonts w:asciiTheme="majorHAnsi" w:hAnsiTheme="majorHAnsi" w:cstheme="majorHAnsi"/>
          <w:b/>
        </w:rPr>
      </w:pPr>
      <w:r w:rsidRPr="001B5704">
        <w:rPr>
          <w:rFonts w:asciiTheme="majorHAnsi" w:hAnsiTheme="majorHAnsi" w:cstheme="majorHAnsi"/>
        </w:rPr>
        <w:t>Détecter le paiement de cotisations de retraite à des agents non titulaires de la fonction publique territoriale auprès de la CNRACL</w:t>
      </w:r>
      <w:r w:rsidR="009F2D84" w:rsidRPr="001B5704">
        <w:rPr>
          <w:rFonts w:asciiTheme="majorHAnsi" w:hAnsiTheme="majorHAnsi" w:cstheme="majorHAnsi"/>
        </w:rPr>
        <w:t> ;</w:t>
      </w:r>
    </w:p>
    <w:p w14:paraId="1CC4F22F" w14:textId="0DD8E99A" w:rsidR="00192E5F" w:rsidRPr="001B5704" w:rsidRDefault="009F2D84" w:rsidP="009F2D84">
      <w:pPr>
        <w:pStyle w:val="Paragraphedeliste"/>
        <w:numPr>
          <w:ilvl w:val="0"/>
          <w:numId w:val="81"/>
        </w:numPr>
        <w:suppressAutoHyphens/>
        <w:spacing w:after="0"/>
        <w:rPr>
          <w:rFonts w:asciiTheme="majorHAnsi" w:hAnsiTheme="majorHAnsi" w:cstheme="majorHAnsi"/>
        </w:rPr>
      </w:pPr>
      <w:del w:id="760" w:author="Nicol, Fabrice" w:date="2017-09-19T20:07:00Z">
        <w:r w:rsidRPr="001B5704" w:rsidDel="001B5704">
          <w:rPr>
            <w:rFonts w:asciiTheme="majorHAnsi" w:hAnsiTheme="majorHAnsi" w:cstheme="majorHAnsi"/>
          </w:rPr>
          <w:delText>;</w:delText>
        </w:r>
      </w:del>
      <w:r w:rsidRPr="001B5704">
        <w:rPr>
          <w:rFonts w:asciiTheme="majorHAnsi" w:hAnsiTheme="majorHAnsi" w:cstheme="majorHAnsi"/>
        </w:rPr>
        <w:t xml:space="preserve">Vérifier les motifs du paiement des cotisations de retraite pour les agents non titulaires auprès de la CNRACL au lieu de l’IRCANTEC. </w:t>
      </w:r>
    </w:p>
    <w:p w14:paraId="4593ECA8" w14:textId="5E30D961" w:rsidR="009F2D84" w:rsidRPr="009F2D84" w:rsidRDefault="009F2D84" w:rsidP="009F2D84">
      <w:pPr>
        <w:spacing w:before="240"/>
        <w:rPr>
          <w:rFonts w:asciiTheme="majorHAnsi" w:hAnsiTheme="majorHAnsi" w:cstheme="majorHAnsi"/>
        </w:rPr>
      </w:pPr>
      <w:r w:rsidRPr="009F2D84">
        <w:rPr>
          <w:rFonts w:asciiTheme="majorHAnsi" w:hAnsiTheme="majorHAnsi" w:cstheme="majorHAnsi"/>
          <w:b/>
          <w:u w:val="single"/>
        </w:rPr>
        <w:t>Rappel de la règle</w:t>
      </w:r>
      <w:r w:rsidRPr="009F2D84">
        <w:rPr>
          <w:rFonts w:asciiTheme="majorHAnsi" w:hAnsiTheme="majorHAnsi" w:cstheme="majorHAnsi"/>
        </w:rPr>
        <w:t xml:space="preserve"> :</w:t>
      </w:r>
    </w:p>
    <w:p w14:paraId="669EB93D" w14:textId="1A0171D7" w:rsidR="006C559E" w:rsidRDefault="009F2D84" w:rsidP="009F47F6">
      <w:pPr>
        <w:pBdr>
          <w:top w:val="single" w:sz="4" w:space="1" w:color="auto"/>
          <w:left w:val="single" w:sz="4" w:space="4" w:color="auto"/>
          <w:bottom w:val="single" w:sz="4" w:space="1" w:color="auto"/>
          <w:right w:val="single" w:sz="4" w:space="4" w:color="auto"/>
        </w:pBdr>
        <w:ind w:left="142"/>
        <w:rPr>
          <w:rFonts w:asciiTheme="majorHAnsi" w:hAnsiTheme="majorHAnsi" w:cstheme="majorHAnsi"/>
          <w:b/>
        </w:rPr>
      </w:pPr>
      <w:r>
        <w:rPr>
          <w:rFonts w:asciiTheme="majorHAnsi" w:hAnsiTheme="majorHAnsi" w:cstheme="majorHAnsi"/>
        </w:rPr>
        <w:t xml:space="preserve">- </w:t>
      </w:r>
      <w:r w:rsidR="006C559E" w:rsidRPr="00126F22">
        <w:rPr>
          <w:rFonts w:asciiTheme="majorHAnsi" w:hAnsiTheme="majorHAnsi" w:cstheme="majorHAnsi"/>
        </w:rPr>
        <w:t>Les personnels titulaires sont affiliés, en sus du régime général de sécurité sociale pour le risque vieillesse, au régime de retraite complémentaire à la CNRACL</w:t>
      </w:r>
      <w:r w:rsidR="006C559E">
        <w:rPr>
          <w:rFonts w:asciiTheme="majorHAnsi" w:hAnsiTheme="majorHAnsi" w:cstheme="majorHAnsi"/>
        </w:rPr>
        <w:t>.</w:t>
      </w:r>
    </w:p>
    <w:p w14:paraId="7D73ECF9" w14:textId="1D0882AD" w:rsidR="00192E5F" w:rsidRDefault="009F2D84" w:rsidP="009F47F6">
      <w:pPr>
        <w:pBdr>
          <w:top w:val="single" w:sz="4" w:space="1" w:color="auto"/>
          <w:left w:val="single" w:sz="4" w:space="4" w:color="auto"/>
          <w:bottom w:val="single" w:sz="4" w:space="1" w:color="auto"/>
          <w:right w:val="single" w:sz="4" w:space="4" w:color="auto"/>
        </w:pBdr>
        <w:ind w:left="142"/>
        <w:rPr>
          <w:ins w:id="761" w:author="Nicol, Fabrice" w:date="2017-09-19T20:07:00Z"/>
          <w:rFonts w:asciiTheme="majorHAnsi" w:hAnsiTheme="majorHAnsi" w:cstheme="majorHAnsi"/>
        </w:rPr>
      </w:pPr>
      <w:r>
        <w:rPr>
          <w:rFonts w:asciiTheme="majorHAnsi" w:hAnsiTheme="majorHAnsi" w:cstheme="majorHAnsi"/>
          <w:b/>
        </w:rPr>
        <w:t xml:space="preserve">- </w:t>
      </w:r>
      <w:r w:rsidR="00192E5F" w:rsidRPr="00126F22">
        <w:rPr>
          <w:rFonts w:asciiTheme="majorHAnsi" w:hAnsiTheme="majorHAnsi" w:cstheme="majorHAnsi"/>
        </w:rPr>
        <w:t>Les personnels non titulaires sont affiliés, en sus du régime général de sécurité sociale pour le risque vieillesse, au régime de retraite complémentaire IRCANTEC</w:t>
      </w:r>
      <w:r>
        <w:rPr>
          <w:rFonts w:asciiTheme="majorHAnsi" w:hAnsiTheme="majorHAnsi" w:cstheme="majorHAnsi"/>
        </w:rPr>
        <w:t>.</w:t>
      </w:r>
    </w:p>
    <w:p w14:paraId="6A89EC9B" w14:textId="0954E039" w:rsidR="001B5704" w:rsidRPr="001B5704" w:rsidRDefault="001B5704" w:rsidP="009F47F6">
      <w:pPr>
        <w:pBdr>
          <w:top w:val="single" w:sz="4" w:space="1" w:color="auto"/>
          <w:left w:val="single" w:sz="4" w:space="4" w:color="auto"/>
          <w:bottom w:val="single" w:sz="4" w:space="1" w:color="auto"/>
          <w:right w:val="single" w:sz="4" w:space="4" w:color="auto"/>
        </w:pBdr>
        <w:ind w:left="142"/>
        <w:rPr>
          <w:rFonts w:asciiTheme="majorHAnsi" w:hAnsiTheme="majorHAnsi" w:cstheme="majorHAnsi"/>
          <w:rPrChange w:id="762" w:author="Nicol, Fabrice" w:date="2017-09-19T20:08:00Z">
            <w:rPr>
              <w:rFonts w:asciiTheme="majorHAnsi" w:hAnsiTheme="majorHAnsi" w:cstheme="majorHAnsi"/>
              <w:b/>
            </w:rPr>
          </w:rPrChange>
        </w:rPr>
      </w:pPr>
      <w:ins w:id="763" w:author="Nicol, Fabrice" w:date="2017-09-19T20:07:00Z">
        <w:r>
          <w:rPr>
            <w:rFonts w:asciiTheme="majorHAnsi" w:hAnsiTheme="majorHAnsi" w:cstheme="majorHAnsi"/>
            <w:b/>
          </w:rPr>
          <w:t xml:space="preserve">- </w:t>
        </w:r>
        <w:r w:rsidRPr="001B5704">
          <w:rPr>
            <w:rFonts w:asciiTheme="majorHAnsi" w:hAnsiTheme="majorHAnsi" w:cstheme="majorHAnsi"/>
            <w:rPrChange w:id="764" w:author="Nicol, Fabrice" w:date="2017-09-19T20:08:00Z">
              <w:rPr>
                <w:rFonts w:asciiTheme="majorHAnsi" w:hAnsiTheme="majorHAnsi" w:cstheme="majorHAnsi"/>
                <w:b/>
              </w:rPr>
            </w:rPrChange>
          </w:rPr>
          <w:t>Les personnels titulaires à temps non complet exe</w:t>
        </w:r>
      </w:ins>
      <w:ins w:id="765" w:author="Nicol, Fabrice" w:date="2017-09-19T20:08:00Z">
        <w:r>
          <w:rPr>
            <w:rFonts w:asciiTheme="majorHAnsi" w:hAnsiTheme="majorHAnsi" w:cstheme="majorHAnsi"/>
          </w:rPr>
          <w:t>r</w:t>
        </w:r>
      </w:ins>
      <w:ins w:id="766" w:author="Nicol, Fabrice" w:date="2017-09-19T20:07:00Z">
        <w:r w:rsidRPr="001B5704">
          <w:rPr>
            <w:rFonts w:asciiTheme="majorHAnsi" w:hAnsiTheme="majorHAnsi" w:cstheme="majorHAnsi"/>
            <w:rPrChange w:id="767" w:author="Nicol, Fabrice" w:date="2017-09-19T20:08:00Z">
              <w:rPr>
                <w:rFonts w:asciiTheme="majorHAnsi" w:hAnsiTheme="majorHAnsi" w:cstheme="majorHAnsi"/>
                <w:b/>
              </w:rPr>
            </w:rPrChange>
          </w:rPr>
          <w:t>çant moins de 28 heures par semaine</w:t>
        </w:r>
      </w:ins>
      <w:ins w:id="768" w:author="Nicol, Fabrice" w:date="2017-09-19T20:08:00Z">
        <w:r w:rsidRPr="001B5704">
          <w:rPr>
            <w:rFonts w:asciiTheme="majorHAnsi" w:hAnsiTheme="majorHAnsi" w:cstheme="majorHAnsi"/>
            <w:rPrChange w:id="769" w:author="Nicol, Fabrice" w:date="2017-09-19T20:08:00Z">
              <w:rPr>
                <w:rFonts w:asciiTheme="majorHAnsi" w:hAnsiTheme="majorHAnsi" w:cstheme="majorHAnsi"/>
                <w:b/>
              </w:rPr>
            </w:rPrChange>
          </w:rPr>
          <w:t xml:space="preserve"> cotisent, à titre dérogatoire, à l’IRCANTEC. Il n’en va pas de même des personnels titulaires à temps partiel.</w:t>
        </w:r>
      </w:ins>
    </w:p>
    <w:p w14:paraId="07161824" w14:textId="63E7A13C" w:rsidR="00663636" w:rsidRDefault="00663636" w:rsidP="00FA59C0">
      <w:pPr>
        <w:pStyle w:val="Firstparagraph"/>
        <w:rPr>
          <w:rFonts w:asciiTheme="majorHAnsi" w:hAnsiTheme="majorHAnsi" w:cstheme="majorHAnsi"/>
          <w:lang w:val="fr-FR"/>
        </w:rPr>
      </w:pPr>
    </w:p>
    <w:p w14:paraId="48216C8A" w14:textId="61FDC6F9" w:rsidR="006C559E" w:rsidRDefault="006C559E" w:rsidP="009F47F6">
      <w:r w:rsidRPr="009F2D84">
        <w:rPr>
          <w:b/>
          <w:u w:val="single"/>
        </w:rPr>
        <w:t>Application au logiciel</w:t>
      </w:r>
      <w:r>
        <w:t> :</w:t>
      </w:r>
    </w:p>
    <w:p w14:paraId="75A8C529" w14:textId="66780E59" w:rsidR="00663636" w:rsidRPr="00126F22" w:rsidRDefault="006C559E">
      <w:pPr>
        <w:pStyle w:val="Firstparagraph"/>
        <w:rPr>
          <w:rFonts w:asciiTheme="majorHAnsi" w:hAnsiTheme="majorHAnsi" w:cstheme="majorHAnsi"/>
          <w:lang w:val="fr-FR"/>
        </w:rPr>
      </w:pPr>
      <w:r w:rsidRPr="00126F22">
        <w:rPr>
          <w:rFonts w:asciiTheme="majorHAnsi" w:hAnsiTheme="majorHAnsi" w:cstheme="majorHAnsi"/>
          <w:lang w:val="fr-FR"/>
        </w:rPr>
        <w:t xml:space="preserve">Un lien hypertexte est créé vers la base de données CSV </w:t>
      </w:r>
      <w:proofErr w:type="gramStart"/>
      <w:r>
        <w:rPr>
          <w:rFonts w:asciiTheme="majorHAnsi" w:hAnsiTheme="majorHAnsi" w:cstheme="majorHAnsi"/>
          <w:lang w:val="fr-FR"/>
        </w:rPr>
        <w:t>« </w:t>
      </w:r>
      <w:r w:rsidRPr="00126F22">
        <w:rPr>
          <w:rFonts w:asciiTheme="majorHAnsi" w:hAnsiTheme="majorHAnsi" w:cstheme="majorHAnsi"/>
          <w:lang w:val="fr-FR"/>
        </w:rPr>
        <w:t xml:space="preserve"> </w:t>
      </w:r>
      <w:r w:rsidRPr="00133DBA">
        <w:rPr>
          <w:rFonts w:asciiTheme="majorHAnsi" w:hAnsiTheme="majorHAnsi" w:cstheme="majorHAnsi"/>
          <w:lang w:val="fr-FR"/>
        </w:rPr>
        <w:t>Cotisations</w:t>
      </w:r>
      <w:proofErr w:type="gramEnd"/>
      <w:r w:rsidRPr="00133DBA">
        <w:rPr>
          <w:rFonts w:asciiTheme="majorHAnsi" w:hAnsiTheme="majorHAnsi" w:cstheme="majorHAnsi"/>
          <w:lang w:val="fr-FR"/>
        </w:rPr>
        <w:t xml:space="preserve"> irrégulières</w:t>
      </w:r>
      <w:ins w:id="770" w:author="Le Boudec  Vitalia" w:date="2017-09-16T18:26:00Z">
        <w:r w:rsidR="00FA348A">
          <w:rPr>
            <w:rFonts w:asciiTheme="majorHAnsi" w:hAnsiTheme="majorHAnsi" w:cstheme="majorHAnsi"/>
            <w:lang w:val="fr-FR"/>
          </w:rPr>
          <w:t> »</w:t>
        </w:r>
      </w:ins>
      <w:del w:id="771" w:author="Nicol, Fabrice" w:date="2017-09-19T20:27:00Z">
        <w:r w:rsidRPr="00126F22" w:rsidDel="00211559">
          <w:rPr>
            <w:rFonts w:asciiTheme="majorHAnsi" w:hAnsiTheme="majorHAnsi" w:cstheme="majorHAnsi"/>
            <w:lang w:val="fr-FR"/>
          </w:rPr>
          <w:delText xml:space="preserve"> </w:delText>
        </w:r>
      </w:del>
      <w:ins w:id="772" w:author="Nicol, Fabrice" w:date="2017-09-19T20:27:00Z">
        <w:r w:rsidR="00211559">
          <w:rPr>
            <w:rFonts w:asciiTheme="majorHAnsi" w:hAnsiTheme="majorHAnsi" w:cstheme="majorHAnsi"/>
            <w:lang w:val="fr-FR"/>
          </w:rPr>
          <w:t> :</w:t>
        </w:r>
      </w:ins>
    </w:p>
    <w:p w14:paraId="7DA8AFE2" w14:textId="238879C8" w:rsidR="009D093D" w:rsidRDefault="009D093D" w:rsidP="009D093D">
      <w:pPr>
        <w:pStyle w:val="Titretableau"/>
        <w:rPr>
          <w:ins w:id="773" w:author="Le Boudec  Vitalia" w:date="2017-09-16T18:26:00Z"/>
        </w:rPr>
      </w:pPr>
      <w:r>
        <w:t> Paiement des cotisations CNRACL à des agents non titulaires</w:t>
      </w:r>
    </w:p>
    <w:p w14:paraId="397436F3" w14:textId="7F49793F" w:rsidR="001B5704" w:rsidRPr="00FA348A" w:rsidRDefault="001B5704">
      <w:pPr>
        <w:rPr>
          <w:rPrChange w:id="774" w:author="Le Boudec  Vitalia" w:date="2017-09-16T18:26:00Z">
            <w:rPr>
              <w:rFonts w:asciiTheme="majorHAnsi" w:hAnsiTheme="majorHAnsi" w:cstheme="majorHAnsi"/>
            </w:rPr>
          </w:rPrChange>
        </w:rPr>
        <w:pPrChange w:id="775" w:author="Le Boudec  Vitalia" w:date="2017-09-16T18:26:00Z">
          <w:pPr>
            <w:pStyle w:val="Titretableau"/>
          </w:pPr>
        </w:pPrChange>
      </w:pPr>
      <w:r w:rsidRPr="00126F22">
        <w:rPr>
          <w:rFonts w:asciiTheme="majorHAnsi" w:hAnsiTheme="majorHAnsi" w:cstheme="majorHAnsi"/>
          <w:noProof/>
        </w:rPr>
        <w:drawing>
          <wp:anchor distT="0" distB="0" distL="114300" distR="114300" simplePos="0" relativeHeight="251998208" behindDoc="0" locked="0" layoutInCell="1" allowOverlap="1" wp14:anchorId="2DB96DF8" wp14:editId="506E8478">
            <wp:simplePos x="0" y="0"/>
            <wp:positionH relativeFrom="margin">
              <wp:posOffset>88900</wp:posOffset>
            </wp:positionH>
            <wp:positionV relativeFrom="page">
              <wp:posOffset>7489825</wp:posOffset>
            </wp:positionV>
            <wp:extent cx="5267325" cy="2915285"/>
            <wp:effectExtent l="0" t="0" r="9525" b="0"/>
            <wp:wrapThrough wrapText="bothSides">
              <wp:wrapPolygon edited="0">
                <wp:start x="0" y="0"/>
                <wp:lineTo x="0" y="21454"/>
                <wp:lineTo x="21561" y="21454"/>
                <wp:lineTo x="21561" y="0"/>
                <wp:lineTo x="0" y="0"/>
              </wp:wrapPolygon>
            </wp:wrapThrough>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267325" cy="2915285"/>
                    </a:xfrm>
                    <a:prstGeom prst="rect">
                      <a:avLst/>
                    </a:prstGeom>
                  </pic:spPr>
                </pic:pic>
              </a:graphicData>
            </a:graphic>
          </wp:anchor>
        </w:drawing>
      </w:r>
    </w:p>
    <w:p w14:paraId="64F13C67" w14:textId="498E73BF" w:rsidR="00693AF3" w:rsidRDefault="009F2D84">
      <w:pPr>
        <w:spacing w:after="200"/>
        <w:rPr>
          <w:ins w:id="776" w:author="Nicol, Fabrice" w:date="2017-09-19T20:16:00Z"/>
          <w:rFonts w:asciiTheme="majorHAnsi" w:hAnsiTheme="majorHAnsi" w:cstheme="majorHAnsi"/>
        </w:rPr>
        <w:pPrChange w:id="777" w:author="Nicol, Fabrice" w:date="2017-09-19T20:30:00Z">
          <w:pPr>
            <w:spacing w:after="200"/>
            <w:jc w:val="left"/>
          </w:pPr>
        </w:pPrChange>
      </w:pPr>
      <w:commentRangeStart w:id="778"/>
      <w:commentRangeStart w:id="779"/>
      <w:r w:rsidRPr="009F2D84">
        <w:rPr>
          <w:rFonts w:asciiTheme="majorHAnsi" w:hAnsiTheme="majorHAnsi" w:cstheme="majorHAnsi"/>
          <w:b/>
          <w:u w:val="single"/>
        </w:rPr>
        <w:lastRenderedPageBreak/>
        <w:t>Interprétation</w:t>
      </w:r>
      <w:commentRangeEnd w:id="778"/>
      <w:r>
        <w:rPr>
          <w:rStyle w:val="Marquedecommentaire"/>
        </w:rPr>
        <w:commentReference w:id="778"/>
      </w:r>
      <w:commentRangeEnd w:id="779"/>
      <w:r w:rsidR="004C52EA">
        <w:rPr>
          <w:rStyle w:val="Marquedecommentaire"/>
        </w:rPr>
        <w:commentReference w:id="779"/>
      </w:r>
      <w:r>
        <w:rPr>
          <w:rFonts w:asciiTheme="majorHAnsi" w:hAnsiTheme="majorHAnsi" w:cstheme="majorHAnsi"/>
        </w:rPr>
        <w:t> :</w:t>
      </w:r>
      <w:r w:rsidR="00D37765">
        <w:rPr>
          <w:rFonts w:asciiTheme="majorHAnsi" w:hAnsiTheme="majorHAnsi" w:cstheme="majorHAnsi"/>
        </w:rPr>
        <w:t xml:space="preserve"> </w:t>
      </w:r>
      <w:ins w:id="780" w:author="Le Boudec  Vitalia" w:date="2017-09-16T18:15:00Z">
        <w:r w:rsidR="004C52EA">
          <w:rPr>
            <w:rFonts w:asciiTheme="majorHAnsi" w:hAnsiTheme="majorHAnsi" w:cstheme="majorHAnsi"/>
          </w:rPr>
          <w:t xml:space="preserve"> Le tableau récapitule l’ensemble des agents non titulaires </w:t>
        </w:r>
      </w:ins>
      <w:ins w:id="781" w:author="Le Boudec  Vitalia" w:date="2017-09-16T18:16:00Z">
        <w:r w:rsidR="004C52EA">
          <w:rPr>
            <w:rFonts w:asciiTheme="majorHAnsi" w:hAnsiTheme="majorHAnsi" w:cstheme="majorHAnsi"/>
          </w:rPr>
          <w:t>pour lesquel</w:t>
        </w:r>
        <w:del w:id="782" w:author="Nicol, Fabrice" w:date="2017-09-19T20:16:00Z">
          <w:r w:rsidR="004C52EA" w:rsidDel="00EB106F">
            <w:rPr>
              <w:rFonts w:asciiTheme="majorHAnsi" w:hAnsiTheme="majorHAnsi" w:cstheme="majorHAnsi"/>
            </w:rPr>
            <w:delText>le</w:delText>
          </w:r>
        </w:del>
        <w:r w:rsidR="004C52EA">
          <w:rPr>
            <w:rFonts w:asciiTheme="majorHAnsi" w:hAnsiTheme="majorHAnsi" w:cstheme="majorHAnsi"/>
          </w:rPr>
          <w:t>s des</w:t>
        </w:r>
      </w:ins>
      <w:ins w:id="783" w:author="Le Boudec  Vitalia" w:date="2017-09-16T18:15:00Z">
        <w:r w:rsidR="004C52EA">
          <w:rPr>
            <w:rFonts w:asciiTheme="majorHAnsi" w:hAnsiTheme="majorHAnsi" w:cstheme="majorHAnsi"/>
          </w:rPr>
          <w:t xml:space="preserve"> cotis</w:t>
        </w:r>
        <w:del w:id="784" w:author="Nicol, Fabrice" w:date="2017-09-19T20:15:00Z">
          <w:r w:rsidR="004C52EA" w:rsidDel="00EB106F">
            <w:rPr>
              <w:rFonts w:asciiTheme="majorHAnsi" w:hAnsiTheme="majorHAnsi" w:cstheme="majorHAnsi"/>
            </w:rPr>
            <w:delText>s</w:delText>
          </w:r>
        </w:del>
        <w:r w:rsidR="004C52EA">
          <w:rPr>
            <w:rFonts w:asciiTheme="majorHAnsi" w:hAnsiTheme="majorHAnsi" w:cstheme="majorHAnsi"/>
          </w:rPr>
          <w:t>ations CNRACL ont été versées</w:t>
        </w:r>
      </w:ins>
      <w:ins w:id="785" w:author="Le Boudec  Vitalia" w:date="2017-09-16T18:16:00Z">
        <w:r w:rsidR="004C52EA">
          <w:rPr>
            <w:rFonts w:asciiTheme="majorHAnsi" w:hAnsiTheme="majorHAnsi" w:cstheme="majorHAnsi"/>
          </w:rPr>
          <w:t xml:space="preserve"> alors que ces cotisations sont réservées aux agents titulaires.</w:t>
        </w:r>
      </w:ins>
    </w:p>
    <w:p w14:paraId="068E3731" w14:textId="302E6156" w:rsidR="00EB106F" w:rsidRDefault="00EB106F">
      <w:pPr>
        <w:spacing w:after="200"/>
        <w:rPr>
          <w:rFonts w:asciiTheme="majorHAnsi" w:hAnsiTheme="majorHAnsi" w:cstheme="majorHAnsi"/>
        </w:rPr>
        <w:pPrChange w:id="786" w:author="Nicol, Fabrice" w:date="2017-09-19T20:30:00Z">
          <w:pPr>
            <w:spacing w:after="200"/>
            <w:jc w:val="left"/>
          </w:pPr>
        </w:pPrChange>
      </w:pPr>
      <w:ins w:id="787" w:author="Nicol, Fabrice" w:date="2017-09-19T20:16:00Z">
        <w:r>
          <w:rPr>
            <w:rFonts w:asciiTheme="majorHAnsi" w:hAnsiTheme="majorHAnsi" w:cstheme="majorHAnsi"/>
          </w:rPr>
          <w:t>Un tableau similaire est produit pour les agents titulaires pour lesquels des cotisations IRCANTEC ont été versées.</w:t>
        </w:r>
      </w:ins>
    </w:p>
    <w:p w14:paraId="1E92D6EB" w14:textId="58F89371" w:rsidR="009F2D84" w:rsidDel="001B5704" w:rsidRDefault="009F2D84" w:rsidP="00126F22">
      <w:pPr>
        <w:spacing w:after="200"/>
        <w:jc w:val="left"/>
        <w:rPr>
          <w:del w:id="788" w:author="Nicol, Fabrice" w:date="2017-09-19T20:09:00Z"/>
          <w:rFonts w:asciiTheme="majorHAnsi" w:hAnsiTheme="majorHAnsi" w:cstheme="majorHAnsi"/>
        </w:rPr>
      </w:pPr>
    </w:p>
    <w:p w14:paraId="06CBF02C" w14:textId="77877671" w:rsidR="00D37765" w:rsidRDefault="00D37765" w:rsidP="00126F22">
      <w:pPr>
        <w:spacing w:after="200"/>
        <w:jc w:val="left"/>
        <w:rPr>
          <w:rFonts w:asciiTheme="majorHAnsi" w:hAnsiTheme="majorHAnsi" w:cstheme="majorHAnsi"/>
        </w:rPr>
      </w:pPr>
      <w:r w:rsidRPr="009F2D84">
        <w:rPr>
          <w:rFonts w:asciiTheme="majorHAnsi" w:hAnsiTheme="majorHAnsi" w:cstheme="majorHAnsi"/>
          <w:b/>
          <w:color w:val="D14A95" w:themeColor="accent1"/>
          <w:u w:val="single"/>
        </w:rPr>
        <w:t xml:space="preserve">Axes </w:t>
      </w:r>
      <w:commentRangeStart w:id="789"/>
      <w:commentRangeStart w:id="790"/>
      <w:r w:rsidRPr="009F2D84">
        <w:rPr>
          <w:rFonts w:asciiTheme="majorHAnsi" w:hAnsiTheme="majorHAnsi" w:cstheme="majorHAnsi"/>
          <w:b/>
          <w:color w:val="D14A95" w:themeColor="accent1"/>
          <w:u w:val="single"/>
        </w:rPr>
        <w:t>d’investigation</w:t>
      </w:r>
      <w:commentRangeEnd w:id="789"/>
      <w:r w:rsidR="009F2D84">
        <w:rPr>
          <w:rStyle w:val="Marquedecommentaire"/>
        </w:rPr>
        <w:commentReference w:id="789"/>
      </w:r>
      <w:commentRangeEnd w:id="790"/>
      <w:r w:rsidR="004C52EA">
        <w:rPr>
          <w:rStyle w:val="Marquedecommentaire"/>
        </w:rPr>
        <w:commentReference w:id="790"/>
      </w:r>
      <w:r w:rsidRPr="009F2D84">
        <w:rPr>
          <w:rFonts w:asciiTheme="majorHAnsi" w:hAnsiTheme="majorHAnsi" w:cstheme="majorHAnsi"/>
          <w:color w:val="D14A95" w:themeColor="accent1"/>
        </w:rPr>
        <w:t> </w:t>
      </w:r>
      <w:r w:rsidRPr="009F2D84">
        <w:rPr>
          <w:rFonts w:asciiTheme="majorHAnsi" w:hAnsiTheme="majorHAnsi" w:cstheme="majorHAnsi"/>
        </w:rPr>
        <w:t xml:space="preserve">: </w:t>
      </w:r>
    </w:p>
    <w:p w14:paraId="22D7C636" w14:textId="40C46A11" w:rsidR="009F2D84" w:rsidRPr="009F2D84" w:rsidRDefault="004C52EA" w:rsidP="00126F22">
      <w:pPr>
        <w:spacing w:after="200"/>
        <w:jc w:val="left"/>
        <w:rPr>
          <w:rFonts w:asciiTheme="majorHAnsi" w:hAnsiTheme="majorHAnsi" w:cstheme="majorHAnsi"/>
        </w:rPr>
      </w:pPr>
      <w:ins w:id="791" w:author="Le Boudec  Vitalia" w:date="2017-09-16T18:17:00Z">
        <w:r>
          <w:rPr>
            <w:rFonts w:asciiTheme="majorHAnsi" w:hAnsiTheme="majorHAnsi" w:cstheme="majorHAnsi"/>
          </w:rPr>
          <w:t xml:space="preserve">Contrôler les raisons pour lesquelles </w:t>
        </w:r>
      </w:ins>
      <w:ins w:id="792" w:author="Le Boudec  Vitalia" w:date="2017-09-16T18:32:00Z">
        <w:r w:rsidR="00E13843">
          <w:rPr>
            <w:rFonts w:asciiTheme="majorHAnsi" w:hAnsiTheme="majorHAnsi" w:cstheme="majorHAnsi"/>
          </w:rPr>
          <w:t>l</w:t>
        </w:r>
      </w:ins>
      <w:ins w:id="793" w:author="Le Boudec  Vitalia" w:date="2017-09-16T18:17:00Z">
        <w:del w:id="794" w:author="Le Boudec  Vitalia" w:date="2017-09-16T18:32:00Z">
          <w:r w:rsidDel="00E13843">
            <w:rPr>
              <w:rFonts w:asciiTheme="majorHAnsi" w:hAnsiTheme="majorHAnsi" w:cstheme="majorHAnsi"/>
            </w:rPr>
            <w:delText>c</w:delText>
          </w:r>
        </w:del>
        <w:r>
          <w:rPr>
            <w:rFonts w:asciiTheme="majorHAnsi" w:hAnsiTheme="majorHAnsi" w:cstheme="majorHAnsi"/>
          </w:rPr>
          <w:t xml:space="preserve">es cotisations </w:t>
        </w:r>
      </w:ins>
      <w:ins w:id="795" w:author="Nicol, Fabrice" w:date="2017-09-19T20:17:00Z">
        <w:r w:rsidR="00EB106F">
          <w:rPr>
            <w:rFonts w:asciiTheme="majorHAnsi" w:hAnsiTheme="majorHAnsi" w:cstheme="majorHAnsi"/>
          </w:rPr>
          <w:t xml:space="preserve">CNRACL </w:t>
        </w:r>
      </w:ins>
      <w:ins w:id="796" w:author="Le Boudec  Vitalia" w:date="2017-09-16T18:17:00Z">
        <w:r>
          <w:rPr>
            <w:rFonts w:asciiTheme="majorHAnsi" w:hAnsiTheme="majorHAnsi" w:cstheme="majorHAnsi"/>
          </w:rPr>
          <w:t>ont été versées</w:t>
        </w:r>
      </w:ins>
      <w:ins w:id="797" w:author="Le Boudec  Vitalia" w:date="2017-09-16T18:32:00Z">
        <w:r w:rsidR="00E13843">
          <w:rPr>
            <w:rFonts w:asciiTheme="majorHAnsi" w:hAnsiTheme="majorHAnsi" w:cstheme="majorHAnsi"/>
          </w:rPr>
          <w:t xml:space="preserve"> </w:t>
        </w:r>
        <w:del w:id="798" w:author="Nicol, Fabrice" w:date="2017-09-19T20:17:00Z">
          <w:r w:rsidR="00E13843" w:rsidDel="00EB106F">
            <w:rPr>
              <w:rFonts w:asciiTheme="majorHAnsi" w:hAnsiTheme="majorHAnsi" w:cstheme="majorHAnsi"/>
            </w:rPr>
            <w:delText>à</w:delText>
          </w:r>
        </w:del>
      </w:ins>
      <w:ins w:id="799" w:author="Nicol, Fabrice" w:date="2017-09-19T20:17:00Z">
        <w:r w:rsidR="00EB106F">
          <w:rPr>
            <w:rFonts w:asciiTheme="majorHAnsi" w:hAnsiTheme="majorHAnsi" w:cstheme="majorHAnsi"/>
          </w:rPr>
          <w:t>par</w:t>
        </w:r>
      </w:ins>
      <w:ins w:id="800" w:author="Le Boudec  Vitalia" w:date="2017-09-16T18:32:00Z">
        <w:r w:rsidR="00E13843">
          <w:rPr>
            <w:rFonts w:asciiTheme="majorHAnsi" w:hAnsiTheme="majorHAnsi" w:cstheme="majorHAnsi"/>
          </w:rPr>
          <w:t xml:space="preserve"> des agents non titulaires</w:t>
        </w:r>
      </w:ins>
      <w:ins w:id="801" w:author="Nicol, Fabrice" w:date="2017-09-19T20:17:00Z">
        <w:r w:rsidR="00EB106F">
          <w:rPr>
            <w:rFonts w:asciiTheme="majorHAnsi" w:hAnsiTheme="majorHAnsi" w:cstheme="majorHAnsi"/>
          </w:rPr>
          <w:t xml:space="preserve"> (intégration en cours, erreurs matérielles sur les statuts </w:t>
        </w:r>
      </w:ins>
      <w:ins w:id="802" w:author="Nicol, Fabrice" w:date="2017-09-19T20:18:00Z">
        <w:r w:rsidR="00EB106F">
          <w:rPr>
            <w:rFonts w:asciiTheme="majorHAnsi" w:hAnsiTheme="majorHAnsi" w:cstheme="majorHAnsi"/>
          </w:rPr>
          <w:t xml:space="preserve">des agents </w:t>
        </w:r>
      </w:ins>
      <w:ins w:id="803" w:author="Nicol, Fabrice" w:date="2017-09-19T20:17:00Z">
        <w:r w:rsidR="00EB106F">
          <w:rPr>
            <w:rFonts w:asciiTheme="majorHAnsi" w:hAnsiTheme="majorHAnsi" w:cstheme="majorHAnsi"/>
          </w:rPr>
          <w:t>en base de paye</w:t>
        </w:r>
      </w:ins>
      <w:ins w:id="804" w:author="Nicol, Fabrice" w:date="2017-09-19T20:18:00Z">
        <w:r w:rsidR="00EB106F">
          <w:rPr>
            <w:rFonts w:asciiTheme="majorHAnsi" w:hAnsiTheme="majorHAnsi" w:cstheme="majorHAnsi"/>
          </w:rPr>
          <w:t>, etc.)</w:t>
        </w:r>
      </w:ins>
      <w:ins w:id="805" w:author="Le Boudec  Vitalia" w:date="2017-09-16T18:32:00Z">
        <w:del w:id="806" w:author="Nicol, Fabrice" w:date="2017-09-19T20:17:00Z">
          <w:r w:rsidR="00E13843" w:rsidDel="00EB106F">
            <w:rPr>
              <w:rFonts w:asciiTheme="majorHAnsi" w:hAnsiTheme="majorHAnsi" w:cstheme="majorHAnsi"/>
            </w:rPr>
            <w:delText>.</w:delText>
          </w:r>
        </w:del>
      </w:ins>
      <w:ins w:id="807" w:author="Le Boudec  Vitalia" w:date="2017-09-16T18:17:00Z">
        <w:del w:id="808" w:author="Nicol, Fabrice" w:date="2017-09-19T20:15:00Z">
          <w:r w:rsidDel="00EB106F">
            <w:rPr>
              <w:rFonts w:asciiTheme="majorHAnsi" w:hAnsiTheme="majorHAnsi" w:cstheme="majorHAnsi"/>
            </w:rPr>
            <w:delText>.</w:delText>
          </w:r>
        </w:del>
      </w:ins>
    </w:p>
    <w:p w14:paraId="48735A66" w14:textId="0D374FCB" w:rsidR="00D37765" w:rsidRDefault="00D37765" w:rsidP="00126F22">
      <w:pPr>
        <w:spacing w:after="200"/>
        <w:jc w:val="left"/>
        <w:rPr>
          <w:rFonts w:asciiTheme="majorHAnsi" w:hAnsiTheme="majorHAnsi" w:cstheme="majorHAnsi"/>
          <w:b/>
          <w:color w:val="D14A95" w:themeColor="accent1"/>
        </w:rPr>
      </w:pPr>
      <w:r w:rsidRPr="009F2D84">
        <w:rPr>
          <w:rFonts w:asciiTheme="majorHAnsi" w:hAnsiTheme="majorHAnsi" w:cstheme="majorHAnsi"/>
          <w:b/>
          <w:color w:val="D14A95" w:themeColor="accent1"/>
        </w:rPr>
        <w:t xml:space="preserve">Point </w:t>
      </w:r>
      <w:commentRangeStart w:id="809"/>
      <w:r w:rsidRPr="009F2D84">
        <w:rPr>
          <w:rFonts w:asciiTheme="majorHAnsi" w:hAnsiTheme="majorHAnsi" w:cstheme="majorHAnsi"/>
          <w:b/>
          <w:color w:val="D14A95" w:themeColor="accent1"/>
        </w:rPr>
        <w:t>d’attention</w:t>
      </w:r>
      <w:commentRangeEnd w:id="809"/>
      <w:r w:rsidR="009F2D84">
        <w:rPr>
          <w:rStyle w:val="Marquedecommentaire"/>
        </w:rPr>
        <w:commentReference w:id="809"/>
      </w:r>
    </w:p>
    <w:p w14:paraId="53A526CB" w14:textId="77777777" w:rsidR="00EB106F" w:rsidRDefault="00E13843">
      <w:pPr>
        <w:spacing w:after="200"/>
        <w:rPr>
          <w:ins w:id="810" w:author="Nicol, Fabrice" w:date="2017-09-19T20:21:00Z"/>
          <w:rFonts w:asciiTheme="majorHAnsi" w:hAnsiTheme="majorHAnsi" w:cstheme="majorHAnsi"/>
        </w:rPr>
        <w:pPrChange w:id="811" w:author="Nicol, Fabrice" w:date="2017-09-19T20:21:00Z">
          <w:pPr>
            <w:spacing w:after="200"/>
            <w:jc w:val="left"/>
          </w:pPr>
        </w:pPrChange>
      </w:pPr>
      <w:ins w:id="812" w:author="Le Boudec  Vitalia" w:date="2017-09-16T18:32:00Z">
        <w:r>
          <w:rPr>
            <w:rFonts w:asciiTheme="majorHAnsi" w:hAnsiTheme="majorHAnsi" w:cstheme="majorHAnsi"/>
          </w:rPr>
          <w:t>Contr</w:t>
        </w:r>
      </w:ins>
      <w:ins w:id="813" w:author="Le Boudec  Vitalia" w:date="2017-09-16T18:33:00Z">
        <w:r>
          <w:rPr>
            <w:rFonts w:asciiTheme="majorHAnsi" w:hAnsiTheme="majorHAnsi" w:cstheme="majorHAnsi"/>
          </w:rPr>
          <w:t xml:space="preserve">ôler si </w:t>
        </w:r>
        <w:del w:id="814" w:author="Nicol, Fabrice" w:date="2017-09-19T20:18:00Z">
          <w:r w:rsidDel="00EB106F">
            <w:rPr>
              <w:rFonts w:asciiTheme="majorHAnsi" w:hAnsiTheme="majorHAnsi" w:cstheme="majorHAnsi"/>
            </w:rPr>
            <w:delText>l</w:delText>
          </w:r>
        </w:del>
      </w:ins>
      <w:ins w:id="815" w:author="Nicol, Fabrice" w:date="2017-09-19T20:18:00Z">
        <w:r w:rsidR="00EB106F">
          <w:rPr>
            <w:rFonts w:asciiTheme="majorHAnsi" w:hAnsiTheme="majorHAnsi" w:cstheme="majorHAnsi"/>
          </w:rPr>
          <w:t>c</w:t>
        </w:r>
      </w:ins>
      <w:ins w:id="816" w:author="Le Boudec  Vitalia" w:date="2017-09-16T18:33:00Z">
        <w:r>
          <w:rPr>
            <w:rFonts w:asciiTheme="majorHAnsi" w:hAnsiTheme="majorHAnsi" w:cstheme="majorHAnsi"/>
          </w:rPr>
          <w:t>es cas sont fondés réglementairement.</w:t>
        </w:r>
      </w:ins>
      <w:ins w:id="817" w:author="Nicol, Fabrice" w:date="2017-09-19T20:18:00Z">
        <w:r w:rsidR="00EB106F">
          <w:rPr>
            <w:rFonts w:asciiTheme="majorHAnsi" w:hAnsiTheme="majorHAnsi" w:cstheme="majorHAnsi"/>
          </w:rPr>
          <w:t xml:space="preserve"> </w:t>
        </w:r>
      </w:ins>
    </w:p>
    <w:p w14:paraId="05F3036E" w14:textId="36B4DD93" w:rsidR="009F2D84" w:rsidRPr="009F2D84" w:rsidRDefault="00EB106F">
      <w:pPr>
        <w:spacing w:after="200"/>
        <w:rPr>
          <w:rFonts w:asciiTheme="majorHAnsi" w:hAnsiTheme="majorHAnsi" w:cstheme="majorHAnsi"/>
        </w:rPr>
        <w:pPrChange w:id="818" w:author="Nicol, Fabrice" w:date="2017-09-19T20:21:00Z">
          <w:pPr>
            <w:spacing w:after="200"/>
            <w:jc w:val="left"/>
          </w:pPr>
        </w:pPrChange>
      </w:pPr>
      <w:ins w:id="819" w:author="Nicol, Fabrice" w:date="2017-09-19T20:18:00Z">
        <w:r>
          <w:rPr>
            <w:rFonts w:asciiTheme="majorHAnsi" w:hAnsiTheme="majorHAnsi" w:cstheme="majorHAnsi"/>
          </w:rPr>
          <w:t xml:space="preserve">Le logiciel écarte </w:t>
        </w:r>
      </w:ins>
      <w:ins w:id="820" w:author="Nicol, Fabrice" w:date="2017-09-19T20:19:00Z">
        <w:r>
          <w:rPr>
            <w:rFonts w:asciiTheme="majorHAnsi" w:hAnsiTheme="majorHAnsi" w:cstheme="majorHAnsi"/>
          </w:rPr>
          <w:t xml:space="preserve">de sa détection </w:t>
        </w:r>
      </w:ins>
      <w:ins w:id="821" w:author="Nicol, Fabrice" w:date="2017-09-19T20:18:00Z">
        <w:r>
          <w:rPr>
            <w:rFonts w:asciiTheme="majorHAnsi" w:hAnsiTheme="majorHAnsi" w:cstheme="majorHAnsi"/>
          </w:rPr>
          <w:t>les quotités de travail correspondant à moins de 28 heures par semaine pour les agents titulaires cotisant à l</w:t>
        </w:r>
      </w:ins>
      <w:ins w:id="822" w:author="Nicol, Fabrice" w:date="2017-09-19T20:19:00Z">
        <w:r>
          <w:rPr>
            <w:rFonts w:asciiTheme="majorHAnsi" w:hAnsiTheme="majorHAnsi" w:cstheme="majorHAnsi"/>
          </w:rPr>
          <w:t xml:space="preserve">’IRCANTEC. Les bases de paye ne permettant pas de distinguer entre agents à temps partiel et à temps non complet, il est possible que quelques </w:t>
        </w:r>
      </w:ins>
      <w:ins w:id="823" w:author="Nicol, Fabrice" w:date="2017-09-19T20:21:00Z">
        <w:r>
          <w:rPr>
            <w:rFonts w:asciiTheme="majorHAnsi" w:hAnsiTheme="majorHAnsi" w:cstheme="majorHAnsi"/>
          </w:rPr>
          <w:t xml:space="preserve">rares </w:t>
        </w:r>
      </w:ins>
      <w:ins w:id="824" w:author="Nicol, Fabrice" w:date="2017-09-19T20:19:00Z">
        <w:r>
          <w:rPr>
            <w:rFonts w:asciiTheme="majorHAnsi" w:hAnsiTheme="majorHAnsi" w:cstheme="majorHAnsi"/>
          </w:rPr>
          <w:t>cas d</w:t>
        </w:r>
      </w:ins>
      <w:ins w:id="825" w:author="Nicol, Fabrice" w:date="2017-09-19T20:20:00Z">
        <w:r>
          <w:rPr>
            <w:rFonts w:asciiTheme="majorHAnsi" w:hAnsiTheme="majorHAnsi" w:cstheme="majorHAnsi"/>
          </w:rPr>
          <w:t>’irrégularités soient omis</w:t>
        </w:r>
      </w:ins>
      <w:ins w:id="826" w:author="Nicol, Fabrice" w:date="2017-09-19T20:21:00Z">
        <w:r>
          <w:rPr>
            <w:rFonts w:asciiTheme="majorHAnsi" w:hAnsiTheme="majorHAnsi" w:cstheme="majorHAnsi"/>
          </w:rPr>
          <w:t>,</w:t>
        </w:r>
      </w:ins>
      <w:ins w:id="827" w:author="Nicol, Fabrice" w:date="2017-09-19T20:20:00Z">
        <w:r>
          <w:rPr>
            <w:rFonts w:asciiTheme="majorHAnsi" w:hAnsiTheme="majorHAnsi" w:cstheme="majorHAnsi"/>
          </w:rPr>
          <w:t xml:space="preserve"> correspondant à des agents </w:t>
        </w:r>
      </w:ins>
      <w:ins w:id="828" w:author="Nicol, Fabrice" w:date="2017-09-19T20:21:00Z">
        <w:r>
          <w:rPr>
            <w:rFonts w:asciiTheme="majorHAnsi" w:hAnsiTheme="majorHAnsi" w:cstheme="majorHAnsi"/>
          </w:rPr>
          <w:t xml:space="preserve">titulaires </w:t>
        </w:r>
      </w:ins>
      <w:ins w:id="829" w:author="Nicol, Fabrice" w:date="2017-09-19T20:20:00Z">
        <w:r>
          <w:rPr>
            <w:rFonts w:asciiTheme="majorHAnsi" w:hAnsiTheme="majorHAnsi" w:cstheme="majorHAnsi"/>
          </w:rPr>
          <w:t>à temps partiel, exerçant moins de 28 heures par semaine et cotisant à l’IRCANTEC.</w:t>
        </w:r>
      </w:ins>
    </w:p>
    <w:p w14:paraId="1D285F4C" w14:textId="56C80E3B" w:rsidR="001A5792" w:rsidRPr="00126F22" w:rsidRDefault="001A5792" w:rsidP="00126F22">
      <w:pPr>
        <w:spacing w:after="200"/>
        <w:jc w:val="left"/>
        <w:rPr>
          <w:rFonts w:asciiTheme="majorHAnsi" w:hAnsiTheme="majorHAnsi" w:cstheme="majorHAnsi"/>
        </w:rPr>
      </w:pPr>
      <w:r w:rsidRPr="00126F22">
        <w:rPr>
          <w:rFonts w:asciiTheme="majorHAnsi" w:hAnsiTheme="majorHAnsi" w:cstheme="majorHAnsi"/>
        </w:rPr>
        <w:br w:type="page"/>
      </w:r>
    </w:p>
    <w:p w14:paraId="61A26DFF" w14:textId="3C0ADDA5" w:rsidR="001A5792" w:rsidRPr="00572FE1" w:rsidRDefault="00345B3D" w:rsidP="00FA59C0">
      <w:pPr>
        <w:pStyle w:val="Titre1"/>
        <w:shd w:val="clear" w:color="auto" w:fill="D14A95" w:themeFill="accent1"/>
        <w:rPr>
          <w:rFonts w:cstheme="majorHAnsi"/>
          <w:color w:val="FFFFFF" w:themeColor="background1"/>
        </w:rPr>
      </w:pPr>
      <w:bookmarkStart w:id="830" w:name="_Toc493088745"/>
      <w:r>
        <w:rPr>
          <w:rFonts w:cstheme="majorHAnsi"/>
          <w:color w:val="FFFFFF" w:themeColor="background1"/>
        </w:rPr>
        <w:lastRenderedPageBreak/>
        <w:t>FICHE N° </w:t>
      </w:r>
      <w:r w:rsidR="00D37765">
        <w:rPr>
          <w:rFonts w:cstheme="majorHAnsi"/>
          <w:color w:val="FFFFFF" w:themeColor="background1"/>
        </w:rPr>
        <w:t>14</w:t>
      </w:r>
      <w:r w:rsidR="001A5792" w:rsidRPr="00FA59C0">
        <w:rPr>
          <w:rFonts w:cstheme="majorHAnsi"/>
          <w:color w:val="FFFFFF" w:themeColor="background1"/>
        </w:rPr>
        <w:t xml:space="preserve">- VÉRIFIER </w:t>
      </w:r>
      <w:r w:rsidR="001A5792" w:rsidRPr="00EB01E4">
        <w:rPr>
          <w:rFonts w:cstheme="majorHAnsi"/>
          <w:color w:val="FFFFFF" w:themeColor="background1"/>
        </w:rPr>
        <w:t xml:space="preserve">les </w:t>
      </w:r>
      <w:r w:rsidRPr="00EB01E4">
        <w:rPr>
          <w:rFonts w:cstheme="majorHAnsi"/>
          <w:color w:val="FFFFFF" w:themeColor="background1"/>
        </w:rPr>
        <w:t>INDEMNIT</w:t>
      </w:r>
      <w:r>
        <w:rPr>
          <w:rFonts w:cstheme="majorHAnsi"/>
          <w:color w:val="FFFFFF" w:themeColor="background1"/>
        </w:rPr>
        <w:t>É</w:t>
      </w:r>
      <w:r w:rsidRPr="00EB01E4">
        <w:rPr>
          <w:rFonts w:cstheme="majorHAnsi"/>
          <w:color w:val="FFFFFF" w:themeColor="background1"/>
        </w:rPr>
        <w:t xml:space="preserve">S </w:t>
      </w:r>
      <w:r w:rsidR="001A5792" w:rsidRPr="00EB01E4">
        <w:rPr>
          <w:rFonts w:cstheme="majorHAnsi"/>
          <w:color w:val="FFFFFF" w:themeColor="background1"/>
        </w:rPr>
        <w:t>D’a</w:t>
      </w:r>
      <w:r>
        <w:rPr>
          <w:rFonts w:cstheme="majorHAnsi"/>
          <w:color w:val="FFFFFF" w:themeColor="background1"/>
        </w:rPr>
        <w:t>S</w:t>
      </w:r>
      <w:r w:rsidR="001A5792" w:rsidRPr="00EB01E4">
        <w:rPr>
          <w:rFonts w:cstheme="majorHAnsi"/>
          <w:color w:val="FFFFFF" w:themeColor="background1"/>
        </w:rPr>
        <w:t>treinte</w:t>
      </w:r>
      <w:del w:id="831" w:author="Nicol, Fabrice" w:date="2017-09-19T20:27:00Z">
        <w:r w:rsidR="001A5792" w:rsidRPr="00EB01E4" w:rsidDel="00211559">
          <w:rPr>
            <w:rFonts w:cstheme="majorHAnsi"/>
            <w:color w:val="FFFFFF" w:themeColor="background1"/>
          </w:rPr>
          <w:delText>s</w:delText>
        </w:r>
      </w:del>
      <w:bookmarkEnd w:id="830"/>
    </w:p>
    <w:p w14:paraId="664E25BE" w14:textId="17344FFA" w:rsidR="000145D6" w:rsidRDefault="00643251">
      <w:pPr>
        <w:rPr>
          <w:rFonts w:cstheme="majorHAnsi"/>
        </w:rPr>
      </w:pPr>
      <w:r w:rsidRPr="004E1287">
        <w:rPr>
          <w:rFonts w:asciiTheme="majorHAnsi" w:hAnsiTheme="majorHAnsi" w:cstheme="majorHAnsi"/>
          <w:b/>
          <w:u w:val="single"/>
        </w:rPr>
        <w:t>Objectifs</w:t>
      </w:r>
      <w:r w:rsidR="009E704D">
        <w:rPr>
          <w:rFonts w:asciiTheme="majorHAnsi" w:hAnsiTheme="majorHAnsi" w:cstheme="majorHAnsi"/>
        </w:rPr>
        <w:t> :</w:t>
      </w:r>
      <w:r w:rsidRPr="00643251">
        <w:rPr>
          <w:rFonts w:cstheme="majorHAnsi"/>
        </w:rPr>
        <w:t xml:space="preserve"> </w:t>
      </w:r>
    </w:p>
    <w:p w14:paraId="68BA047B" w14:textId="6953EBEE" w:rsidR="009E704D" w:rsidRPr="009F47F6" w:rsidRDefault="00643251" w:rsidP="004A2802">
      <w:pPr>
        <w:pStyle w:val="Paragraphedeliste"/>
        <w:numPr>
          <w:ilvl w:val="0"/>
          <w:numId w:val="58"/>
        </w:numPr>
        <w:rPr>
          <w:rFonts w:asciiTheme="majorHAnsi" w:hAnsiTheme="majorHAnsi" w:cstheme="majorHAnsi"/>
        </w:rPr>
      </w:pPr>
      <w:r w:rsidRPr="000145D6">
        <w:rPr>
          <w:rFonts w:cstheme="majorHAnsi"/>
        </w:rPr>
        <w:t>Vérifier l’incompatibilité des indemnités d’astreinte et de la NBI</w:t>
      </w:r>
      <w:del w:id="832" w:author="Nicol, Fabrice" w:date="2017-09-19T20:21:00Z">
        <w:r w:rsidR="000145D6" w:rsidDel="00EB106F">
          <w:rPr>
            <w:rFonts w:cstheme="majorHAnsi"/>
          </w:rPr>
          <w:delText> ;</w:delText>
        </w:r>
      </w:del>
      <w:ins w:id="833" w:author="Nicol, Fabrice" w:date="2017-09-19T20:21:00Z">
        <w:r w:rsidR="00EB106F">
          <w:rPr>
            <w:rFonts w:cstheme="majorHAnsi"/>
          </w:rPr>
          <w:t>.</w:t>
        </w:r>
      </w:ins>
    </w:p>
    <w:p w14:paraId="4DDDAC8B" w14:textId="61825B66" w:rsidR="00311B47" w:rsidRDefault="000145D6" w:rsidP="004A2802">
      <w:pPr>
        <w:pStyle w:val="Paragraphedeliste"/>
        <w:numPr>
          <w:ilvl w:val="0"/>
          <w:numId w:val="58"/>
        </w:numPr>
        <w:rPr>
          <w:rFonts w:asciiTheme="majorHAnsi" w:hAnsiTheme="majorHAnsi" w:cstheme="majorHAnsi"/>
        </w:rPr>
      </w:pPr>
      <w:r w:rsidRPr="000145D6">
        <w:rPr>
          <w:rFonts w:asciiTheme="majorHAnsi" w:hAnsiTheme="majorHAnsi" w:cstheme="majorHAnsi"/>
        </w:rPr>
        <w:t>Vérifier l’incompatibilité du versement des astreintes et des heures supplémentaires</w:t>
      </w:r>
      <w:del w:id="834" w:author="Nicol, Fabrice" w:date="2017-09-19T20:21:00Z">
        <w:r w:rsidR="00311B47" w:rsidDel="00EB106F">
          <w:rPr>
            <w:rFonts w:asciiTheme="majorHAnsi" w:hAnsiTheme="majorHAnsi" w:cstheme="majorHAnsi"/>
          </w:rPr>
          <w:delText> ;</w:delText>
        </w:r>
      </w:del>
      <w:ins w:id="835" w:author="Nicol, Fabrice" w:date="2017-09-19T20:21:00Z">
        <w:r w:rsidR="00EB106F">
          <w:rPr>
            <w:rFonts w:asciiTheme="majorHAnsi" w:hAnsiTheme="majorHAnsi" w:cstheme="majorHAnsi"/>
          </w:rPr>
          <w:t>.</w:t>
        </w:r>
      </w:ins>
    </w:p>
    <w:p w14:paraId="4B3633AE" w14:textId="1E69DFB9" w:rsidR="000145D6" w:rsidRPr="009F47F6" w:rsidRDefault="00311B47" w:rsidP="004A2802">
      <w:pPr>
        <w:pStyle w:val="Paragraphedeliste"/>
        <w:numPr>
          <w:ilvl w:val="0"/>
          <w:numId w:val="58"/>
        </w:numPr>
        <w:suppressAutoHyphens/>
        <w:rPr>
          <w:rFonts w:asciiTheme="majorHAnsi" w:hAnsiTheme="majorHAnsi" w:cstheme="majorHAnsi"/>
        </w:rPr>
      </w:pPr>
      <w:r w:rsidRPr="00311B47">
        <w:rPr>
          <w:rFonts w:asciiTheme="majorHAnsi" w:hAnsiTheme="majorHAnsi" w:cstheme="majorHAnsi"/>
        </w:rPr>
        <w:t xml:space="preserve">Détecter les agents bénéficiant du versement d’heures supplémentaires pendant les périodes d’astreintes, sauf si celles-ci donnent lieu à intervention. </w:t>
      </w:r>
    </w:p>
    <w:p w14:paraId="1E1F0752" w14:textId="58DA018B" w:rsidR="000145D6" w:rsidRPr="00B829E5" w:rsidRDefault="00B829E5" w:rsidP="00B829E5">
      <w:pPr>
        <w:spacing w:before="240"/>
        <w:rPr>
          <w:rFonts w:asciiTheme="majorHAnsi" w:hAnsiTheme="majorHAnsi" w:cstheme="majorHAnsi"/>
        </w:rPr>
      </w:pPr>
      <w:r w:rsidRPr="00B829E5">
        <w:rPr>
          <w:rFonts w:asciiTheme="majorHAnsi" w:hAnsiTheme="majorHAnsi" w:cstheme="majorHAnsi"/>
          <w:b/>
          <w:u w:val="single"/>
        </w:rPr>
        <w:t>Rappel de la règle</w:t>
      </w:r>
      <w:r w:rsidRPr="00B829E5">
        <w:rPr>
          <w:rFonts w:asciiTheme="majorHAnsi" w:hAnsiTheme="majorHAnsi" w:cstheme="majorHAnsi"/>
        </w:rPr>
        <w:t xml:space="preserve"> :</w:t>
      </w:r>
    </w:p>
    <w:p w14:paraId="6A8F1AA3" w14:textId="318AA600" w:rsidR="00662F07" w:rsidRDefault="00B829E5" w:rsidP="00B829E5">
      <w:pPr>
        <w:pStyle w:val="Paragraphedeliste"/>
        <w:numPr>
          <w:ilvl w:val="0"/>
          <w:numId w:val="35"/>
        </w:numPr>
        <w:pBdr>
          <w:top w:val="single" w:sz="4" w:space="1" w:color="auto"/>
          <w:left w:val="single" w:sz="4" w:space="4" w:color="auto"/>
          <w:bottom w:val="single" w:sz="4" w:space="1" w:color="auto"/>
          <w:right w:val="single" w:sz="4" w:space="4" w:color="auto"/>
        </w:pBdr>
        <w:rPr>
          <w:rFonts w:asciiTheme="majorHAnsi" w:hAnsiTheme="majorHAnsi" w:cstheme="majorHAnsi"/>
        </w:rPr>
      </w:pPr>
      <w:r w:rsidRPr="00B829E5">
        <w:rPr>
          <w:rFonts w:asciiTheme="majorHAnsi" w:hAnsiTheme="majorHAnsi" w:cstheme="majorHAnsi"/>
        </w:rPr>
        <w:t>Cf. a</w:t>
      </w:r>
      <w:r w:rsidR="00DE600F" w:rsidRPr="00B829E5">
        <w:rPr>
          <w:rFonts w:asciiTheme="majorHAnsi" w:hAnsiTheme="majorHAnsi" w:cstheme="majorHAnsi"/>
        </w:rPr>
        <w:t>rticle 3 du décret n° 2005-542 du 19 mai 2005</w:t>
      </w:r>
      <w:r w:rsidR="00643251" w:rsidRPr="00B829E5">
        <w:rPr>
          <w:rFonts w:asciiTheme="majorHAnsi" w:hAnsiTheme="majorHAnsi" w:cstheme="majorHAnsi"/>
        </w:rPr>
        <w:t xml:space="preserve"> : </w:t>
      </w:r>
    </w:p>
    <w:p w14:paraId="779F1865" w14:textId="594AB921" w:rsidR="001A5792" w:rsidRPr="00662F07" w:rsidRDefault="00DE600F" w:rsidP="00662F07">
      <w:pPr>
        <w:pBdr>
          <w:top w:val="single" w:sz="4" w:space="1" w:color="auto"/>
          <w:left w:val="single" w:sz="4" w:space="4" w:color="auto"/>
          <w:bottom w:val="single" w:sz="4" w:space="1" w:color="auto"/>
          <w:right w:val="single" w:sz="4" w:space="4" w:color="auto"/>
        </w:pBdr>
        <w:ind w:left="360"/>
        <w:rPr>
          <w:rFonts w:asciiTheme="majorHAnsi" w:hAnsiTheme="majorHAnsi" w:cstheme="majorHAnsi"/>
        </w:rPr>
      </w:pPr>
      <w:r w:rsidRPr="00662F07">
        <w:rPr>
          <w:rFonts w:asciiTheme="majorHAnsi" w:hAnsiTheme="majorHAnsi" w:cstheme="majorHAnsi"/>
        </w:rPr>
        <w:t>« </w:t>
      </w:r>
      <w:r w:rsidR="00B829E5" w:rsidRPr="00662F07">
        <w:rPr>
          <w:rFonts w:asciiTheme="majorHAnsi" w:hAnsiTheme="majorHAnsi" w:cstheme="majorHAnsi"/>
        </w:rPr>
        <w:t>[Les astreintes]</w:t>
      </w:r>
      <w:r w:rsidRPr="00662F07">
        <w:rPr>
          <w:rFonts w:asciiTheme="majorHAnsi" w:hAnsiTheme="majorHAnsi" w:cstheme="majorHAnsi"/>
          <w:iCs/>
        </w:rPr>
        <w:t xml:space="preserve"> ne peuvent être accordées aux agents qui </w:t>
      </w:r>
      <w:r w:rsidRPr="00662F07">
        <w:rPr>
          <w:rFonts w:asciiTheme="majorHAnsi" w:hAnsiTheme="majorHAnsi" w:cstheme="majorHAnsi"/>
        </w:rPr>
        <w:t>bénéficient d'une concession de logement par nécessité absolue de service ou d'une NBI au titre de l'exercice des fonctions de responsabilité supérieure</w:t>
      </w:r>
      <w:r w:rsidR="00643251" w:rsidRPr="00662F07">
        <w:rPr>
          <w:rFonts w:asciiTheme="majorHAnsi" w:hAnsiTheme="majorHAnsi" w:cstheme="majorHAnsi"/>
        </w:rPr>
        <w:t>.</w:t>
      </w:r>
      <w:r w:rsidRPr="00662F07">
        <w:rPr>
          <w:rFonts w:asciiTheme="majorHAnsi" w:hAnsiTheme="majorHAnsi" w:cstheme="majorHAnsi"/>
        </w:rPr>
        <w:t> »</w:t>
      </w:r>
    </w:p>
    <w:p w14:paraId="46FBE565" w14:textId="1009E3A7" w:rsidR="00662F07" w:rsidRPr="00662F07" w:rsidRDefault="00662F07" w:rsidP="00662F07">
      <w:pPr>
        <w:pStyle w:val="Paragraphedeliste"/>
        <w:numPr>
          <w:ilvl w:val="0"/>
          <w:numId w:val="35"/>
        </w:numPr>
        <w:pBdr>
          <w:top w:val="single" w:sz="4" w:space="1" w:color="auto"/>
          <w:left w:val="single" w:sz="4" w:space="4" w:color="auto"/>
          <w:bottom w:val="single" w:sz="4" w:space="1" w:color="auto"/>
          <w:right w:val="single" w:sz="4" w:space="4" w:color="auto"/>
        </w:pBdr>
        <w:suppressAutoHyphens/>
        <w:rPr>
          <w:rFonts w:asciiTheme="majorHAnsi" w:hAnsiTheme="majorHAnsi" w:cstheme="majorHAnsi"/>
        </w:rPr>
      </w:pPr>
      <w:r w:rsidRPr="00662F07">
        <w:rPr>
          <w:rFonts w:asciiTheme="majorHAnsi" w:hAnsiTheme="majorHAnsi" w:cstheme="majorHAnsi"/>
        </w:rPr>
        <w:t>Cf. article 9 du décret n° 2002-60 du 14 janvier 2002 et n° 2002-598 du 25 avril 2002 :</w:t>
      </w:r>
    </w:p>
    <w:p w14:paraId="036BBED4" w14:textId="5038B8D4" w:rsidR="00B829E5" w:rsidRPr="00662F07" w:rsidRDefault="00662F07" w:rsidP="00662F07">
      <w:pPr>
        <w:pBdr>
          <w:top w:val="single" w:sz="4" w:space="1" w:color="auto"/>
          <w:left w:val="single" w:sz="4" w:space="4" w:color="auto"/>
          <w:bottom w:val="single" w:sz="4" w:space="1" w:color="auto"/>
          <w:right w:val="single" w:sz="4" w:space="4" w:color="auto"/>
        </w:pBdr>
        <w:ind w:left="360"/>
        <w:rPr>
          <w:rFonts w:asciiTheme="majorHAnsi" w:hAnsiTheme="majorHAnsi" w:cstheme="majorHAnsi"/>
        </w:rPr>
      </w:pPr>
      <w:r w:rsidRPr="00662F07">
        <w:rPr>
          <w:rFonts w:asciiTheme="majorHAnsi" w:hAnsiTheme="majorHAnsi" w:cstheme="majorHAnsi"/>
        </w:rPr>
        <w:t>Une période d’astreinte telle que défini</w:t>
      </w:r>
      <w:ins w:id="836" w:author="Nicol, Fabrice" w:date="2017-09-19T20:21:00Z">
        <w:r w:rsidR="00EB106F">
          <w:rPr>
            <w:rFonts w:asciiTheme="majorHAnsi" w:hAnsiTheme="majorHAnsi" w:cstheme="majorHAnsi"/>
          </w:rPr>
          <w:t>e</w:t>
        </w:r>
      </w:ins>
      <w:del w:id="837" w:author="Le Boudec  Vitalia" w:date="2017-09-16T18:35:00Z">
        <w:r w:rsidRPr="00662F07" w:rsidDel="00E57841">
          <w:rPr>
            <w:rFonts w:asciiTheme="majorHAnsi" w:hAnsiTheme="majorHAnsi" w:cstheme="majorHAnsi"/>
          </w:rPr>
          <w:delText>t</w:delText>
        </w:r>
      </w:del>
      <w:r w:rsidRPr="00662F07">
        <w:rPr>
          <w:rFonts w:asciiTheme="majorHAnsi" w:hAnsiTheme="majorHAnsi" w:cstheme="majorHAnsi"/>
        </w:rPr>
        <w:t xml:space="preserve"> par l’article 5 du décret du 25 août 2000 ne peut être rémunérée au titre des heures supplémentaires.</w:t>
      </w:r>
      <w:ins w:id="838" w:author="Nicol, Fabrice" w:date="2017-09-19T20:22:00Z">
        <w:r w:rsidR="00EB106F">
          <w:rPr>
            <w:rFonts w:asciiTheme="majorHAnsi" w:hAnsiTheme="majorHAnsi" w:cstheme="majorHAnsi"/>
          </w:rPr>
          <w:t xml:space="preserve"> </w:t>
        </w:r>
      </w:ins>
      <w:r w:rsidRPr="00662F07">
        <w:rPr>
          <w:rFonts w:asciiTheme="majorHAnsi" w:hAnsiTheme="majorHAnsi" w:cstheme="majorHAnsi"/>
        </w:rPr>
        <w:t>Cependant, lorsque des interventions effectuées au cours d’une période d’astreinte ne sont pas compensées, elles donnent lieu à des heures supplémentaires, et peuvent être rémunérées à ce titre.</w:t>
      </w:r>
    </w:p>
    <w:p w14:paraId="2AFA7A8E" w14:textId="0ACD4290" w:rsidR="00B829E5" w:rsidRDefault="000145D6" w:rsidP="00B829E5">
      <w:pPr>
        <w:spacing w:before="240"/>
        <w:rPr>
          <w:rFonts w:asciiTheme="majorHAnsi" w:hAnsiTheme="majorHAnsi" w:cstheme="majorHAnsi"/>
        </w:rPr>
      </w:pPr>
      <w:r w:rsidRPr="00B829E5">
        <w:rPr>
          <w:rFonts w:asciiTheme="majorHAnsi" w:hAnsiTheme="majorHAnsi" w:cstheme="majorHAnsi"/>
          <w:b/>
          <w:u w:val="single"/>
        </w:rPr>
        <w:t>Application au logiciel</w:t>
      </w:r>
      <w:r>
        <w:rPr>
          <w:rFonts w:asciiTheme="majorHAnsi" w:hAnsiTheme="majorHAnsi" w:cstheme="majorHAnsi"/>
        </w:rPr>
        <w:t xml:space="preserve"> : </w:t>
      </w:r>
    </w:p>
    <w:p w14:paraId="2E112E98" w14:textId="0B5038EA" w:rsidR="000145D6" w:rsidRDefault="000145D6" w:rsidP="000145D6">
      <w:pPr>
        <w:rPr>
          <w:rFonts w:asciiTheme="majorHAnsi" w:hAnsiTheme="majorHAnsi" w:cstheme="majorHAnsi"/>
        </w:rPr>
      </w:pPr>
      <w:r w:rsidRPr="0075791B">
        <w:rPr>
          <w:rFonts w:asciiTheme="majorHAnsi" w:hAnsiTheme="majorHAnsi" w:cstheme="majorHAnsi"/>
        </w:rPr>
        <w:t xml:space="preserve">Les tests relatifs aux concessions de logement ne sont pas implémentés dans le logiciel, en raison du manque de fiabilité </w:t>
      </w:r>
      <w:r w:rsidR="00B829E5">
        <w:rPr>
          <w:rFonts w:asciiTheme="majorHAnsi" w:hAnsiTheme="majorHAnsi" w:cstheme="majorHAnsi"/>
        </w:rPr>
        <w:t>des données relatives aux</w:t>
      </w:r>
      <w:r w:rsidRPr="0075791B">
        <w:rPr>
          <w:rFonts w:asciiTheme="majorHAnsi" w:hAnsiTheme="majorHAnsi" w:cstheme="majorHAnsi"/>
        </w:rPr>
        <w:t xml:space="preserve"> avantages en nature en base de paye.</w:t>
      </w:r>
    </w:p>
    <w:p w14:paraId="47F58215" w14:textId="3DCCE793" w:rsidR="00B829E5" w:rsidRDefault="00E57841" w:rsidP="00B829E5">
      <w:pPr>
        <w:rPr>
          <w:ins w:id="839" w:author="Nicol, Fabrice" w:date="2017-09-19T20:36:00Z"/>
          <w:rFonts w:asciiTheme="majorHAnsi" w:hAnsiTheme="majorHAnsi" w:cstheme="majorHAnsi"/>
        </w:rPr>
      </w:pPr>
      <w:ins w:id="840" w:author="Le Boudec  Vitalia" w:date="2017-09-16T18:35:00Z">
        <w:r>
          <w:rPr>
            <w:rFonts w:asciiTheme="majorHAnsi" w:hAnsiTheme="majorHAnsi" w:cstheme="majorHAnsi"/>
          </w:rPr>
          <w:t>L</w:t>
        </w:r>
      </w:ins>
      <w:commentRangeStart w:id="841"/>
      <w:commentRangeStart w:id="842"/>
      <w:del w:id="843" w:author="Le Boudec  Vitalia" w:date="2017-09-16T18:35:00Z">
        <w:r w:rsidR="00B829E5" w:rsidRPr="00126F22" w:rsidDel="00E57841">
          <w:rPr>
            <w:rFonts w:asciiTheme="majorHAnsi" w:hAnsiTheme="majorHAnsi" w:cstheme="majorHAnsi"/>
          </w:rPr>
          <w:delText>C</w:delText>
        </w:r>
      </w:del>
      <w:r w:rsidR="00B829E5" w:rsidRPr="00126F22">
        <w:rPr>
          <w:rFonts w:asciiTheme="majorHAnsi" w:hAnsiTheme="majorHAnsi" w:cstheme="majorHAnsi"/>
        </w:rPr>
        <w:t xml:space="preserve">e test </w:t>
      </w:r>
      <w:commentRangeEnd w:id="841"/>
      <w:r w:rsidR="00B829E5">
        <w:rPr>
          <w:rStyle w:val="Marquedecommentaire"/>
        </w:rPr>
        <w:commentReference w:id="841"/>
      </w:r>
      <w:commentRangeEnd w:id="842"/>
      <w:r>
        <w:rPr>
          <w:rStyle w:val="Marquedecommentaire"/>
        </w:rPr>
        <w:commentReference w:id="842"/>
      </w:r>
      <w:ins w:id="844" w:author="Le Boudec  Vitalia" w:date="2017-09-16T18:35:00Z">
        <w:r>
          <w:rPr>
            <w:rFonts w:asciiTheme="majorHAnsi" w:hAnsiTheme="majorHAnsi" w:cstheme="majorHAnsi"/>
          </w:rPr>
          <w:t xml:space="preserve"> sur les indemnités d’astreinte </w:t>
        </w:r>
      </w:ins>
      <w:r w:rsidR="00B829E5" w:rsidRPr="00126F22">
        <w:rPr>
          <w:rFonts w:asciiTheme="majorHAnsi" w:hAnsiTheme="majorHAnsi" w:cstheme="majorHAnsi"/>
        </w:rPr>
        <w:t>est entièrement automatisé.</w:t>
      </w:r>
    </w:p>
    <w:p w14:paraId="6E4DDE0C" w14:textId="423117AD" w:rsidR="00211559" w:rsidRPr="00126F22" w:rsidRDefault="00211559">
      <w:pPr>
        <w:pStyle w:val="Titretableau"/>
        <w:pPrChange w:id="845" w:author="Nicol, Fabrice" w:date="2017-09-19T20:27:00Z">
          <w:pPr/>
        </w:pPrChange>
      </w:pPr>
      <w:ins w:id="846" w:author="Nicol, Fabrice" w:date="2017-09-19T20:26:00Z">
        <w:r>
          <w:t>C</w:t>
        </w:r>
      </w:ins>
      <w:ins w:id="847" w:author="Nicol, Fabrice" w:date="2017-09-19T20:27:00Z">
        <w:r>
          <w:t>umuls IHTS/astreintes</w:t>
        </w:r>
      </w:ins>
    </w:p>
    <w:tbl>
      <w:tblPr>
        <w:tblW w:w="84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Change w:id="848" w:author="Nicol, Fabrice" w:date="2017-09-19T20:26:00Z">
          <w:tblPr>
            <w:tblW w:w="10572" w:type="dxa"/>
            <w:tblCellMar>
              <w:left w:w="70" w:type="dxa"/>
              <w:right w:w="70" w:type="dxa"/>
            </w:tblCellMar>
            <w:tblLook w:val="04A0" w:firstRow="1" w:lastRow="0" w:firstColumn="1" w:lastColumn="0" w:noHBand="0" w:noVBand="1"/>
          </w:tblPr>
        </w:tblPrChange>
      </w:tblPr>
      <w:tblGrid>
        <w:gridCol w:w="1113"/>
        <w:gridCol w:w="827"/>
        <w:gridCol w:w="691"/>
        <w:gridCol w:w="708"/>
        <w:gridCol w:w="3352"/>
        <w:gridCol w:w="682"/>
        <w:gridCol w:w="1038"/>
        <w:tblGridChange w:id="849">
          <w:tblGrid>
            <w:gridCol w:w="1240"/>
            <w:gridCol w:w="1240"/>
            <w:gridCol w:w="1240"/>
            <w:gridCol w:w="1240"/>
            <w:gridCol w:w="3132"/>
            <w:gridCol w:w="1240"/>
            <w:gridCol w:w="1240"/>
          </w:tblGrid>
        </w:tblGridChange>
      </w:tblGrid>
      <w:tr w:rsidR="00EB106F" w:rsidRPr="00211559" w14:paraId="6D720EDF" w14:textId="77777777" w:rsidTr="00211559">
        <w:trPr>
          <w:trHeight w:val="288"/>
          <w:ins w:id="850" w:author="Nicol, Fabrice" w:date="2017-09-19T20:25:00Z"/>
          <w:trPrChange w:id="851" w:author="Nicol, Fabrice" w:date="2017-09-19T20:26:00Z">
            <w:trPr>
              <w:trHeight w:val="288"/>
            </w:trPr>
          </w:trPrChange>
        </w:trPr>
        <w:tc>
          <w:tcPr>
            <w:tcW w:w="1113" w:type="dxa"/>
            <w:shd w:val="clear" w:color="auto" w:fill="auto"/>
            <w:noWrap/>
            <w:vAlign w:val="bottom"/>
            <w:hideMark/>
            <w:tcPrChange w:id="852" w:author="Nicol, Fabrice" w:date="2017-09-19T20:26:00Z">
              <w:tcPr>
                <w:tcW w:w="1240" w:type="dxa"/>
                <w:tcBorders>
                  <w:top w:val="nil"/>
                  <w:left w:val="nil"/>
                  <w:bottom w:val="nil"/>
                  <w:right w:val="nil"/>
                </w:tcBorders>
                <w:shd w:val="clear" w:color="auto" w:fill="auto"/>
                <w:noWrap/>
                <w:vAlign w:val="bottom"/>
                <w:hideMark/>
              </w:tcPr>
            </w:tcPrChange>
          </w:tcPr>
          <w:p w14:paraId="4F04C5A0" w14:textId="77777777" w:rsidR="00EB106F" w:rsidRPr="00211559" w:rsidRDefault="00EB106F" w:rsidP="00EB106F">
            <w:pPr>
              <w:spacing w:after="0"/>
              <w:jc w:val="left"/>
              <w:rPr>
                <w:ins w:id="853" w:author="Nicol, Fabrice" w:date="2017-09-19T20:25:00Z"/>
                <w:rFonts w:ascii="Calibri" w:hAnsi="Calibri"/>
                <w:b/>
                <w:color w:val="000000"/>
                <w:sz w:val="22"/>
                <w:szCs w:val="22"/>
                <w:rPrChange w:id="854" w:author="Nicol, Fabrice" w:date="2017-09-19T20:26:00Z">
                  <w:rPr>
                    <w:ins w:id="855" w:author="Nicol, Fabrice" w:date="2017-09-19T20:25:00Z"/>
                    <w:rFonts w:ascii="Calibri" w:hAnsi="Calibri"/>
                    <w:color w:val="000000"/>
                    <w:sz w:val="22"/>
                    <w:szCs w:val="22"/>
                  </w:rPr>
                </w:rPrChange>
              </w:rPr>
            </w:pPr>
            <w:ins w:id="856" w:author="Nicol, Fabrice" w:date="2017-09-19T20:25:00Z">
              <w:r w:rsidRPr="00211559">
                <w:rPr>
                  <w:rFonts w:ascii="Calibri" w:hAnsi="Calibri"/>
                  <w:b/>
                  <w:color w:val="000000"/>
                  <w:sz w:val="22"/>
                  <w:szCs w:val="22"/>
                  <w:rPrChange w:id="857" w:author="Nicol, Fabrice" w:date="2017-09-19T20:26:00Z">
                    <w:rPr>
                      <w:rFonts w:ascii="Calibri" w:hAnsi="Calibri"/>
                      <w:color w:val="000000"/>
                      <w:sz w:val="22"/>
                      <w:szCs w:val="22"/>
                    </w:rPr>
                  </w:rPrChange>
                </w:rPr>
                <w:t>Matricule</w:t>
              </w:r>
            </w:ins>
          </w:p>
        </w:tc>
        <w:tc>
          <w:tcPr>
            <w:tcW w:w="827" w:type="dxa"/>
            <w:shd w:val="clear" w:color="auto" w:fill="auto"/>
            <w:noWrap/>
            <w:vAlign w:val="bottom"/>
            <w:hideMark/>
            <w:tcPrChange w:id="858" w:author="Nicol, Fabrice" w:date="2017-09-19T20:26:00Z">
              <w:tcPr>
                <w:tcW w:w="1240" w:type="dxa"/>
                <w:tcBorders>
                  <w:top w:val="nil"/>
                  <w:left w:val="nil"/>
                  <w:bottom w:val="nil"/>
                  <w:right w:val="nil"/>
                </w:tcBorders>
                <w:shd w:val="clear" w:color="auto" w:fill="auto"/>
                <w:noWrap/>
                <w:vAlign w:val="bottom"/>
                <w:hideMark/>
              </w:tcPr>
            </w:tcPrChange>
          </w:tcPr>
          <w:p w14:paraId="051E71A1" w14:textId="77777777" w:rsidR="00EB106F" w:rsidRPr="00211559" w:rsidRDefault="00EB106F" w:rsidP="00EB106F">
            <w:pPr>
              <w:spacing w:after="0"/>
              <w:jc w:val="left"/>
              <w:rPr>
                <w:ins w:id="859" w:author="Nicol, Fabrice" w:date="2017-09-19T20:25:00Z"/>
                <w:rFonts w:ascii="Calibri" w:hAnsi="Calibri"/>
                <w:b/>
                <w:color w:val="000000"/>
                <w:sz w:val="22"/>
                <w:szCs w:val="22"/>
                <w:rPrChange w:id="860" w:author="Nicol, Fabrice" w:date="2017-09-19T20:26:00Z">
                  <w:rPr>
                    <w:ins w:id="861" w:author="Nicol, Fabrice" w:date="2017-09-19T20:25:00Z"/>
                    <w:rFonts w:ascii="Calibri" w:hAnsi="Calibri"/>
                    <w:color w:val="000000"/>
                    <w:sz w:val="22"/>
                    <w:szCs w:val="22"/>
                  </w:rPr>
                </w:rPrChange>
              </w:rPr>
            </w:pPr>
            <w:ins w:id="862" w:author="Nicol, Fabrice" w:date="2017-09-19T20:25:00Z">
              <w:r w:rsidRPr="00211559">
                <w:rPr>
                  <w:rFonts w:ascii="Calibri" w:hAnsi="Calibri"/>
                  <w:b/>
                  <w:color w:val="000000"/>
                  <w:sz w:val="22"/>
                  <w:szCs w:val="22"/>
                  <w:rPrChange w:id="863" w:author="Nicol, Fabrice" w:date="2017-09-19T20:26:00Z">
                    <w:rPr>
                      <w:rFonts w:ascii="Calibri" w:hAnsi="Calibri"/>
                      <w:color w:val="000000"/>
                      <w:sz w:val="22"/>
                      <w:szCs w:val="22"/>
                    </w:rPr>
                  </w:rPrChange>
                </w:rPr>
                <w:t>Année</w:t>
              </w:r>
            </w:ins>
          </w:p>
        </w:tc>
        <w:tc>
          <w:tcPr>
            <w:tcW w:w="691" w:type="dxa"/>
            <w:shd w:val="clear" w:color="auto" w:fill="auto"/>
            <w:noWrap/>
            <w:vAlign w:val="bottom"/>
            <w:hideMark/>
            <w:tcPrChange w:id="864" w:author="Nicol, Fabrice" w:date="2017-09-19T20:26:00Z">
              <w:tcPr>
                <w:tcW w:w="1240" w:type="dxa"/>
                <w:tcBorders>
                  <w:top w:val="nil"/>
                  <w:left w:val="nil"/>
                  <w:bottom w:val="nil"/>
                  <w:right w:val="nil"/>
                </w:tcBorders>
                <w:shd w:val="clear" w:color="auto" w:fill="auto"/>
                <w:noWrap/>
                <w:vAlign w:val="bottom"/>
                <w:hideMark/>
              </w:tcPr>
            </w:tcPrChange>
          </w:tcPr>
          <w:p w14:paraId="7BF9F38B" w14:textId="77777777" w:rsidR="00EB106F" w:rsidRPr="00211559" w:rsidRDefault="00EB106F" w:rsidP="00EB106F">
            <w:pPr>
              <w:spacing w:after="0"/>
              <w:jc w:val="left"/>
              <w:rPr>
                <w:ins w:id="865" w:author="Nicol, Fabrice" w:date="2017-09-19T20:25:00Z"/>
                <w:rFonts w:ascii="Calibri" w:hAnsi="Calibri"/>
                <w:b/>
                <w:color w:val="000000"/>
                <w:sz w:val="22"/>
                <w:szCs w:val="22"/>
                <w:rPrChange w:id="866" w:author="Nicol, Fabrice" w:date="2017-09-19T20:26:00Z">
                  <w:rPr>
                    <w:ins w:id="867" w:author="Nicol, Fabrice" w:date="2017-09-19T20:25:00Z"/>
                    <w:rFonts w:ascii="Calibri" w:hAnsi="Calibri"/>
                    <w:color w:val="000000"/>
                    <w:sz w:val="22"/>
                    <w:szCs w:val="22"/>
                  </w:rPr>
                </w:rPrChange>
              </w:rPr>
            </w:pPr>
            <w:ins w:id="868" w:author="Nicol, Fabrice" w:date="2017-09-19T20:25:00Z">
              <w:r w:rsidRPr="00211559">
                <w:rPr>
                  <w:rFonts w:ascii="Calibri" w:hAnsi="Calibri"/>
                  <w:b/>
                  <w:color w:val="000000"/>
                  <w:sz w:val="22"/>
                  <w:szCs w:val="22"/>
                  <w:rPrChange w:id="869" w:author="Nicol, Fabrice" w:date="2017-09-19T20:26:00Z">
                    <w:rPr>
                      <w:rFonts w:ascii="Calibri" w:hAnsi="Calibri"/>
                      <w:color w:val="000000"/>
                      <w:sz w:val="22"/>
                      <w:szCs w:val="22"/>
                    </w:rPr>
                  </w:rPrChange>
                </w:rPr>
                <w:t>Mois</w:t>
              </w:r>
            </w:ins>
          </w:p>
        </w:tc>
        <w:tc>
          <w:tcPr>
            <w:tcW w:w="708" w:type="dxa"/>
            <w:shd w:val="clear" w:color="auto" w:fill="auto"/>
            <w:noWrap/>
            <w:vAlign w:val="bottom"/>
            <w:hideMark/>
            <w:tcPrChange w:id="870" w:author="Nicol, Fabrice" w:date="2017-09-19T20:26:00Z">
              <w:tcPr>
                <w:tcW w:w="1240" w:type="dxa"/>
                <w:tcBorders>
                  <w:top w:val="nil"/>
                  <w:left w:val="nil"/>
                  <w:bottom w:val="nil"/>
                  <w:right w:val="nil"/>
                </w:tcBorders>
                <w:shd w:val="clear" w:color="auto" w:fill="auto"/>
                <w:noWrap/>
                <w:vAlign w:val="bottom"/>
                <w:hideMark/>
              </w:tcPr>
            </w:tcPrChange>
          </w:tcPr>
          <w:p w14:paraId="3F011554" w14:textId="77777777" w:rsidR="00EB106F" w:rsidRPr="00211559" w:rsidRDefault="00EB106F" w:rsidP="00EB106F">
            <w:pPr>
              <w:spacing w:after="0"/>
              <w:jc w:val="left"/>
              <w:rPr>
                <w:ins w:id="871" w:author="Nicol, Fabrice" w:date="2017-09-19T20:25:00Z"/>
                <w:rFonts w:ascii="Calibri" w:hAnsi="Calibri"/>
                <w:b/>
                <w:color w:val="000000"/>
                <w:sz w:val="22"/>
                <w:szCs w:val="22"/>
                <w:rPrChange w:id="872" w:author="Nicol, Fabrice" w:date="2017-09-19T20:26:00Z">
                  <w:rPr>
                    <w:ins w:id="873" w:author="Nicol, Fabrice" w:date="2017-09-19T20:25:00Z"/>
                    <w:rFonts w:ascii="Calibri" w:hAnsi="Calibri"/>
                    <w:color w:val="000000"/>
                    <w:sz w:val="22"/>
                    <w:szCs w:val="22"/>
                  </w:rPr>
                </w:rPrChange>
              </w:rPr>
            </w:pPr>
            <w:ins w:id="874" w:author="Nicol, Fabrice" w:date="2017-09-19T20:25:00Z">
              <w:r w:rsidRPr="00211559">
                <w:rPr>
                  <w:rFonts w:ascii="Calibri" w:hAnsi="Calibri"/>
                  <w:b/>
                  <w:color w:val="000000"/>
                  <w:sz w:val="22"/>
                  <w:szCs w:val="22"/>
                  <w:rPrChange w:id="875" w:author="Nicol, Fabrice" w:date="2017-09-19T20:26:00Z">
                    <w:rPr>
                      <w:rFonts w:ascii="Calibri" w:hAnsi="Calibri"/>
                      <w:color w:val="000000"/>
                      <w:sz w:val="22"/>
                      <w:szCs w:val="22"/>
                    </w:rPr>
                  </w:rPrChange>
                </w:rPr>
                <w:t>Code</w:t>
              </w:r>
            </w:ins>
          </w:p>
        </w:tc>
        <w:tc>
          <w:tcPr>
            <w:tcW w:w="3352" w:type="dxa"/>
            <w:shd w:val="clear" w:color="auto" w:fill="auto"/>
            <w:noWrap/>
            <w:vAlign w:val="bottom"/>
            <w:hideMark/>
            <w:tcPrChange w:id="876" w:author="Nicol, Fabrice" w:date="2017-09-19T20:26:00Z">
              <w:tcPr>
                <w:tcW w:w="3132" w:type="dxa"/>
                <w:tcBorders>
                  <w:top w:val="nil"/>
                  <w:left w:val="nil"/>
                  <w:bottom w:val="nil"/>
                  <w:right w:val="nil"/>
                </w:tcBorders>
                <w:shd w:val="clear" w:color="auto" w:fill="auto"/>
                <w:noWrap/>
                <w:vAlign w:val="bottom"/>
                <w:hideMark/>
              </w:tcPr>
            </w:tcPrChange>
          </w:tcPr>
          <w:p w14:paraId="279C1ED8" w14:textId="77777777" w:rsidR="00EB106F" w:rsidRPr="00211559" w:rsidRDefault="00EB106F" w:rsidP="00EB106F">
            <w:pPr>
              <w:spacing w:after="0"/>
              <w:jc w:val="left"/>
              <w:rPr>
                <w:ins w:id="877" w:author="Nicol, Fabrice" w:date="2017-09-19T20:25:00Z"/>
                <w:rFonts w:ascii="Calibri" w:hAnsi="Calibri"/>
                <w:b/>
                <w:color w:val="000000"/>
                <w:sz w:val="22"/>
                <w:szCs w:val="22"/>
                <w:rPrChange w:id="878" w:author="Nicol, Fabrice" w:date="2017-09-19T20:26:00Z">
                  <w:rPr>
                    <w:ins w:id="879" w:author="Nicol, Fabrice" w:date="2017-09-19T20:25:00Z"/>
                    <w:rFonts w:ascii="Calibri" w:hAnsi="Calibri"/>
                    <w:color w:val="000000"/>
                    <w:sz w:val="22"/>
                    <w:szCs w:val="22"/>
                  </w:rPr>
                </w:rPrChange>
              </w:rPr>
            </w:pPr>
            <w:ins w:id="880" w:author="Nicol, Fabrice" w:date="2017-09-19T20:25:00Z">
              <w:r w:rsidRPr="00211559">
                <w:rPr>
                  <w:rFonts w:ascii="Calibri" w:hAnsi="Calibri"/>
                  <w:b/>
                  <w:color w:val="000000"/>
                  <w:sz w:val="22"/>
                  <w:szCs w:val="22"/>
                  <w:rPrChange w:id="881" w:author="Nicol, Fabrice" w:date="2017-09-19T20:26:00Z">
                    <w:rPr>
                      <w:rFonts w:ascii="Calibri" w:hAnsi="Calibri"/>
                      <w:color w:val="000000"/>
                      <w:sz w:val="22"/>
                      <w:szCs w:val="22"/>
                    </w:rPr>
                  </w:rPrChange>
                </w:rPr>
                <w:t>Libellé</w:t>
              </w:r>
            </w:ins>
          </w:p>
        </w:tc>
        <w:tc>
          <w:tcPr>
            <w:tcW w:w="682" w:type="dxa"/>
            <w:shd w:val="clear" w:color="auto" w:fill="auto"/>
            <w:noWrap/>
            <w:vAlign w:val="bottom"/>
            <w:hideMark/>
            <w:tcPrChange w:id="882" w:author="Nicol, Fabrice" w:date="2017-09-19T20:26:00Z">
              <w:tcPr>
                <w:tcW w:w="1240" w:type="dxa"/>
                <w:tcBorders>
                  <w:top w:val="nil"/>
                  <w:left w:val="nil"/>
                  <w:bottom w:val="nil"/>
                  <w:right w:val="nil"/>
                </w:tcBorders>
                <w:shd w:val="clear" w:color="auto" w:fill="auto"/>
                <w:noWrap/>
                <w:vAlign w:val="bottom"/>
                <w:hideMark/>
              </w:tcPr>
            </w:tcPrChange>
          </w:tcPr>
          <w:p w14:paraId="2B580A74" w14:textId="77777777" w:rsidR="00EB106F" w:rsidRPr="00211559" w:rsidRDefault="00EB106F" w:rsidP="00EB106F">
            <w:pPr>
              <w:spacing w:after="0"/>
              <w:jc w:val="left"/>
              <w:rPr>
                <w:ins w:id="883" w:author="Nicol, Fabrice" w:date="2017-09-19T20:25:00Z"/>
                <w:rFonts w:ascii="Calibri" w:hAnsi="Calibri"/>
                <w:b/>
                <w:color w:val="000000"/>
                <w:sz w:val="22"/>
                <w:szCs w:val="22"/>
                <w:rPrChange w:id="884" w:author="Nicol, Fabrice" w:date="2017-09-19T20:26:00Z">
                  <w:rPr>
                    <w:ins w:id="885" w:author="Nicol, Fabrice" w:date="2017-09-19T20:25:00Z"/>
                    <w:rFonts w:ascii="Calibri" w:hAnsi="Calibri"/>
                    <w:color w:val="000000"/>
                    <w:sz w:val="22"/>
                    <w:szCs w:val="22"/>
                  </w:rPr>
                </w:rPrChange>
              </w:rPr>
            </w:pPr>
            <w:ins w:id="886" w:author="Nicol, Fabrice" w:date="2017-09-19T20:25:00Z">
              <w:r w:rsidRPr="00211559">
                <w:rPr>
                  <w:rFonts w:ascii="Calibri" w:hAnsi="Calibri"/>
                  <w:b/>
                  <w:color w:val="000000"/>
                  <w:sz w:val="22"/>
                  <w:szCs w:val="22"/>
                  <w:rPrChange w:id="887" w:author="Nicol, Fabrice" w:date="2017-09-19T20:26:00Z">
                    <w:rPr>
                      <w:rFonts w:ascii="Calibri" w:hAnsi="Calibri"/>
                      <w:color w:val="000000"/>
                      <w:sz w:val="22"/>
                      <w:szCs w:val="22"/>
                    </w:rPr>
                  </w:rPrChange>
                </w:rPr>
                <w:t>Type</w:t>
              </w:r>
            </w:ins>
          </w:p>
        </w:tc>
        <w:tc>
          <w:tcPr>
            <w:tcW w:w="1038" w:type="dxa"/>
            <w:shd w:val="clear" w:color="auto" w:fill="auto"/>
            <w:noWrap/>
            <w:vAlign w:val="bottom"/>
            <w:hideMark/>
            <w:tcPrChange w:id="888" w:author="Nicol, Fabrice" w:date="2017-09-19T20:26:00Z">
              <w:tcPr>
                <w:tcW w:w="1240" w:type="dxa"/>
                <w:tcBorders>
                  <w:top w:val="nil"/>
                  <w:left w:val="nil"/>
                  <w:bottom w:val="nil"/>
                  <w:right w:val="nil"/>
                </w:tcBorders>
                <w:shd w:val="clear" w:color="auto" w:fill="auto"/>
                <w:noWrap/>
                <w:vAlign w:val="bottom"/>
                <w:hideMark/>
              </w:tcPr>
            </w:tcPrChange>
          </w:tcPr>
          <w:p w14:paraId="6B95D0A4" w14:textId="77777777" w:rsidR="00EB106F" w:rsidRPr="00211559" w:rsidRDefault="00EB106F" w:rsidP="00EB106F">
            <w:pPr>
              <w:spacing w:after="0"/>
              <w:jc w:val="left"/>
              <w:rPr>
                <w:ins w:id="889" w:author="Nicol, Fabrice" w:date="2017-09-19T20:25:00Z"/>
                <w:rFonts w:ascii="Calibri" w:hAnsi="Calibri"/>
                <w:b/>
                <w:color w:val="000000"/>
                <w:sz w:val="22"/>
                <w:szCs w:val="22"/>
                <w:rPrChange w:id="890" w:author="Nicol, Fabrice" w:date="2017-09-19T20:26:00Z">
                  <w:rPr>
                    <w:ins w:id="891" w:author="Nicol, Fabrice" w:date="2017-09-19T20:25:00Z"/>
                    <w:rFonts w:ascii="Calibri" w:hAnsi="Calibri"/>
                    <w:color w:val="000000"/>
                    <w:sz w:val="22"/>
                    <w:szCs w:val="22"/>
                  </w:rPr>
                </w:rPrChange>
              </w:rPr>
            </w:pPr>
            <w:ins w:id="892" w:author="Nicol, Fabrice" w:date="2017-09-19T20:25:00Z">
              <w:r w:rsidRPr="00211559">
                <w:rPr>
                  <w:rFonts w:ascii="Calibri" w:hAnsi="Calibri"/>
                  <w:b/>
                  <w:color w:val="000000"/>
                  <w:sz w:val="22"/>
                  <w:szCs w:val="22"/>
                  <w:rPrChange w:id="893" w:author="Nicol, Fabrice" w:date="2017-09-19T20:26:00Z">
                    <w:rPr>
                      <w:rFonts w:ascii="Calibri" w:hAnsi="Calibri"/>
                      <w:color w:val="000000"/>
                      <w:sz w:val="22"/>
                      <w:szCs w:val="22"/>
                    </w:rPr>
                  </w:rPrChange>
                </w:rPr>
                <w:t>Montant</w:t>
              </w:r>
            </w:ins>
          </w:p>
        </w:tc>
      </w:tr>
      <w:tr w:rsidR="00EB106F" w:rsidRPr="00EB106F" w14:paraId="37F052B5" w14:textId="77777777" w:rsidTr="00211559">
        <w:trPr>
          <w:trHeight w:val="288"/>
          <w:ins w:id="894" w:author="Nicol, Fabrice" w:date="2017-09-19T20:25:00Z"/>
          <w:trPrChange w:id="895" w:author="Nicol, Fabrice" w:date="2017-09-19T20:26:00Z">
            <w:trPr>
              <w:trHeight w:val="288"/>
            </w:trPr>
          </w:trPrChange>
        </w:trPr>
        <w:tc>
          <w:tcPr>
            <w:tcW w:w="1113" w:type="dxa"/>
            <w:shd w:val="clear" w:color="auto" w:fill="auto"/>
            <w:noWrap/>
            <w:vAlign w:val="bottom"/>
            <w:hideMark/>
            <w:tcPrChange w:id="896" w:author="Nicol, Fabrice" w:date="2017-09-19T20:26:00Z">
              <w:tcPr>
                <w:tcW w:w="1240" w:type="dxa"/>
                <w:tcBorders>
                  <w:top w:val="nil"/>
                  <w:left w:val="nil"/>
                  <w:bottom w:val="nil"/>
                  <w:right w:val="nil"/>
                </w:tcBorders>
                <w:shd w:val="clear" w:color="auto" w:fill="auto"/>
                <w:noWrap/>
                <w:vAlign w:val="bottom"/>
                <w:hideMark/>
              </w:tcPr>
            </w:tcPrChange>
          </w:tcPr>
          <w:p w14:paraId="4BB18569" w14:textId="77777777" w:rsidR="00EB106F" w:rsidRPr="00EB106F" w:rsidRDefault="00EB106F" w:rsidP="00EB106F">
            <w:pPr>
              <w:spacing w:after="0"/>
              <w:jc w:val="right"/>
              <w:rPr>
                <w:ins w:id="897" w:author="Nicol, Fabrice" w:date="2017-09-19T20:25:00Z"/>
                <w:rFonts w:ascii="Calibri" w:hAnsi="Calibri"/>
                <w:color w:val="000000"/>
                <w:sz w:val="22"/>
                <w:szCs w:val="22"/>
              </w:rPr>
            </w:pPr>
            <w:ins w:id="898" w:author="Nicol, Fabrice" w:date="2017-09-19T20:25:00Z">
              <w:r w:rsidRPr="00EB106F">
                <w:rPr>
                  <w:rFonts w:ascii="Calibri" w:hAnsi="Calibri"/>
                  <w:color w:val="000000"/>
                  <w:sz w:val="22"/>
                  <w:szCs w:val="22"/>
                </w:rPr>
                <w:t>10445</w:t>
              </w:r>
            </w:ins>
          </w:p>
        </w:tc>
        <w:tc>
          <w:tcPr>
            <w:tcW w:w="827" w:type="dxa"/>
            <w:shd w:val="clear" w:color="auto" w:fill="auto"/>
            <w:noWrap/>
            <w:vAlign w:val="bottom"/>
            <w:hideMark/>
            <w:tcPrChange w:id="899" w:author="Nicol, Fabrice" w:date="2017-09-19T20:26:00Z">
              <w:tcPr>
                <w:tcW w:w="1240" w:type="dxa"/>
                <w:tcBorders>
                  <w:top w:val="nil"/>
                  <w:left w:val="nil"/>
                  <w:bottom w:val="nil"/>
                  <w:right w:val="nil"/>
                </w:tcBorders>
                <w:shd w:val="clear" w:color="auto" w:fill="auto"/>
                <w:noWrap/>
                <w:vAlign w:val="bottom"/>
                <w:hideMark/>
              </w:tcPr>
            </w:tcPrChange>
          </w:tcPr>
          <w:p w14:paraId="7457E57B" w14:textId="77777777" w:rsidR="00EB106F" w:rsidRPr="00EB106F" w:rsidRDefault="00EB106F" w:rsidP="00EB106F">
            <w:pPr>
              <w:spacing w:after="0"/>
              <w:jc w:val="right"/>
              <w:rPr>
                <w:ins w:id="900" w:author="Nicol, Fabrice" w:date="2017-09-19T20:25:00Z"/>
                <w:rFonts w:ascii="Calibri" w:hAnsi="Calibri"/>
                <w:color w:val="000000"/>
                <w:sz w:val="22"/>
                <w:szCs w:val="22"/>
              </w:rPr>
            </w:pPr>
            <w:ins w:id="901" w:author="Nicol, Fabrice" w:date="2017-09-19T20:25:00Z">
              <w:r w:rsidRPr="00EB106F">
                <w:rPr>
                  <w:rFonts w:ascii="Calibri" w:hAnsi="Calibri"/>
                  <w:color w:val="000000"/>
                  <w:sz w:val="22"/>
                  <w:szCs w:val="22"/>
                </w:rPr>
                <w:t>2012</w:t>
              </w:r>
            </w:ins>
          </w:p>
        </w:tc>
        <w:tc>
          <w:tcPr>
            <w:tcW w:w="691" w:type="dxa"/>
            <w:shd w:val="clear" w:color="auto" w:fill="auto"/>
            <w:noWrap/>
            <w:vAlign w:val="bottom"/>
            <w:hideMark/>
            <w:tcPrChange w:id="902" w:author="Nicol, Fabrice" w:date="2017-09-19T20:26:00Z">
              <w:tcPr>
                <w:tcW w:w="1240" w:type="dxa"/>
                <w:tcBorders>
                  <w:top w:val="nil"/>
                  <w:left w:val="nil"/>
                  <w:bottom w:val="nil"/>
                  <w:right w:val="nil"/>
                </w:tcBorders>
                <w:shd w:val="clear" w:color="auto" w:fill="auto"/>
                <w:noWrap/>
                <w:vAlign w:val="bottom"/>
                <w:hideMark/>
              </w:tcPr>
            </w:tcPrChange>
          </w:tcPr>
          <w:p w14:paraId="6B0BA5CE" w14:textId="77777777" w:rsidR="00EB106F" w:rsidRPr="00EB106F" w:rsidRDefault="00EB106F" w:rsidP="00EB106F">
            <w:pPr>
              <w:spacing w:after="0"/>
              <w:jc w:val="right"/>
              <w:rPr>
                <w:ins w:id="903" w:author="Nicol, Fabrice" w:date="2017-09-19T20:25:00Z"/>
                <w:rFonts w:ascii="Calibri" w:hAnsi="Calibri"/>
                <w:color w:val="000000"/>
                <w:sz w:val="22"/>
                <w:szCs w:val="22"/>
              </w:rPr>
            </w:pPr>
            <w:ins w:id="904" w:author="Nicol, Fabrice" w:date="2017-09-19T20:25:00Z">
              <w:r w:rsidRPr="00EB106F">
                <w:rPr>
                  <w:rFonts w:ascii="Calibri" w:hAnsi="Calibri"/>
                  <w:color w:val="000000"/>
                  <w:sz w:val="22"/>
                  <w:szCs w:val="22"/>
                </w:rPr>
                <w:t>3</w:t>
              </w:r>
            </w:ins>
          </w:p>
        </w:tc>
        <w:tc>
          <w:tcPr>
            <w:tcW w:w="708" w:type="dxa"/>
            <w:shd w:val="clear" w:color="auto" w:fill="auto"/>
            <w:noWrap/>
            <w:vAlign w:val="bottom"/>
            <w:hideMark/>
            <w:tcPrChange w:id="905" w:author="Nicol, Fabrice" w:date="2017-09-19T20:26:00Z">
              <w:tcPr>
                <w:tcW w:w="1240" w:type="dxa"/>
                <w:tcBorders>
                  <w:top w:val="nil"/>
                  <w:left w:val="nil"/>
                  <w:bottom w:val="nil"/>
                  <w:right w:val="nil"/>
                </w:tcBorders>
                <w:shd w:val="clear" w:color="auto" w:fill="auto"/>
                <w:noWrap/>
                <w:vAlign w:val="bottom"/>
                <w:hideMark/>
              </w:tcPr>
            </w:tcPrChange>
          </w:tcPr>
          <w:p w14:paraId="38E4AF12" w14:textId="77777777" w:rsidR="00EB106F" w:rsidRPr="00EB106F" w:rsidRDefault="00EB106F" w:rsidP="00EB106F">
            <w:pPr>
              <w:spacing w:after="0"/>
              <w:jc w:val="right"/>
              <w:rPr>
                <w:ins w:id="906" w:author="Nicol, Fabrice" w:date="2017-09-19T20:25:00Z"/>
                <w:rFonts w:ascii="Calibri" w:hAnsi="Calibri"/>
                <w:color w:val="000000"/>
                <w:sz w:val="22"/>
                <w:szCs w:val="22"/>
              </w:rPr>
            </w:pPr>
            <w:ins w:id="907" w:author="Nicol, Fabrice" w:date="2017-09-19T20:25:00Z">
              <w:r w:rsidRPr="00EB106F">
                <w:rPr>
                  <w:rFonts w:ascii="Calibri" w:hAnsi="Calibri"/>
                  <w:color w:val="000000"/>
                  <w:sz w:val="22"/>
                  <w:szCs w:val="22"/>
                </w:rPr>
                <w:t>1900</w:t>
              </w:r>
            </w:ins>
          </w:p>
        </w:tc>
        <w:tc>
          <w:tcPr>
            <w:tcW w:w="3352" w:type="dxa"/>
            <w:shd w:val="clear" w:color="auto" w:fill="auto"/>
            <w:noWrap/>
            <w:vAlign w:val="bottom"/>
            <w:hideMark/>
            <w:tcPrChange w:id="908" w:author="Nicol, Fabrice" w:date="2017-09-19T20:26:00Z">
              <w:tcPr>
                <w:tcW w:w="3132" w:type="dxa"/>
                <w:tcBorders>
                  <w:top w:val="nil"/>
                  <w:left w:val="nil"/>
                  <w:bottom w:val="nil"/>
                  <w:right w:val="nil"/>
                </w:tcBorders>
                <w:shd w:val="clear" w:color="auto" w:fill="auto"/>
                <w:noWrap/>
                <w:vAlign w:val="bottom"/>
                <w:hideMark/>
              </w:tcPr>
            </w:tcPrChange>
          </w:tcPr>
          <w:p w14:paraId="381D1A49" w14:textId="77777777" w:rsidR="00EB106F" w:rsidRPr="00EB106F" w:rsidRDefault="00EB106F" w:rsidP="00EB106F">
            <w:pPr>
              <w:spacing w:after="0"/>
              <w:jc w:val="left"/>
              <w:rPr>
                <w:ins w:id="909" w:author="Nicol, Fabrice" w:date="2017-09-19T20:25:00Z"/>
                <w:rFonts w:ascii="Calibri" w:hAnsi="Calibri"/>
                <w:color w:val="000000"/>
                <w:sz w:val="22"/>
                <w:szCs w:val="22"/>
              </w:rPr>
            </w:pPr>
            <w:ins w:id="910" w:author="Nicol, Fabrice" w:date="2017-09-19T20:25:00Z">
              <w:r w:rsidRPr="00EB106F">
                <w:rPr>
                  <w:rFonts w:ascii="Calibri" w:hAnsi="Calibri"/>
                  <w:color w:val="000000"/>
                  <w:sz w:val="22"/>
                  <w:szCs w:val="22"/>
                </w:rPr>
                <w:t>HEURES SUPPL.  = 14 H</w:t>
              </w:r>
            </w:ins>
          </w:p>
        </w:tc>
        <w:tc>
          <w:tcPr>
            <w:tcW w:w="682" w:type="dxa"/>
            <w:shd w:val="clear" w:color="auto" w:fill="auto"/>
            <w:noWrap/>
            <w:vAlign w:val="bottom"/>
            <w:hideMark/>
            <w:tcPrChange w:id="911" w:author="Nicol, Fabrice" w:date="2017-09-19T20:26:00Z">
              <w:tcPr>
                <w:tcW w:w="1240" w:type="dxa"/>
                <w:tcBorders>
                  <w:top w:val="nil"/>
                  <w:left w:val="nil"/>
                  <w:bottom w:val="nil"/>
                  <w:right w:val="nil"/>
                </w:tcBorders>
                <w:shd w:val="clear" w:color="auto" w:fill="auto"/>
                <w:noWrap/>
                <w:vAlign w:val="bottom"/>
                <w:hideMark/>
              </w:tcPr>
            </w:tcPrChange>
          </w:tcPr>
          <w:p w14:paraId="4F8626B4" w14:textId="77777777" w:rsidR="00EB106F" w:rsidRPr="00EB106F" w:rsidRDefault="00EB106F" w:rsidP="00EB106F">
            <w:pPr>
              <w:spacing w:after="0"/>
              <w:jc w:val="left"/>
              <w:rPr>
                <w:ins w:id="912" w:author="Nicol, Fabrice" w:date="2017-09-19T20:25:00Z"/>
                <w:rFonts w:ascii="Calibri" w:hAnsi="Calibri"/>
                <w:color w:val="000000"/>
                <w:sz w:val="22"/>
                <w:szCs w:val="22"/>
              </w:rPr>
            </w:pPr>
            <w:ins w:id="913" w:author="Nicol, Fabrice" w:date="2017-09-19T20:25:00Z">
              <w:r w:rsidRPr="00EB106F">
                <w:rPr>
                  <w:rFonts w:ascii="Calibri" w:hAnsi="Calibri"/>
                  <w:color w:val="000000"/>
                  <w:sz w:val="22"/>
                  <w:szCs w:val="22"/>
                </w:rPr>
                <w:t>R</w:t>
              </w:r>
            </w:ins>
          </w:p>
        </w:tc>
        <w:tc>
          <w:tcPr>
            <w:tcW w:w="1038" w:type="dxa"/>
            <w:shd w:val="clear" w:color="auto" w:fill="auto"/>
            <w:noWrap/>
            <w:vAlign w:val="bottom"/>
            <w:hideMark/>
            <w:tcPrChange w:id="914" w:author="Nicol, Fabrice" w:date="2017-09-19T20:26:00Z">
              <w:tcPr>
                <w:tcW w:w="1240" w:type="dxa"/>
                <w:tcBorders>
                  <w:top w:val="nil"/>
                  <w:left w:val="nil"/>
                  <w:bottom w:val="nil"/>
                  <w:right w:val="nil"/>
                </w:tcBorders>
                <w:shd w:val="clear" w:color="auto" w:fill="auto"/>
                <w:noWrap/>
                <w:vAlign w:val="bottom"/>
                <w:hideMark/>
              </w:tcPr>
            </w:tcPrChange>
          </w:tcPr>
          <w:p w14:paraId="6887AC77" w14:textId="77777777" w:rsidR="00EB106F" w:rsidRPr="00EB106F" w:rsidRDefault="00EB106F" w:rsidP="00EB106F">
            <w:pPr>
              <w:spacing w:after="0"/>
              <w:jc w:val="right"/>
              <w:rPr>
                <w:ins w:id="915" w:author="Nicol, Fabrice" w:date="2017-09-19T20:25:00Z"/>
                <w:rFonts w:ascii="Calibri" w:hAnsi="Calibri"/>
                <w:color w:val="000000"/>
                <w:sz w:val="22"/>
                <w:szCs w:val="22"/>
              </w:rPr>
            </w:pPr>
            <w:ins w:id="916" w:author="Nicol, Fabrice" w:date="2017-09-19T20:25:00Z">
              <w:r w:rsidRPr="00EB106F">
                <w:rPr>
                  <w:rFonts w:ascii="Calibri" w:hAnsi="Calibri"/>
                  <w:color w:val="000000"/>
                  <w:sz w:val="22"/>
                  <w:szCs w:val="22"/>
                </w:rPr>
                <w:t>112,68</w:t>
              </w:r>
            </w:ins>
          </w:p>
        </w:tc>
      </w:tr>
      <w:tr w:rsidR="00EB106F" w:rsidRPr="00EB106F" w14:paraId="46499D09" w14:textId="77777777" w:rsidTr="00211559">
        <w:trPr>
          <w:trHeight w:val="288"/>
          <w:ins w:id="917" w:author="Nicol, Fabrice" w:date="2017-09-19T20:25:00Z"/>
          <w:trPrChange w:id="918" w:author="Nicol, Fabrice" w:date="2017-09-19T20:26:00Z">
            <w:trPr>
              <w:trHeight w:val="288"/>
            </w:trPr>
          </w:trPrChange>
        </w:trPr>
        <w:tc>
          <w:tcPr>
            <w:tcW w:w="1113" w:type="dxa"/>
            <w:shd w:val="clear" w:color="auto" w:fill="auto"/>
            <w:noWrap/>
            <w:vAlign w:val="bottom"/>
            <w:hideMark/>
            <w:tcPrChange w:id="919" w:author="Nicol, Fabrice" w:date="2017-09-19T20:26:00Z">
              <w:tcPr>
                <w:tcW w:w="1240" w:type="dxa"/>
                <w:tcBorders>
                  <w:top w:val="nil"/>
                  <w:left w:val="nil"/>
                  <w:bottom w:val="nil"/>
                  <w:right w:val="nil"/>
                </w:tcBorders>
                <w:shd w:val="clear" w:color="auto" w:fill="auto"/>
                <w:noWrap/>
                <w:vAlign w:val="bottom"/>
                <w:hideMark/>
              </w:tcPr>
            </w:tcPrChange>
          </w:tcPr>
          <w:p w14:paraId="19A1BECD" w14:textId="77777777" w:rsidR="00EB106F" w:rsidRPr="00EB106F" w:rsidRDefault="00EB106F" w:rsidP="00EB106F">
            <w:pPr>
              <w:spacing w:after="0"/>
              <w:jc w:val="right"/>
              <w:rPr>
                <w:ins w:id="920" w:author="Nicol, Fabrice" w:date="2017-09-19T20:25:00Z"/>
                <w:rFonts w:ascii="Calibri" w:hAnsi="Calibri"/>
                <w:color w:val="000000"/>
                <w:sz w:val="22"/>
                <w:szCs w:val="22"/>
              </w:rPr>
            </w:pPr>
            <w:ins w:id="921" w:author="Nicol, Fabrice" w:date="2017-09-19T20:25:00Z">
              <w:r w:rsidRPr="00EB106F">
                <w:rPr>
                  <w:rFonts w:ascii="Calibri" w:hAnsi="Calibri"/>
                  <w:color w:val="000000"/>
                  <w:sz w:val="22"/>
                  <w:szCs w:val="22"/>
                </w:rPr>
                <w:t>10445</w:t>
              </w:r>
            </w:ins>
          </w:p>
        </w:tc>
        <w:tc>
          <w:tcPr>
            <w:tcW w:w="827" w:type="dxa"/>
            <w:shd w:val="clear" w:color="auto" w:fill="auto"/>
            <w:noWrap/>
            <w:vAlign w:val="bottom"/>
            <w:hideMark/>
            <w:tcPrChange w:id="922" w:author="Nicol, Fabrice" w:date="2017-09-19T20:26:00Z">
              <w:tcPr>
                <w:tcW w:w="1240" w:type="dxa"/>
                <w:tcBorders>
                  <w:top w:val="nil"/>
                  <w:left w:val="nil"/>
                  <w:bottom w:val="nil"/>
                  <w:right w:val="nil"/>
                </w:tcBorders>
                <w:shd w:val="clear" w:color="auto" w:fill="auto"/>
                <w:noWrap/>
                <w:vAlign w:val="bottom"/>
                <w:hideMark/>
              </w:tcPr>
            </w:tcPrChange>
          </w:tcPr>
          <w:p w14:paraId="6D21782A" w14:textId="77777777" w:rsidR="00EB106F" w:rsidRPr="00EB106F" w:rsidRDefault="00EB106F" w:rsidP="00EB106F">
            <w:pPr>
              <w:spacing w:after="0"/>
              <w:jc w:val="right"/>
              <w:rPr>
                <w:ins w:id="923" w:author="Nicol, Fabrice" w:date="2017-09-19T20:25:00Z"/>
                <w:rFonts w:ascii="Calibri" w:hAnsi="Calibri"/>
                <w:color w:val="000000"/>
                <w:sz w:val="22"/>
                <w:szCs w:val="22"/>
              </w:rPr>
            </w:pPr>
            <w:ins w:id="924" w:author="Nicol, Fabrice" w:date="2017-09-19T20:25:00Z">
              <w:r w:rsidRPr="00EB106F">
                <w:rPr>
                  <w:rFonts w:ascii="Calibri" w:hAnsi="Calibri"/>
                  <w:color w:val="000000"/>
                  <w:sz w:val="22"/>
                  <w:szCs w:val="22"/>
                </w:rPr>
                <w:t>2012</w:t>
              </w:r>
            </w:ins>
          </w:p>
        </w:tc>
        <w:tc>
          <w:tcPr>
            <w:tcW w:w="691" w:type="dxa"/>
            <w:shd w:val="clear" w:color="auto" w:fill="auto"/>
            <w:noWrap/>
            <w:vAlign w:val="bottom"/>
            <w:hideMark/>
            <w:tcPrChange w:id="925" w:author="Nicol, Fabrice" w:date="2017-09-19T20:26:00Z">
              <w:tcPr>
                <w:tcW w:w="1240" w:type="dxa"/>
                <w:tcBorders>
                  <w:top w:val="nil"/>
                  <w:left w:val="nil"/>
                  <w:bottom w:val="nil"/>
                  <w:right w:val="nil"/>
                </w:tcBorders>
                <w:shd w:val="clear" w:color="auto" w:fill="auto"/>
                <w:noWrap/>
                <w:vAlign w:val="bottom"/>
                <w:hideMark/>
              </w:tcPr>
            </w:tcPrChange>
          </w:tcPr>
          <w:p w14:paraId="380BDE37" w14:textId="77777777" w:rsidR="00EB106F" w:rsidRPr="00EB106F" w:rsidRDefault="00EB106F" w:rsidP="00EB106F">
            <w:pPr>
              <w:spacing w:after="0"/>
              <w:jc w:val="right"/>
              <w:rPr>
                <w:ins w:id="926" w:author="Nicol, Fabrice" w:date="2017-09-19T20:25:00Z"/>
                <w:rFonts w:ascii="Calibri" w:hAnsi="Calibri"/>
                <w:color w:val="000000"/>
                <w:sz w:val="22"/>
                <w:szCs w:val="22"/>
              </w:rPr>
            </w:pPr>
            <w:ins w:id="927" w:author="Nicol, Fabrice" w:date="2017-09-19T20:25:00Z">
              <w:r w:rsidRPr="00EB106F">
                <w:rPr>
                  <w:rFonts w:ascii="Calibri" w:hAnsi="Calibri"/>
                  <w:color w:val="000000"/>
                  <w:sz w:val="22"/>
                  <w:szCs w:val="22"/>
                </w:rPr>
                <w:t>3</w:t>
              </w:r>
            </w:ins>
          </w:p>
        </w:tc>
        <w:tc>
          <w:tcPr>
            <w:tcW w:w="708" w:type="dxa"/>
            <w:shd w:val="clear" w:color="auto" w:fill="auto"/>
            <w:noWrap/>
            <w:vAlign w:val="bottom"/>
            <w:hideMark/>
            <w:tcPrChange w:id="928" w:author="Nicol, Fabrice" w:date="2017-09-19T20:26:00Z">
              <w:tcPr>
                <w:tcW w:w="1240" w:type="dxa"/>
                <w:tcBorders>
                  <w:top w:val="nil"/>
                  <w:left w:val="nil"/>
                  <w:bottom w:val="nil"/>
                  <w:right w:val="nil"/>
                </w:tcBorders>
                <w:shd w:val="clear" w:color="auto" w:fill="auto"/>
                <w:noWrap/>
                <w:vAlign w:val="bottom"/>
                <w:hideMark/>
              </w:tcPr>
            </w:tcPrChange>
          </w:tcPr>
          <w:p w14:paraId="3A58C0AB" w14:textId="77777777" w:rsidR="00EB106F" w:rsidRPr="00EB106F" w:rsidRDefault="00EB106F" w:rsidP="00EB106F">
            <w:pPr>
              <w:spacing w:after="0"/>
              <w:jc w:val="right"/>
              <w:rPr>
                <w:ins w:id="929" w:author="Nicol, Fabrice" w:date="2017-09-19T20:25:00Z"/>
                <w:rFonts w:ascii="Calibri" w:hAnsi="Calibri"/>
                <w:color w:val="000000"/>
                <w:sz w:val="22"/>
                <w:szCs w:val="22"/>
              </w:rPr>
            </w:pPr>
            <w:ins w:id="930" w:author="Nicol, Fabrice" w:date="2017-09-19T20:25:00Z">
              <w:r w:rsidRPr="00EB106F">
                <w:rPr>
                  <w:rFonts w:ascii="Calibri" w:hAnsi="Calibri"/>
                  <w:color w:val="000000"/>
                  <w:sz w:val="22"/>
                  <w:szCs w:val="22"/>
                </w:rPr>
                <w:t>1930</w:t>
              </w:r>
            </w:ins>
          </w:p>
        </w:tc>
        <w:tc>
          <w:tcPr>
            <w:tcW w:w="3352" w:type="dxa"/>
            <w:shd w:val="clear" w:color="auto" w:fill="auto"/>
            <w:noWrap/>
            <w:vAlign w:val="bottom"/>
            <w:hideMark/>
            <w:tcPrChange w:id="931" w:author="Nicol, Fabrice" w:date="2017-09-19T20:26:00Z">
              <w:tcPr>
                <w:tcW w:w="3132" w:type="dxa"/>
                <w:tcBorders>
                  <w:top w:val="nil"/>
                  <w:left w:val="nil"/>
                  <w:bottom w:val="nil"/>
                  <w:right w:val="nil"/>
                </w:tcBorders>
                <w:shd w:val="clear" w:color="auto" w:fill="auto"/>
                <w:noWrap/>
                <w:vAlign w:val="bottom"/>
                <w:hideMark/>
              </w:tcPr>
            </w:tcPrChange>
          </w:tcPr>
          <w:p w14:paraId="79E42E0B" w14:textId="77777777" w:rsidR="00EB106F" w:rsidRPr="00EB106F" w:rsidRDefault="00EB106F" w:rsidP="00EB106F">
            <w:pPr>
              <w:spacing w:after="0"/>
              <w:jc w:val="left"/>
              <w:rPr>
                <w:ins w:id="932" w:author="Nicol, Fabrice" w:date="2017-09-19T20:25:00Z"/>
                <w:rFonts w:ascii="Calibri" w:hAnsi="Calibri"/>
                <w:color w:val="000000"/>
                <w:sz w:val="22"/>
                <w:szCs w:val="22"/>
              </w:rPr>
            </w:pPr>
            <w:ins w:id="933" w:author="Nicol, Fabrice" w:date="2017-09-19T20:25:00Z">
              <w:r w:rsidRPr="00EB106F">
                <w:rPr>
                  <w:rFonts w:ascii="Calibri" w:hAnsi="Calibri"/>
                  <w:color w:val="000000"/>
                  <w:sz w:val="22"/>
                  <w:szCs w:val="22"/>
                </w:rPr>
                <w:t>HEURES SUPPL. DE NUIT</w:t>
              </w:r>
            </w:ins>
          </w:p>
        </w:tc>
        <w:tc>
          <w:tcPr>
            <w:tcW w:w="682" w:type="dxa"/>
            <w:shd w:val="clear" w:color="auto" w:fill="auto"/>
            <w:noWrap/>
            <w:vAlign w:val="bottom"/>
            <w:hideMark/>
            <w:tcPrChange w:id="934" w:author="Nicol, Fabrice" w:date="2017-09-19T20:26:00Z">
              <w:tcPr>
                <w:tcW w:w="1240" w:type="dxa"/>
                <w:tcBorders>
                  <w:top w:val="nil"/>
                  <w:left w:val="nil"/>
                  <w:bottom w:val="nil"/>
                  <w:right w:val="nil"/>
                </w:tcBorders>
                <w:shd w:val="clear" w:color="auto" w:fill="auto"/>
                <w:noWrap/>
                <w:vAlign w:val="bottom"/>
                <w:hideMark/>
              </w:tcPr>
            </w:tcPrChange>
          </w:tcPr>
          <w:p w14:paraId="41C7589A" w14:textId="77777777" w:rsidR="00EB106F" w:rsidRPr="00EB106F" w:rsidRDefault="00EB106F" w:rsidP="00EB106F">
            <w:pPr>
              <w:spacing w:after="0"/>
              <w:jc w:val="left"/>
              <w:rPr>
                <w:ins w:id="935" w:author="Nicol, Fabrice" w:date="2017-09-19T20:25:00Z"/>
                <w:rFonts w:ascii="Calibri" w:hAnsi="Calibri"/>
                <w:color w:val="000000"/>
                <w:sz w:val="22"/>
                <w:szCs w:val="22"/>
              </w:rPr>
            </w:pPr>
            <w:ins w:id="936" w:author="Nicol, Fabrice" w:date="2017-09-19T20:25:00Z">
              <w:r w:rsidRPr="00EB106F">
                <w:rPr>
                  <w:rFonts w:ascii="Calibri" w:hAnsi="Calibri"/>
                  <w:color w:val="000000"/>
                  <w:sz w:val="22"/>
                  <w:szCs w:val="22"/>
                </w:rPr>
                <w:t>R</w:t>
              </w:r>
            </w:ins>
          </w:p>
        </w:tc>
        <w:tc>
          <w:tcPr>
            <w:tcW w:w="1038" w:type="dxa"/>
            <w:shd w:val="clear" w:color="auto" w:fill="auto"/>
            <w:noWrap/>
            <w:vAlign w:val="bottom"/>
            <w:hideMark/>
            <w:tcPrChange w:id="937" w:author="Nicol, Fabrice" w:date="2017-09-19T20:26:00Z">
              <w:tcPr>
                <w:tcW w:w="1240" w:type="dxa"/>
                <w:tcBorders>
                  <w:top w:val="nil"/>
                  <w:left w:val="nil"/>
                  <w:bottom w:val="nil"/>
                  <w:right w:val="nil"/>
                </w:tcBorders>
                <w:shd w:val="clear" w:color="auto" w:fill="auto"/>
                <w:noWrap/>
                <w:vAlign w:val="bottom"/>
                <w:hideMark/>
              </w:tcPr>
            </w:tcPrChange>
          </w:tcPr>
          <w:p w14:paraId="179EE87C" w14:textId="77777777" w:rsidR="00EB106F" w:rsidRPr="00EB106F" w:rsidRDefault="00EB106F" w:rsidP="00EB106F">
            <w:pPr>
              <w:spacing w:after="0"/>
              <w:jc w:val="right"/>
              <w:rPr>
                <w:ins w:id="938" w:author="Nicol, Fabrice" w:date="2017-09-19T20:25:00Z"/>
                <w:rFonts w:ascii="Calibri" w:hAnsi="Calibri"/>
                <w:color w:val="000000"/>
                <w:sz w:val="22"/>
                <w:szCs w:val="22"/>
              </w:rPr>
            </w:pPr>
            <w:ins w:id="939" w:author="Nicol, Fabrice" w:date="2017-09-19T20:25:00Z">
              <w:r w:rsidRPr="00EB106F">
                <w:rPr>
                  <w:rFonts w:ascii="Calibri" w:hAnsi="Calibri"/>
                  <w:color w:val="000000"/>
                  <w:sz w:val="22"/>
                  <w:szCs w:val="22"/>
                </w:rPr>
                <w:t>162,7</w:t>
              </w:r>
            </w:ins>
          </w:p>
        </w:tc>
      </w:tr>
      <w:tr w:rsidR="00EB106F" w:rsidRPr="00EB106F" w14:paraId="116FA103" w14:textId="77777777" w:rsidTr="00211559">
        <w:trPr>
          <w:trHeight w:val="288"/>
          <w:ins w:id="940" w:author="Nicol, Fabrice" w:date="2017-09-19T20:25:00Z"/>
          <w:trPrChange w:id="941" w:author="Nicol, Fabrice" w:date="2017-09-19T20:26:00Z">
            <w:trPr>
              <w:trHeight w:val="288"/>
            </w:trPr>
          </w:trPrChange>
        </w:trPr>
        <w:tc>
          <w:tcPr>
            <w:tcW w:w="1113" w:type="dxa"/>
            <w:shd w:val="clear" w:color="auto" w:fill="auto"/>
            <w:noWrap/>
            <w:vAlign w:val="bottom"/>
            <w:hideMark/>
            <w:tcPrChange w:id="942" w:author="Nicol, Fabrice" w:date="2017-09-19T20:26:00Z">
              <w:tcPr>
                <w:tcW w:w="1240" w:type="dxa"/>
                <w:tcBorders>
                  <w:top w:val="nil"/>
                  <w:left w:val="nil"/>
                  <w:bottom w:val="nil"/>
                  <w:right w:val="nil"/>
                </w:tcBorders>
                <w:shd w:val="clear" w:color="auto" w:fill="auto"/>
                <w:noWrap/>
                <w:vAlign w:val="bottom"/>
                <w:hideMark/>
              </w:tcPr>
            </w:tcPrChange>
          </w:tcPr>
          <w:p w14:paraId="111A40C2" w14:textId="77777777" w:rsidR="00EB106F" w:rsidRPr="00EB106F" w:rsidRDefault="00EB106F" w:rsidP="00EB106F">
            <w:pPr>
              <w:spacing w:after="0"/>
              <w:jc w:val="right"/>
              <w:rPr>
                <w:ins w:id="943" w:author="Nicol, Fabrice" w:date="2017-09-19T20:25:00Z"/>
                <w:rFonts w:ascii="Calibri" w:hAnsi="Calibri"/>
                <w:color w:val="000000"/>
                <w:sz w:val="22"/>
                <w:szCs w:val="22"/>
              </w:rPr>
            </w:pPr>
            <w:ins w:id="944" w:author="Nicol, Fabrice" w:date="2017-09-19T20:25:00Z">
              <w:r w:rsidRPr="00EB106F">
                <w:rPr>
                  <w:rFonts w:ascii="Calibri" w:hAnsi="Calibri"/>
                  <w:color w:val="000000"/>
                  <w:sz w:val="22"/>
                  <w:szCs w:val="22"/>
                </w:rPr>
                <w:t>10445</w:t>
              </w:r>
            </w:ins>
          </w:p>
        </w:tc>
        <w:tc>
          <w:tcPr>
            <w:tcW w:w="827" w:type="dxa"/>
            <w:shd w:val="clear" w:color="auto" w:fill="auto"/>
            <w:noWrap/>
            <w:vAlign w:val="bottom"/>
            <w:hideMark/>
            <w:tcPrChange w:id="945" w:author="Nicol, Fabrice" w:date="2017-09-19T20:26:00Z">
              <w:tcPr>
                <w:tcW w:w="1240" w:type="dxa"/>
                <w:tcBorders>
                  <w:top w:val="nil"/>
                  <w:left w:val="nil"/>
                  <w:bottom w:val="nil"/>
                  <w:right w:val="nil"/>
                </w:tcBorders>
                <w:shd w:val="clear" w:color="auto" w:fill="auto"/>
                <w:noWrap/>
                <w:vAlign w:val="bottom"/>
                <w:hideMark/>
              </w:tcPr>
            </w:tcPrChange>
          </w:tcPr>
          <w:p w14:paraId="373307D4" w14:textId="77777777" w:rsidR="00EB106F" w:rsidRPr="00EB106F" w:rsidRDefault="00EB106F" w:rsidP="00EB106F">
            <w:pPr>
              <w:spacing w:after="0"/>
              <w:jc w:val="right"/>
              <w:rPr>
                <w:ins w:id="946" w:author="Nicol, Fabrice" w:date="2017-09-19T20:25:00Z"/>
                <w:rFonts w:ascii="Calibri" w:hAnsi="Calibri"/>
                <w:color w:val="000000"/>
                <w:sz w:val="22"/>
                <w:szCs w:val="22"/>
              </w:rPr>
            </w:pPr>
            <w:ins w:id="947" w:author="Nicol, Fabrice" w:date="2017-09-19T20:25:00Z">
              <w:r w:rsidRPr="00EB106F">
                <w:rPr>
                  <w:rFonts w:ascii="Calibri" w:hAnsi="Calibri"/>
                  <w:color w:val="000000"/>
                  <w:sz w:val="22"/>
                  <w:szCs w:val="22"/>
                </w:rPr>
                <w:t>2012</w:t>
              </w:r>
            </w:ins>
          </w:p>
        </w:tc>
        <w:tc>
          <w:tcPr>
            <w:tcW w:w="691" w:type="dxa"/>
            <w:shd w:val="clear" w:color="auto" w:fill="auto"/>
            <w:noWrap/>
            <w:vAlign w:val="bottom"/>
            <w:hideMark/>
            <w:tcPrChange w:id="948" w:author="Nicol, Fabrice" w:date="2017-09-19T20:26:00Z">
              <w:tcPr>
                <w:tcW w:w="1240" w:type="dxa"/>
                <w:tcBorders>
                  <w:top w:val="nil"/>
                  <w:left w:val="nil"/>
                  <w:bottom w:val="nil"/>
                  <w:right w:val="nil"/>
                </w:tcBorders>
                <w:shd w:val="clear" w:color="auto" w:fill="auto"/>
                <w:noWrap/>
                <w:vAlign w:val="bottom"/>
                <w:hideMark/>
              </w:tcPr>
            </w:tcPrChange>
          </w:tcPr>
          <w:p w14:paraId="3BC01014" w14:textId="77777777" w:rsidR="00EB106F" w:rsidRPr="00EB106F" w:rsidRDefault="00EB106F" w:rsidP="00EB106F">
            <w:pPr>
              <w:spacing w:after="0"/>
              <w:jc w:val="right"/>
              <w:rPr>
                <w:ins w:id="949" w:author="Nicol, Fabrice" w:date="2017-09-19T20:25:00Z"/>
                <w:rFonts w:ascii="Calibri" w:hAnsi="Calibri"/>
                <w:color w:val="000000"/>
                <w:sz w:val="22"/>
                <w:szCs w:val="22"/>
              </w:rPr>
            </w:pPr>
            <w:ins w:id="950" w:author="Nicol, Fabrice" w:date="2017-09-19T20:25:00Z">
              <w:r w:rsidRPr="00EB106F">
                <w:rPr>
                  <w:rFonts w:ascii="Calibri" w:hAnsi="Calibri"/>
                  <w:color w:val="000000"/>
                  <w:sz w:val="22"/>
                  <w:szCs w:val="22"/>
                </w:rPr>
                <w:t>3</w:t>
              </w:r>
            </w:ins>
          </w:p>
        </w:tc>
        <w:tc>
          <w:tcPr>
            <w:tcW w:w="708" w:type="dxa"/>
            <w:shd w:val="clear" w:color="auto" w:fill="auto"/>
            <w:noWrap/>
            <w:vAlign w:val="bottom"/>
            <w:hideMark/>
            <w:tcPrChange w:id="951" w:author="Nicol, Fabrice" w:date="2017-09-19T20:26:00Z">
              <w:tcPr>
                <w:tcW w:w="1240" w:type="dxa"/>
                <w:tcBorders>
                  <w:top w:val="nil"/>
                  <w:left w:val="nil"/>
                  <w:bottom w:val="nil"/>
                  <w:right w:val="nil"/>
                </w:tcBorders>
                <w:shd w:val="clear" w:color="auto" w:fill="auto"/>
                <w:noWrap/>
                <w:vAlign w:val="bottom"/>
                <w:hideMark/>
              </w:tcPr>
            </w:tcPrChange>
          </w:tcPr>
          <w:p w14:paraId="5235B4B8" w14:textId="77777777" w:rsidR="00EB106F" w:rsidRPr="00EB106F" w:rsidRDefault="00EB106F" w:rsidP="00EB106F">
            <w:pPr>
              <w:spacing w:after="0"/>
              <w:jc w:val="right"/>
              <w:rPr>
                <w:ins w:id="952" w:author="Nicol, Fabrice" w:date="2017-09-19T20:25:00Z"/>
                <w:rFonts w:ascii="Calibri" w:hAnsi="Calibri"/>
                <w:color w:val="000000"/>
                <w:sz w:val="22"/>
                <w:szCs w:val="22"/>
              </w:rPr>
            </w:pPr>
            <w:ins w:id="953" w:author="Nicol, Fabrice" w:date="2017-09-19T20:25:00Z">
              <w:r w:rsidRPr="00EB106F">
                <w:rPr>
                  <w:rFonts w:ascii="Calibri" w:hAnsi="Calibri"/>
                  <w:color w:val="000000"/>
                  <w:sz w:val="22"/>
                  <w:szCs w:val="22"/>
                </w:rPr>
                <w:t>4040</w:t>
              </w:r>
            </w:ins>
          </w:p>
        </w:tc>
        <w:tc>
          <w:tcPr>
            <w:tcW w:w="3352" w:type="dxa"/>
            <w:shd w:val="clear" w:color="auto" w:fill="auto"/>
            <w:noWrap/>
            <w:vAlign w:val="bottom"/>
            <w:hideMark/>
            <w:tcPrChange w:id="954" w:author="Nicol, Fabrice" w:date="2017-09-19T20:26:00Z">
              <w:tcPr>
                <w:tcW w:w="3132" w:type="dxa"/>
                <w:tcBorders>
                  <w:top w:val="nil"/>
                  <w:left w:val="nil"/>
                  <w:bottom w:val="nil"/>
                  <w:right w:val="nil"/>
                </w:tcBorders>
                <w:shd w:val="clear" w:color="auto" w:fill="auto"/>
                <w:noWrap/>
                <w:vAlign w:val="bottom"/>
                <w:hideMark/>
              </w:tcPr>
            </w:tcPrChange>
          </w:tcPr>
          <w:p w14:paraId="7162CE6F" w14:textId="77777777" w:rsidR="00EB106F" w:rsidRPr="00EB106F" w:rsidRDefault="00EB106F" w:rsidP="00EB106F">
            <w:pPr>
              <w:spacing w:after="0"/>
              <w:jc w:val="left"/>
              <w:rPr>
                <w:ins w:id="955" w:author="Nicol, Fabrice" w:date="2017-09-19T20:25:00Z"/>
                <w:rFonts w:ascii="Calibri" w:hAnsi="Calibri"/>
                <w:color w:val="000000"/>
                <w:sz w:val="22"/>
                <w:szCs w:val="22"/>
              </w:rPr>
            </w:pPr>
            <w:ins w:id="956" w:author="Nicol, Fabrice" w:date="2017-09-19T20:25:00Z">
              <w:r w:rsidRPr="00EB106F">
                <w:rPr>
                  <w:rFonts w:ascii="Calibri" w:hAnsi="Calibri"/>
                  <w:color w:val="000000"/>
                  <w:sz w:val="22"/>
                  <w:szCs w:val="22"/>
                </w:rPr>
                <w:t>IND. ASTREINTE SEM. FIL TECH.</w:t>
              </w:r>
            </w:ins>
          </w:p>
        </w:tc>
        <w:tc>
          <w:tcPr>
            <w:tcW w:w="682" w:type="dxa"/>
            <w:shd w:val="clear" w:color="auto" w:fill="auto"/>
            <w:noWrap/>
            <w:vAlign w:val="bottom"/>
            <w:hideMark/>
            <w:tcPrChange w:id="957" w:author="Nicol, Fabrice" w:date="2017-09-19T20:26:00Z">
              <w:tcPr>
                <w:tcW w:w="1240" w:type="dxa"/>
                <w:tcBorders>
                  <w:top w:val="nil"/>
                  <w:left w:val="nil"/>
                  <w:bottom w:val="nil"/>
                  <w:right w:val="nil"/>
                </w:tcBorders>
                <w:shd w:val="clear" w:color="auto" w:fill="auto"/>
                <w:noWrap/>
                <w:vAlign w:val="bottom"/>
                <w:hideMark/>
              </w:tcPr>
            </w:tcPrChange>
          </w:tcPr>
          <w:p w14:paraId="76965F1F" w14:textId="77777777" w:rsidR="00EB106F" w:rsidRPr="00EB106F" w:rsidRDefault="00EB106F" w:rsidP="00EB106F">
            <w:pPr>
              <w:spacing w:after="0"/>
              <w:jc w:val="left"/>
              <w:rPr>
                <w:ins w:id="958" w:author="Nicol, Fabrice" w:date="2017-09-19T20:25:00Z"/>
                <w:rFonts w:ascii="Calibri" w:hAnsi="Calibri"/>
                <w:color w:val="000000"/>
                <w:sz w:val="22"/>
                <w:szCs w:val="22"/>
              </w:rPr>
            </w:pPr>
            <w:ins w:id="959" w:author="Nicol, Fabrice" w:date="2017-09-19T20:25:00Z">
              <w:r w:rsidRPr="00EB106F">
                <w:rPr>
                  <w:rFonts w:ascii="Calibri" w:hAnsi="Calibri"/>
                  <w:color w:val="000000"/>
                  <w:sz w:val="22"/>
                  <w:szCs w:val="22"/>
                </w:rPr>
                <w:t>R</w:t>
              </w:r>
            </w:ins>
          </w:p>
        </w:tc>
        <w:tc>
          <w:tcPr>
            <w:tcW w:w="1038" w:type="dxa"/>
            <w:shd w:val="clear" w:color="auto" w:fill="auto"/>
            <w:noWrap/>
            <w:vAlign w:val="bottom"/>
            <w:hideMark/>
            <w:tcPrChange w:id="960" w:author="Nicol, Fabrice" w:date="2017-09-19T20:26:00Z">
              <w:tcPr>
                <w:tcW w:w="1240" w:type="dxa"/>
                <w:tcBorders>
                  <w:top w:val="nil"/>
                  <w:left w:val="nil"/>
                  <w:bottom w:val="nil"/>
                  <w:right w:val="nil"/>
                </w:tcBorders>
                <w:shd w:val="clear" w:color="auto" w:fill="auto"/>
                <w:noWrap/>
                <w:vAlign w:val="bottom"/>
                <w:hideMark/>
              </w:tcPr>
            </w:tcPrChange>
          </w:tcPr>
          <w:p w14:paraId="01CC308F" w14:textId="77777777" w:rsidR="00EB106F" w:rsidRPr="00EB106F" w:rsidRDefault="00EB106F" w:rsidP="00EB106F">
            <w:pPr>
              <w:spacing w:after="0"/>
              <w:jc w:val="right"/>
              <w:rPr>
                <w:ins w:id="961" w:author="Nicol, Fabrice" w:date="2017-09-19T20:25:00Z"/>
                <w:rFonts w:ascii="Calibri" w:hAnsi="Calibri"/>
                <w:color w:val="000000"/>
                <w:sz w:val="22"/>
                <w:szCs w:val="22"/>
              </w:rPr>
            </w:pPr>
            <w:ins w:id="962" w:author="Nicol, Fabrice" w:date="2017-09-19T20:25:00Z">
              <w:r w:rsidRPr="00EB106F">
                <w:rPr>
                  <w:rFonts w:ascii="Calibri" w:hAnsi="Calibri"/>
                  <w:color w:val="000000"/>
                  <w:sz w:val="22"/>
                  <w:szCs w:val="22"/>
                </w:rPr>
                <w:t>224,22</w:t>
              </w:r>
            </w:ins>
          </w:p>
        </w:tc>
      </w:tr>
      <w:tr w:rsidR="00EB106F" w:rsidRPr="00EB106F" w14:paraId="786950C8" w14:textId="77777777" w:rsidTr="00211559">
        <w:trPr>
          <w:trHeight w:val="288"/>
          <w:ins w:id="963" w:author="Nicol, Fabrice" w:date="2017-09-19T20:25:00Z"/>
          <w:trPrChange w:id="964" w:author="Nicol, Fabrice" w:date="2017-09-19T20:26:00Z">
            <w:trPr>
              <w:trHeight w:val="288"/>
            </w:trPr>
          </w:trPrChange>
        </w:trPr>
        <w:tc>
          <w:tcPr>
            <w:tcW w:w="1113" w:type="dxa"/>
            <w:shd w:val="clear" w:color="auto" w:fill="auto"/>
            <w:noWrap/>
            <w:vAlign w:val="bottom"/>
            <w:hideMark/>
            <w:tcPrChange w:id="965" w:author="Nicol, Fabrice" w:date="2017-09-19T20:26:00Z">
              <w:tcPr>
                <w:tcW w:w="1240" w:type="dxa"/>
                <w:tcBorders>
                  <w:top w:val="nil"/>
                  <w:left w:val="nil"/>
                  <w:bottom w:val="nil"/>
                  <w:right w:val="nil"/>
                </w:tcBorders>
                <w:shd w:val="clear" w:color="auto" w:fill="auto"/>
                <w:noWrap/>
                <w:vAlign w:val="bottom"/>
                <w:hideMark/>
              </w:tcPr>
            </w:tcPrChange>
          </w:tcPr>
          <w:p w14:paraId="0280B960" w14:textId="77777777" w:rsidR="00EB106F" w:rsidRPr="00EB106F" w:rsidRDefault="00EB106F" w:rsidP="00EB106F">
            <w:pPr>
              <w:spacing w:after="0"/>
              <w:jc w:val="right"/>
              <w:rPr>
                <w:ins w:id="966" w:author="Nicol, Fabrice" w:date="2017-09-19T20:25:00Z"/>
                <w:rFonts w:ascii="Calibri" w:hAnsi="Calibri"/>
                <w:color w:val="000000"/>
                <w:sz w:val="22"/>
                <w:szCs w:val="22"/>
              </w:rPr>
            </w:pPr>
            <w:ins w:id="967" w:author="Nicol, Fabrice" w:date="2017-09-19T20:25:00Z">
              <w:r w:rsidRPr="00EB106F">
                <w:rPr>
                  <w:rFonts w:ascii="Calibri" w:hAnsi="Calibri"/>
                  <w:color w:val="000000"/>
                  <w:sz w:val="22"/>
                  <w:szCs w:val="22"/>
                </w:rPr>
                <w:t>10445</w:t>
              </w:r>
            </w:ins>
          </w:p>
        </w:tc>
        <w:tc>
          <w:tcPr>
            <w:tcW w:w="827" w:type="dxa"/>
            <w:shd w:val="clear" w:color="auto" w:fill="auto"/>
            <w:noWrap/>
            <w:vAlign w:val="bottom"/>
            <w:hideMark/>
            <w:tcPrChange w:id="968" w:author="Nicol, Fabrice" w:date="2017-09-19T20:26:00Z">
              <w:tcPr>
                <w:tcW w:w="1240" w:type="dxa"/>
                <w:tcBorders>
                  <w:top w:val="nil"/>
                  <w:left w:val="nil"/>
                  <w:bottom w:val="nil"/>
                  <w:right w:val="nil"/>
                </w:tcBorders>
                <w:shd w:val="clear" w:color="auto" w:fill="auto"/>
                <w:noWrap/>
                <w:vAlign w:val="bottom"/>
                <w:hideMark/>
              </w:tcPr>
            </w:tcPrChange>
          </w:tcPr>
          <w:p w14:paraId="1F5454B8" w14:textId="77777777" w:rsidR="00EB106F" w:rsidRPr="00EB106F" w:rsidRDefault="00EB106F" w:rsidP="00EB106F">
            <w:pPr>
              <w:spacing w:after="0"/>
              <w:jc w:val="right"/>
              <w:rPr>
                <w:ins w:id="969" w:author="Nicol, Fabrice" w:date="2017-09-19T20:25:00Z"/>
                <w:rFonts w:ascii="Calibri" w:hAnsi="Calibri"/>
                <w:color w:val="000000"/>
                <w:sz w:val="22"/>
                <w:szCs w:val="22"/>
              </w:rPr>
            </w:pPr>
            <w:ins w:id="970" w:author="Nicol, Fabrice" w:date="2017-09-19T20:25:00Z">
              <w:r w:rsidRPr="00EB106F">
                <w:rPr>
                  <w:rFonts w:ascii="Calibri" w:hAnsi="Calibri"/>
                  <w:color w:val="000000"/>
                  <w:sz w:val="22"/>
                  <w:szCs w:val="22"/>
                </w:rPr>
                <w:t>2012</w:t>
              </w:r>
            </w:ins>
          </w:p>
        </w:tc>
        <w:tc>
          <w:tcPr>
            <w:tcW w:w="691" w:type="dxa"/>
            <w:shd w:val="clear" w:color="auto" w:fill="auto"/>
            <w:noWrap/>
            <w:vAlign w:val="bottom"/>
            <w:hideMark/>
            <w:tcPrChange w:id="971" w:author="Nicol, Fabrice" w:date="2017-09-19T20:26:00Z">
              <w:tcPr>
                <w:tcW w:w="1240" w:type="dxa"/>
                <w:tcBorders>
                  <w:top w:val="nil"/>
                  <w:left w:val="nil"/>
                  <w:bottom w:val="nil"/>
                  <w:right w:val="nil"/>
                </w:tcBorders>
                <w:shd w:val="clear" w:color="auto" w:fill="auto"/>
                <w:noWrap/>
                <w:vAlign w:val="bottom"/>
                <w:hideMark/>
              </w:tcPr>
            </w:tcPrChange>
          </w:tcPr>
          <w:p w14:paraId="0142DD35" w14:textId="77777777" w:rsidR="00EB106F" w:rsidRPr="00EB106F" w:rsidRDefault="00EB106F" w:rsidP="00EB106F">
            <w:pPr>
              <w:spacing w:after="0"/>
              <w:jc w:val="right"/>
              <w:rPr>
                <w:ins w:id="972" w:author="Nicol, Fabrice" w:date="2017-09-19T20:25:00Z"/>
                <w:rFonts w:ascii="Calibri" w:hAnsi="Calibri"/>
                <w:color w:val="000000"/>
                <w:sz w:val="22"/>
                <w:szCs w:val="22"/>
              </w:rPr>
            </w:pPr>
            <w:ins w:id="973" w:author="Nicol, Fabrice" w:date="2017-09-19T20:25:00Z">
              <w:r w:rsidRPr="00EB106F">
                <w:rPr>
                  <w:rFonts w:ascii="Calibri" w:hAnsi="Calibri"/>
                  <w:color w:val="000000"/>
                  <w:sz w:val="22"/>
                  <w:szCs w:val="22"/>
                </w:rPr>
                <w:t>3</w:t>
              </w:r>
            </w:ins>
          </w:p>
        </w:tc>
        <w:tc>
          <w:tcPr>
            <w:tcW w:w="708" w:type="dxa"/>
            <w:shd w:val="clear" w:color="auto" w:fill="auto"/>
            <w:noWrap/>
            <w:vAlign w:val="bottom"/>
            <w:hideMark/>
            <w:tcPrChange w:id="974" w:author="Nicol, Fabrice" w:date="2017-09-19T20:26:00Z">
              <w:tcPr>
                <w:tcW w:w="1240" w:type="dxa"/>
                <w:tcBorders>
                  <w:top w:val="nil"/>
                  <w:left w:val="nil"/>
                  <w:bottom w:val="nil"/>
                  <w:right w:val="nil"/>
                </w:tcBorders>
                <w:shd w:val="clear" w:color="auto" w:fill="auto"/>
                <w:noWrap/>
                <w:vAlign w:val="bottom"/>
                <w:hideMark/>
              </w:tcPr>
            </w:tcPrChange>
          </w:tcPr>
          <w:p w14:paraId="7D2CF3DF" w14:textId="77777777" w:rsidR="00EB106F" w:rsidRPr="00EB106F" w:rsidRDefault="00EB106F" w:rsidP="00EB106F">
            <w:pPr>
              <w:spacing w:after="0"/>
              <w:jc w:val="right"/>
              <w:rPr>
                <w:ins w:id="975" w:author="Nicol, Fabrice" w:date="2017-09-19T20:25:00Z"/>
                <w:rFonts w:ascii="Calibri" w:hAnsi="Calibri"/>
                <w:color w:val="000000"/>
                <w:sz w:val="22"/>
                <w:szCs w:val="22"/>
              </w:rPr>
            </w:pPr>
            <w:ins w:id="976" w:author="Nicol, Fabrice" w:date="2017-09-19T20:25:00Z">
              <w:r w:rsidRPr="00EB106F">
                <w:rPr>
                  <w:rFonts w:ascii="Calibri" w:hAnsi="Calibri"/>
                  <w:color w:val="000000"/>
                  <w:sz w:val="22"/>
                  <w:szCs w:val="22"/>
                </w:rPr>
                <w:t>4070</w:t>
              </w:r>
            </w:ins>
          </w:p>
        </w:tc>
        <w:tc>
          <w:tcPr>
            <w:tcW w:w="3352" w:type="dxa"/>
            <w:shd w:val="clear" w:color="auto" w:fill="auto"/>
            <w:noWrap/>
            <w:vAlign w:val="bottom"/>
            <w:hideMark/>
            <w:tcPrChange w:id="977" w:author="Nicol, Fabrice" w:date="2017-09-19T20:26:00Z">
              <w:tcPr>
                <w:tcW w:w="3132" w:type="dxa"/>
                <w:tcBorders>
                  <w:top w:val="nil"/>
                  <w:left w:val="nil"/>
                  <w:bottom w:val="nil"/>
                  <w:right w:val="nil"/>
                </w:tcBorders>
                <w:shd w:val="clear" w:color="auto" w:fill="auto"/>
                <w:noWrap/>
                <w:vAlign w:val="bottom"/>
                <w:hideMark/>
              </w:tcPr>
            </w:tcPrChange>
          </w:tcPr>
          <w:p w14:paraId="4094A601" w14:textId="77777777" w:rsidR="00EB106F" w:rsidRPr="00EB106F" w:rsidRDefault="00EB106F" w:rsidP="00EB106F">
            <w:pPr>
              <w:spacing w:after="0"/>
              <w:jc w:val="left"/>
              <w:rPr>
                <w:ins w:id="978" w:author="Nicol, Fabrice" w:date="2017-09-19T20:25:00Z"/>
                <w:rFonts w:ascii="Calibri" w:hAnsi="Calibri"/>
                <w:color w:val="000000"/>
                <w:sz w:val="22"/>
                <w:szCs w:val="22"/>
              </w:rPr>
            </w:pPr>
            <w:ins w:id="979" w:author="Nicol, Fabrice" w:date="2017-09-19T20:25:00Z">
              <w:r w:rsidRPr="00EB106F">
                <w:rPr>
                  <w:rFonts w:ascii="Calibri" w:hAnsi="Calibri"/>
                  <w:color w:val="000000"/>
                  <w:sz w:val="22"/>
                  <w:szCs w:val="22"/>
                </w:rPr>
                <w:t>IND. ASTREINTE JOUR SAMEDI</w:t>
              </w:r>
            </w:ins>
          </w:p>
        </w:tc>
        <w:tc>
          <w:tcPr>
            <w:tcW w:w="682" w:type="dxa"/>
            <w:shd w:val="clear" w:color="auto" w:fill="auto"/>
            <w:noWrap/>
            <w:vAlign w:val="bottom"/>
            <w:hideMark/>
            <w:tcPrChange w:id="980" w:author="Nicol, Fabrice" w:date="2017-09-19T20:26:00Z">
              <w:tcPr>
                <w:tcW w:w="1240" w:type="dxa"/>
                <w:tcBorders>
                  <w:top w:val="nil"/>
                  <w:left w:val="nil"/>
                  <w:bottom w:val="nil"/>
                  <w:right w:val="nil"/>
                </w:tcBorders>
                <w:shd w:val="clear" w:color="auto" w:fill="auto"/>
                <w:noWrap/>
                <w:vAlign w:val="bottom"/>
                <w:hideMark/>
              </w:tcPr>
            </w:tcPrChange>
          </w:tcPr>
          <w:p w14:paraId="21B13A46" w14:textId="77777777" w:rsidR="00EB106F" w:rsidRPr="00EB106F" w:rsidRDefault="00EB106F" w:rsidP="00EB106F">
            <w:pPr>
              <w:spacing w:after="0"/>
              <w:jc w:val="left"/>
              <w:rPr>
                <w:ins w:id="981" w:author="Nicol, Fabrice" w:date="2017-09-19T20:25:00Z"/>
                <w:rFonts w:ascii="Calibri" w:hAnsi="Calibri"/>
                <w:color w:val="000000"/>
                <w:sz w:val="22"/>
                <w:szCs w:val="22"/>
              </w:rPr>
            </w:pPr>
            <w:ins w:id="982" w:author="Nicol, Fabrice" w:date="2017-09-19T20:25:00Z">
              <w:r w:rsidRPr="00EB106F">
                <w:rPr>
                  <w:rFonts w:ascii="Calibri" w:hAnsi="Calibri"/>
                  <w:color w:val="000000"/>
                  <w:sz w:val="22"/>
                  <w:szCs w:val="22"/>
                </w:rPr>
                <w:t>R</w:t>
              </w:r>
            </w:ins>
          </w:p>
        </w:tc>
        <w:tc>
          <w:tcPr>
            <w:tcW w:w="1038" w:type="dxa"/>
            <w:shd w:val="clear" w:color="auto" w:fill="auto"/>
            <w:noWrap/>
            <w:vAlign w:val="bottom"/>
            <w:hideMark/>
            <w:tcPrChange w:id="983" w:author="Nicol, Fabrice" w:date="2017-09-19T20:26:00Z">
              <w:tcPr>
                <w:tcW w:w="1240" w:type="dxa"/>
                <w:tcBorders>
                  <w:top w:val="nil"/>
                  <w:left w:val="nil"/>
                  <w:bottom w:val="nil"/>
                  <w:right w:val="nil"/>
                </w:tcBorders>
                <w:shd w:val="clear" w:color="auto" w:fill="auto"/>
                <w:noWrap/>
                <w:vAlign w:val="bottom"/>
                <w:hideMark/>
              </w:tcPr>
            </w:tcPrChange>
          </w:tcPr>
          <w:p w14:paraId="271554F7" w14:textId="77777777" w:rsidR="00EB106F" w:rsidRPr="00EB106F" w:rsidRDefault="00EB106F" w:rsidP="00EB106F">
            <w:pPr>
              <w:spacing w:after="0"/>
              <w:jc w:val="right"/>
              <w:rPr>
                <w:ins w:id="984" w:author="Nicol, Fabrice" w:date="2017-09-19T20:25:00Z"/>
                <w:rFonts w:ascii="Calibri" w:hAnsi="Calibri"/>
                <w:color w:val="000000"/>
                <w:sz w:val="22"/>
                <w:szCs w:val="22"/>
              </w:rPr>
            </w:pPr>
            <w:ins w:id="985" w:author="Nicol, Fabrice" w:date="2017-09-19T20:25:00Z">
              <w:r w:rsidRPr="00EB106F">
                <w:rPr>
                  <w:rFonts w:ascii="Calibri" w:hAnsi="Calibri"/>
                  <w:color w:val="000000"/>
                  <w:sz w:val="22"/>
                  <w:szCs w:val="22"/>
                </w:rPr>
                <w:t>52,28</w:t>
              </w:r>
            </w:ins>
          </w:p>
        </w:tc>
      </w:tr>
      <w:tr w:rsidR="00EB106F" w:rsidRPr="00EB106F" w14:paraId="19AD01D3" w14:textId="77777777" w:rsidTr="00211559">
        <w:trPr>
          <w:trHeight w:val="288"/>
          <w:ins w:id="986" w:author="Nicol, Fabrice" w:date="2017-09-19T20:25:00Z"/>
          <w:trPrChange w:id="987" w:author="Nicol, Fabrice" w:date="2017-09-19T20:26:00Z">
            <w:trPr>
              <w:trHeight w:val="288"/>
            </w:trPr>
          </w:trPrChange>
        </w:trPr>
        <w:tc>
          <w:tcPr>
            <w:tcW w:w="1113" w:type="dxa"/>
            <w:shd w:val="clear" w:color="auto" w:fill="auto"/>
            <w:noWrap/>
            <w:vAlign w:val="bottom"/>
            <w:hideMark/>
            <w:tcPrChange w:id="988" w:author="Nicol, Fabrice" w:date="2017-09-19T20:26:00Z">
              <w:tcPr>
                <w:tcW w:w="1240" w:type="dxa"/>
                <w:tcBorders>
                  <w:top w:val="nil"/>
                  <w:left w:val="nil"/>
                  <w:bottom w:val="nil"/>
                  <w:right w:val="nil"/>
                </w:tcBorders>
                <w:shd w:val="clear" w:color="auto" w:fill="auto"/>
                <w:noWrap/>
                <w:vAlign w:val="bottom"/>
                <w:hideMark/>
              </w:tcPr>
            </w:tcPrChange>
          </w:tcPr>
          <w:p w14:paraId="7B4D0CAD" w14:textId="77777777" w:rsidR="00EB106F" w:rsidRPr="00EB106F" w:rsidRDefault="00EB106F" w:rsidP="00EB106F">
            <w:pPr>
              <w:spacing w:after="0"/>
              <w:jc w:val="right"/>
              <w:rPr>
                <w:ins w:id="989" w:author="Nicol, Fabrice" w:date="2017-09-19T20:25:00Z"/>
                <w:rFonts w:ascii="Calibri" w:hAnsi="Calibri"/>
                <w:color w:val="000000"/>
                <w:sz w:val="22"/>
                <w:szCs w:val="22"/>
              </w:rPr>
            </w:pPr>
            <w:ins w:id="990" w:author="Nicol, Fabrice" w:date="2017-09-19T20:25:00Z">
              <w:r w:rsidRPr="00EB106F">
                <w:rPr>
                  <w:rFonts w:ascii="Calibri" w:hAnsi="Calibri"/>
                  <w:color w:val="000000"/>
                  <w:sz w:val="22"/>
                  <w:szCs w:val="22"/>
                </w:rPr>
                <w:t>10445</w:t>
              </w:r>
            </w:ins>
          </w:p>
        </w:tc>
        <w:tc>
          <w:tcPr>
            <w:tcW w:w="827" w:type="dxa"/>
            <w:shd w:val="clear" w:color="auto" w:fill="auto"/>
            <w:noWrap/>
            <w:vAlign w:val="bottom"/>
            <w:hideMark/>
            <w:tcPrChange w:id="991" w:author="Nicol, Fabrice" w:date="2017-09-19T20:26:00Z">
              <w:tcPr>
                <w:tcW w:w="1240" w:type="dxa"/>
                <w:tcBorders>
                  <w:top w:val="nil"/>
                  <w:left w:val="nil"/>
                  <w:bottom w:val="nil"/>
                  <w:right w:val="nil"/>
                </w:tcBorders>
                <w:shd w:val="clear" w:color="auto" w:fill="auto"/>
                <w:noWrap/>
                <w:vAlign w:val="bottom"/>
                <w:hideMark/>
              </w:tcPr>
            </w:tcPrChange>
          </w:tcPr>
          <w:p w14:paraId="55EC4B26" w14:textId="77777777" w:rsidR="00EB106F" w:rsidRPr="00EB106F" w:rsidRDefault="00EB106F" w:rsidP="00EB106F">
            <w:pPr>
              <w:spacing w:after="0"/>
              <w:jc w:val="right"/>
              <w:rPr>
                <w:ins w:id="992" w:author="Nicol, Fabrice" w:date="2017-09-19T20:25:00Z"/>
                <w:rFonts w:ascii="Calibri" w:hAnsi="Calibri"/>
                <w:color w:val="000000"/>
                <w:sz w:val="22"/>
                <w:szCs w:val="22"/>
              </w:rPr>
            </w:pPr>
            <w:ins w:id="993" w:author="Nicol, Fabrice" w:date="2017-09-19T20:25:00Z">
              <w:r w:rsidRPr="00EB106F">
                <w:rPr>
                  <w:rFonts w:ascii="Calibri" w:hAnsi="Calibri"/>
                  <w:color w:val="000000"/>
                  <w:sz w:val="22"/>
                  <w:szCs w:val="22"/>
                </w:rPr>
                <w:t>2012</w:t>
              </w:r>
            </w:ins>
          </w:p>
        </w:tc>
        <w:tc>
          <w:tcPr>
            <w:tcW w:w="691" w:type="dxa"/>
            <w:shd w:val="clear" w:color="auto" w:fill="auto"/>
            <w:noWrap/>
            <w:vAlign w:val="bottom"/>
            <w:hideMark/>
            <w:tcPrChange w:id="994" w:author="Nicol, Fabrice" w:date="2017-09-19T20:26:00Z">
              <w:tcPr>
                <w:tcW w:w="1240" w:type="dxa"/>
                <w:tcBorders>
                  <w:top w:val="nil"/>
                  <w:left w:val="nil"/>
                  <w:bottom w:val="nil"/>
                  <w:right w:val="nil"/>
                </w:tcBorders>
                <w:shd w:val="clear" w:color="auto" w:fill="auto"/>
                <w:noWrap/>
                <w:vAlign w:val="bottom"/>
                <w:hideMark/>
              </w:tcPr>
            </w:tcPrChange>
          </w:tcPr>
          <w:p w14:paraId="650BC5D9" w14:textId="77777777" w:rsidR="00EB106F" w:rsidRPr="00EB106F" w:rsidRDefault="00EB106F" w:rsidP="00EB106F">
            <w:pPr>
              <w:spacing w:after="0"/>
              <w:jc w:val="right"/>
              <w:rPr>
                <w:ins w:id="995" w:author="Nicol, Fabrice" w:date="2017-09-19T20:25:00Z"/>
                <w:rFonts w:ascii="Calibri" w:hAnsi="Calibri"/>
                <w:color w:val="000000"/>
                <w:sz w:val="22"/>
                <w:szCs w:val="22"/>
              </w:rPr>
            </w:pPr>
            <w:ins w:id="996" w:author="Nicol, Fabrice" w:date="2017-09-19T20:25:00Z">
              <w:r w:rsidRPr="00EB106F">
                <w:rPr>
                  <w:rFonts w:ascii="Calibri" w:hAnsi="Calibri"/>
                  <w:color w:val="000000"/>
                  <w:sz w:val="22"/>
                  <w:szCs w:val="22"/>
                </w:rPr>
                <w:t>3</w:t>
              </w:r>
            </w:ins>
          </w:p>
        </w:tc>
        <w:tc>
          <w:tcPr>
            <w:tcW w:w="708" w:type="dxa"/>
            <w:shd w:val="clear" w:color="auto" w:fill="auto"/>
            <w:noWrap/>
            <w:vAlign w:val="bottom"/>
            <w:hideMark/>
            <w:tcPrChange w:id="997" w:author="Nicol, Fabrice" w:date="2017-09-19T20:26:00Z">
              <w:tcPr>
                <w:tcW w:w="1240" w:type="dxa"/>
                <w:tcBorders>
                  <w:top w:val="nil"/>
                  <w:left w:val="nil"/>
                  <w:bottom w:val="nil"/>
                  <w:right w:val="nil"/>
                </w:tcBorders>
                <w:shd w:val="clear" w:color="auto" w:fill="auto"/>
                <w:noWrap/>
                <w:vAlign w:val="bottom"/>
                <w:hideMark/>
              </w:tcPr>
            </w:tcPrChange>
          </w:tcPr>
          <w:p w14:paraId="0FB1F5E5" w14:textId="77777777" w:rsidR="00EB106F" w:rsidRPr="00EB106F" w:rsidRDefault="00EB106F" w:rsidP="00EB106F">
            <w:pPr>
              <w:spacing w:after="0"/>
              <w:jc w:val="right"/>
              <w:rPr>
                <w:ins w:id="998" w:author="Nicol, Fabrice" w:date="2017-09-19T20:25:00Z"/>
                <w:rFonts w:ascii="Calibri" w:hAnsi="Calibri"/>
                <w:color w:val="000000"/>
                <w:sz w:val="22"/>
                <w:szCs w:val="22"/>
              </w:rPr>
            </w:pPr>
            <w:ins w:id="999" w:author="Nicol, Fabrice" w:date="2017-09-19T20:25:00Z">
              <w:r w:rsidRPr="00EB106F">
                <w:rPr>
                  <w:rFonts w:ascii="Calibri" w:hAnsi="Calibri"/>
                  <w:color w:val="000000"/>
                  <w:sz w:val="22"/>
                  <w:szCs w:val="22"/>
                </w:rPr>
                <w:t>4075</w:t>
              </w:r>
            </w:ins>
          </w:p>
        </w:tc>
        <w:tc>
          <w:tcPr>
            <w:tcW w:w="3352" w:type="dxa"/>
            <w:shd w:val="clear" w:color="auto" w:fill="auto"/>
            <w:noWrap/>
            <w:vAlign w:val="bottom"/>
            <w:hideMark/>
            <w:tcPrChange w:id="1000" w:author="Nicol, Fabrice" w:date="2017-09-19T20:26:00Z">
              <w:tcPr>
                <w:tcW w:w="3132" w:type="dxa"/>
                <w:tcBorders>
                  <w:top w:val="nil"/>
                  <w:left w:val="nil"/>
                  <w:bottom w:val="nil"/>
                  <w:right w:val="nil"/>
                </w:tcBorders>
                <w:shd w:val="clear" w:color="auto" w:fill="auto"/>
                <w:noWrap/>
                <w:vAlign w:val="bottom"/>
                <w:hideMark/>
              </w:tcPr>
            </w:tcPrChange>
          </w:tcPr>
          <w:p w14:paraId="3933006C" w14:textId="77777777" w:rsidR="00EB106F" w:rsidRPr="00EB106F" w:rsidRDefault="00EB106F" w:rsidP="00EB106F">
            <w:pPr>
              <w:spacing w:after="0"/>
              <w:jc w:val="left"/>
              <w:rPr>
                <w:ins w:id="1001" w:author="Nicol, Fabrice" w:date="2017-09-19T20:25:00Z"/>
                <w:rFonts w:ascii="Calibri" w:hAnsi="Calibri"/>
                <w:color w:val="000000"/>
                <w:sz w:val="22"/>
                <w:szCs w:val="22"/>
              </w:rPr>
            </w:pPr>
            <w:ins w:id="1002" w:author="Nicol, Fabrice" w:date="2017-09-19T20:25:00Z">
              <w:r w:rsidRPr="00EB106F">
                <w:rPr>
                  <w:rFonts w:ascii="Calibri" w:hAnsi="Calibri"/>
                  <w:color w:val="000000"/>
                  <w:sz w:val="22"/>
                  <w:szCs w:val="22"/>
                </w:rPr>
                <w:t>IND ASTR NUIT SEM FRACTIONNEE</w:t>
              </w:r>
            </w:ins>
          </w:p>
        </w:tc>
        <w:tc>
          <w:tcPr>
            <w:tcW w:w="682" w:type="dxa"/>
            <w:shd w:val="clear" w:color="auto" w:fill="auto"/>
            <w:noWrap/>
            <w:vAlign w:val="bottom"/>
            <w:hideMark/>
            <w:tcPrChange w:id="1003" w:author="Nicol, Fabrice" w:date="2017-09-19T20:26:00Z">
              <w:tcPr>
                <w:tcW w:w="1240" w:type="dxa"/>
                <w:tcBorders>
                  <w:top w:val="nil"/>
                  <w:left w:val="nil"/>
                  <w:bottom w:val="nil"/>
                  <w:right w:val="nil"/>
                </w:tcBorders>
                <w:shd w:val="clear" w:color="auto" w:fill="auto"/>
                <w:noWrap/>
                <w:vAlign w:val="bottom"/>
                <w:hideMark/>
              </w:tcPr>
            </w:tcPrChange>
          </w:tcPr>
          <w:p w14:paraId="74A40BD8" w14:textId="77777777" w:rsidR="00EB106F" w:rsidRPr="00EB106F" w:rsidRDefault="00EB106F" w:rsidP="00EB106F">
            <w:pPr>
              <w:spacing w:after="0"/>
              <w:jc w:val="left"/>
              <w:rPr>
                <w:ins w:id="1004" w:author="Nicol, Fabrice" w:date="2017-09-19T20:25:00Z"/>
                <w:rFonts w:ascii="Calibri" w:hAnsi="Calibri"/>
                <w:color w:val="000000"/>
                <w:sz w:val="22"/>
                <w:szCs w:val="22"/>
              </w:rPr>
            </w:pPr>
            <w:ins w:id="1005" w:author="Nicol, Fabrice" w:date="2017-09-19T20:25:00Z">
              <w:r w:rsidRPr="00EB106F">
                <w:rPr>
                  <w:rFonts w:ascii="Calibri" w:hAnsi="Calibri"/>
                  <w:color w:val="000000"/>
                  <w:sz w:val="22"/>
                  <w:szCs w:val="22"/>
                </w:rPr>
                <w:t>R</w:t>
              </w:r>
            </w:ins>
          </w:p>
        </w:tc>
        <w:tc>
          <w:tcPr>
            <w:tcW w:w="1038" w:type="dxa"/>
            <w:shd w:val="clear" w:color="auto" w:fill="auto"/>
            <w:noWrap/>
            <w:vAlign w:val="bottom"/>
            <w:hideMark/>
            <w:tcPrChange w:id="1006" w:author="Nicol, Fabrice" w:date="2017-09-19T20:26:00Z">
              <w:tcPr>
                <w:tcW w:w="1240" w:type="dxa"/>
                <w:tcBorders>
                  <w:top w:val="nil"/>
                  <w:left w:val="nil"/>
                  <w:bottom w:val="nil"/>
                  <w:right w:val="nil"/>
                </w:tcBorders>
                <w:shd w:val="clear" w:color="auto" w:fill="auto"/>
                <w:noWrap/>
                <w:vAlign w:val="bottom"/>
                <w:hideMark/>
              </w:tcPr>
            </w:tcPrChange>
          </w:tcPr>
          <w:p w14:paraId="54674ACA" w14:textId="77777777" w:rsidR="00EB106F" w:rsidRPr="00EB106F" w:rsidRDefault="00EB106F" w:rsidP="00EB106F">
            <w:pPr>
              <w:spacing w:after="0"/>
              <w:jc w:val="right"/>
              <w:rPr>
                <w:ins w:id="1007" w:author="Nicol, Fabrice" w:date="2017-09-19T20:25:00Z"/>
                <w:rFonts w:ascii="Calibri" w:hAnsi="Calibri"/>
                <w:color w:val="000000"/>
                <w:sz w:val="22"/>
                <w:szCs w:val="22"/>
              </w:rPr>
            </w:pPr>
            <w:ins w:id="1008" w:author="Nicol, Fabrice" w:date="2017-09-19T20:25:00Z">
              <w:r w:rsidRPr="00EB106F">
                <w:rPr>
                  <w:rFonts w:ascii="Calibri" w:hAnsi="Calibri"/>
                  <w:color w:val="000000"/>
                  <w:sz w:val="22"/>
                  <w:szCs w:val="22"/>
                </w:rPr>
                <w:t>48,48</w:t>
              </w:r>
            </w:ins>
          </w:p>
        </w:tc>
      </w:tr>
      <w:tr w:rsidR="00EB106F" w:rsidRPr="00EB106F" w14:paraId="270B47F4" w14:textId="77777777" w:rsidTr="00211559">
        <w:trPr>
          <w:trHeight w:val="288"/>
          <w:ins w:id="1009" w:author="Nicol, Fabrice" w:date="2017-09-19T20:25:00Z"/>
          <w:trPrChange w:id="1010" w:author="Nicol, Fabrice" w:date="2017-09-19T20:26:00Z">
            <w:trPr>
              <w:trHeight w:val="288"/>
            </w:trPr>
          </w:trPrChange>
        </w:trPr>
        <w:tc>
          <w:tcPr>
            <w:tcW w:w="1113" w:type="dxa"/>
            <w:shd w:val="clear" w:color="auto" w:fill="auto"/>
            <w:noWrap/>
            <w:vAlign w:val="bottom"/>
            <w:hideMark/>
            <w:tcPrChange w:id="1011" w:author="Nicol, Fabrice" w:date="2017-09-19T20:26:00Z">
              <w:tcPr>
                <w:tcW w:w="1240" w:type="dxa"/>
                <w:tcBorders>
                  <w:top w:val="nil"/>
                  <w:left w:val="nil"/>
                  <w:bottom w:val="nil"/>
                  <w:right w:val="nil"/>
                </w:tcBorders>
                <w:shd w:val="clear" w:color="auto" w:fill="auto"/>
                <w:noWrap/>
                <w:vAlign w:val="bottom"/>
                <w:hideMark/>
              </w:tcPr>
            </w:tcPrChange>
          </w:tcPr>
          <w:p w14:paraId="1D2BB859" w14:textId="77777777" w:rsidR="00EB106F" w:rsidRPr="00EB106F" w:rsidRDefault="00EB106F" w:rsidP="00EB106F">
            <w:pPr>
              <w:spacing w:after="0"/>
              <w:jc w:val="right"/>
              <w:rPr>
                <w:ins w:id="1012" w:author="Nicol, Fabrice" w:date="2017-09-19T20:25:00Z"/>
                <w:rFonts w:ascii="Calibri" w:hAnsi="Calibri"/>
                <w:color w:val="000000"/>
                <w:sz w:val="22"/>
                <w:szCs w:val="22"/>
              </w:rPr>
            </w:pPr>
            <w:ins w:id="1013" w:author="Nicol, Fabrice" w:date="2017-09-19T20:25:00Z">
              <w:r w:rsidRPr="00EB106F">
                <w:rPr>
                  <w:rFonts w:ascii="Calibri" w:hAnsi="Calibri"/>
                  <w:color w:val="000000"/>
                  <w:sz w:val="22"/>
                  <w:szCs w:val="22"/>
                </w:rPr>
                <w:t>10445</w:t>
              </w:r>
            </w:ins>
          </w:p>
        </w:tc>
        <w:tc>
          <w:tcPr>
            <w:tcW w:w="827" w:type="dxa"/>
            <w:shd w:val="clear" w:color="auto" w:fill="auto"/>
            <w:noWrap/>
            <w:vAlign w:val="bottom"/>
            <w:hideMark/>
            <w:tcPrChange w:id="1014" w:author="Nicol, Fabrice" w:date="2017-09-19T20:26:00Z">
              <w:tcPr>
                <w:tcW w:w="1240" w:type="dxa"/>
                <w:tcBorders>
                  <w:top w:val="nil"/>
                  <w:left w:val="nil"/>
                  <w:bottom w:val="nil"/>
                  <w:right w:val="nil"/>
                </w:tcBorders>
                <w:shd w:val="clear" w:color="auto" w:fill="auto"/>
                <w:noWrap/>
                <w:vAlign w:val="bottom"/>
                <w:hideMark/>
              </w:tcPr>
            </w:tcPrChange>
          </w:tcPr>
          <w:p w14:paraId="314BE6C1" w14:textId="77777777" w:rsidR="00EB106F" w:rsidRPr="00EB106F" w:rsidRDefault="00EB106F" w:rsidP="00EB106F">
            <w:pPr>
              <w:spacing w:after="0"/>
              <w:jc w:val="right"/>
              <w:rPr>
                <w:ins w:id="1015" w:author="Nicol, Fabrice" w:date="2017-09-19T20:25:00Z"/>
                <w:rFonts w:ascii="Calibri" w:hAnsi="Calibri"/>
                <w:color w:val="000000"/>
                <w:sz w:val="22"/>
                <w:szCs w:val="22"/>
              </w:rPr>
            </w:pPr>
            <w:ins w:id="1016" w:author="Nicol, Fabrice" w:date="2017-09-19T20:25:00Z">
              <w:r w:rsidRPr="00EB106F">
                <w:rPr>
                  <w:rFonts w:ascii="Calibri" w:hAnsi="Calibri"/>
                  <w:color w:val="000000"/>
                  <w:sz w:val="22"/>
                  <w:szCs w:val="22"/>
                </w:rPr>
                <w:t>2013</w:t>
              </w:r>
            </w:ins>
          </w:p>
        </w:tc>
        <w:tc>
          <w:tcPr>
            <w:tcW w:w="691" w:type="dxa"/>
            <w:shd w:val="clear" w:color="auto" w:fill="auto"/>
            <w:noWrap/>
            <w:vAlign w:val="bottom"/>
            <w:hideMark/>
            <w:tcPrChange w:id="1017" w:author="Nicol, Fabrice" w:date="2017-09-19T20:26:00Z">
              <w:tcPr>
                <w:tcW w:w="1240" w:type="dxa"/>
                <w:tcBorders>
                  <w:top w:val="nil"/>
                  <w:left w:val="nil"/>
                  <w:bottom w:val="nil"/>
                  <w:right w:val="nil"/>
                </w:tcBorders>
                <w:shd w:val="clear" w:color="auto" w:fill="auto"/>
                <w:noWrap/>
                <w:vAlign w:val="bottom"/>
                <w:hideMark/>
              </w:tcPr>
            </w:tcPrChange>
          </w:tcPr>
          <w:p w14:paraId="47E04B56" w14:textId="77777777" w:rsidR="00EB106F" w:rsidRPr="00EB106F" w:rsidRDefault="00EB106F" w:rsidP="00EB106F">
            <w:pPr>
              <w:spacing w:after="0"/>
              <w:jc w:val="right"/>
              <w:rPr>
                <w:ins w:id="1018" w:author="Nicol, Fabrice" w:date="2017-09-19T20:25:00Z"/>
                <w:rFonts w:ascii="Calibri" w:hAnsi="Calibri"/>
                <w:color w:val="000000"/>
                <w:sz w:val="22"/>
                <w:szCs w:val="22"/>
              </w:rPr>
            </w:pPr>
            <w:ins w:id="1019" w:author="Nicol, Fabrice" w:date="2017-09-19T20:25:00Z">
              <w:r w:rsidRPr="00EB106F">
                <w:rPr>
                  <w:rFonts w:ascii="Calibri" w:hAnsi="Calibri"/>
                  <w:color w:val="000000"/>
                  <w:sz w:val="22"/>
                  <w:szCs w:val="22"/>
                </w:rPr>
                <w:t>1</w:t>
              </w:r>
            </w:ins>
          </w:p>
        </w:tc>
        <w:tc>
          <w:tcPr>
            <w:tcW w:w="708" w:type="dxa"/>
            <w:shd w:val="clear" w:color="auto" w:fill="auto"/>
            <w:noWrap/>
            <w:vAlign w:val="bottom"/>
            <w:hideMark/>
            <w:tcPrChange w:id="1020" w:author="Nicol, Fabrice" w:date="2017-09-19T20:26:00Z">
              <w:tcPr>
                <w:tcW w:w="1240" w:type="dxa"/>
                <w:tcBorders>
                  <w:top w:val="nil"/>
                  <w:left w:val="nil"/>
                  <w:bottom w:val="nil"/>
                  <w:right w:val="nil"/>
                </w:tcBorders>
                <w:shd w:val="clear" w:color="auto" w:fill="auto"/>
                <w:noWrap/>
                <w:vAlign w:val="bottom"/>
                <w:hideMark/>
              </w:tcPr>
            </w:tcPrChange>
          </w:tcPr>
          <w:p w14:paraId="02B6F830" w14:textId="77777777" w:rsidR="00EB106F" w:rsidRPr="00EB106F" w:rsidRDefault="00EB106F" w:rsidP="00EB106F">
            <w:pPr>
              <w:spacing w:after="0"/>
              <w:jc w:val="right"/>
              <w:rPr>
                <w:ins w:id="1021" w:author="Nicol, Fabrice" w:date="2017-09-19T20:25:00Z"/>
                <w:rFonts w:ascii="Calibri" w:hAnsi="Calibri"/>
                <w:color w:val="000000"/>
                <w:sz w:val="22"/>
                <w:szCs w:val="22"/>
              </w:rPr>
            </w:pPr>
            <w:ins w:id="1022" w:author="Nicol, Fabrice" w:date="2017-09-19T20:25:00Z">
              <w:r w:rsidRPr="00EB106F">
                <w:rPr>
                  <w:rFonts w:ascii="Calibri" w:hAnsi="Calibri"/>
                  <w:color w:val="000000"/>
                  <w:sz w:val="22"/>
                  <w:szCs w:val="22"/>
                </w:rPr>
                <w:t>1900</w:t>
              </w:r>
            </w:ins>
          </w:p>
        </w:tc>
        <w:tc>
          <w:tcPr>
            <w:tcW w:w="3352" w:type="dxa"/>
            <w:shd w:val="clear" w:color="auto" w:fill="auto"/>
            <w:noWrap/>
            <w:vAlign w:val="bottom"/>
            <w:hideMark/>
            <w:tcPrChange w:id="1023" w:author="Nicol, Fabrice" w:date="2017-09-19T20:26:00Z">
              <w:tcPr>
                <w:tcW w:w="3132" w:type="dxa"/>
                <w:tcBorders>
                  <w:top w:val="nil"/>
                  <w:left w:val="nil"/>
                  <w:bottom w:val="nil"/>
                  <w:right w:val="nil"/>
                </w:tcBorders>
                <w:shd w:val="clear" w:color="auto" w:fill="auto"/>
                <w:noWrap/>
                <w:vAlign w:val="bottom"/>
                <w:hideMark/>
              </w:tcPr>
            </w:tcPrChange>
          </w:tcPr>
          <w:p w14:paraId="405C0A07" w14:textId="77777777" w:rsidR="00EB106F" w:rsidRPr="00EB106F" w:rsidRDefault="00EB106F" w:rsidP="00EB106F">
            <w:pPr>
              <w:spacing w:after="0"/>
              <w:jc w:val="left"/>
              <w:rPr>
                <w:ins w:id="1024" w:author="Nicol, Fabrice" w:date="2017-09-19T20:25:00Z"/>
                <w:rFonts w:ascii="Calibri" w:hAnsi="Calibri"/>
                <w:color w:val="000000"/>
                <w:sz w:val="22"/>
                <w:szCs w:val="22"/>
              </w:rPr>
            </w:pPr>
            <w:ins w:id="1025" w:author="Nicol, Fabrice" w:date="2017-09-19T20:25:00Z">
              <w:r w:rsidRPr="00EB106F">
                <w:rPr>
                  <w:rFonts w:ascii="Calibri" w:hAnsi="Calibri"/>
                  <w:color w:val="000000"/>
                  <w:sz w:val="22"/>
                  <w:szCs w:val="22"/>
                </w:rPr>
                <w:t>HEURES SUPPL.  = 14 H</w:t>
              </w:r>
            </w:ins>
          </w:p>
        </w:tc>
        <w:tc>
          <w:tcPr>
            <w:tcW w:w="682" w:type="dxa"/>
            <w:shd w:val="clear" w:color="auto" w:fill="auto"/>
            <w:noWrap/>
            <w:vAlign w:val="bottom"/>
            <w:hideMark/>
            <w:tcPrChange w:id="1026" w:author="Nicol, Fabrice" w:date="2017-09-19T20:26:00Z">
              <w:tcPr>
                <w:tcW w:w="1240" w:type="dxa"/>
                <w:tcBorders>
                  <w:top w:val="nil"/>
                  <w:left w:val="nil"/>
                  <w:bottom w:val="nil"/>
                  <w:right w:val="nil"/>
                </w:tcBorders>
                <w:shd w:val="clear" w:color="auto" w:fill="auto"/>
                <w:noWrap/>
                <w:vAlign w:val="bottom"/>
                <w:hideMark/>
              </w:tcPr>
            </w:tcPrChange>
          </w:tcPr>
          <w:p w14:paraId="25F9780D" w14:textId="77777777" w:rsidR="00EB106F" w:rsidRPr="00EB106F" w:rsidRDefault="00EB106F" w:rsidP="00EB106F">
            <w:pPr>
              <w:spacing w:after="0"/>
              <w:jc w:val="left"/>
              <w:rPr>
                <w:ins w:id="1027" w:author="Nicol, Fabrice" w:date="2017-09-19T20:25:00Z"/>
                <w:rFonts w:ascii="Calibri" w:hAnsi="Calibri"/>
                <w:color w:val="000000"/>
                <w:sz w:val="22"/>
                <w:szCs w:val="22"/>
              </w:rPr>
            </w:pPr>
            <w:ins w:id="1028" w:author="Nicol, Fabrice" w:date="2017-09-19T20:25:00Z">
              <w:r w:rsidRPr="00EB106F">
                <w:rPr>
                  <w:rFonts w:ascii="Calibri" w:hAnsi="Calibri"/>
                  <w:color w:val="000000"/>
                  <w:sz w:val="22"/>
                  <w:szCs w:val="22"/>
                </w:rPr>
                <w:t>R</w:t>
              </w:r>
            </w:ins>
          </w:p>
        </w:tc>
        <w:tc>
          <w:tcPr>
            <w:tcW w:w="1038" w:type="dxa"/>
            <w:shd w:val="clear" w:color="auto" w:fill="auto"/>
            <w:noWrap/>
            <w:vAlign w:val="bottom"/>
            <w:hideMark/>
            <w:tcPrChange w:id="1029" w:author="Nicol, Fabrice" w:date="2017-09-19T20:26:00Z">
              <w:tcPr>
                <w:tcW w:w="1240" w:type="dxa"/>
                <w:tcBorders>
                  <w:top w:val="nil"/>
                  <w:left w:val="nil"/>
                  <w:bottom w:val="nil"/>
                  <w:right w:val="nil"/>
                </w:tcBorders>
                <w:shd w:val="clear" w:color="auto" w:fill="auto"/>
                <w:noWrap/>
                <w:vAlign w:val="bottom"/>
                <w:hideMark/>
              </w:tcPr>
            </w:tcPrChange>
          </w:tcPr>
          <w:p w14:paraId="6E7F5C78" w14:textId="77777777" w:rsidR="00EB106F" w:rsidRPr="00EB106F" w:rsidRDefault="00EB106F" w:rsidP="00EB106F">
            <w:pPr>
              <w:spacing w:after="0"/>
              <w:jc w:val="right"/>
              <w:rPr>
                <w:ins w:id="1030" w:author="Nicol, Fabrice" w:date="2017-09-19T20:25:00Z"/>
                <w:rFonts w:ascii="Calibri" w:hAnsi="Calibri"/>
                <w:color w:val="000000"/>
                <w:sz w:val="22"/>
                <w:szCs w:val="22"/>
              </w:rPr>
            </w:pPr>
            <w:ins w:id="1031" w:author="Nicol, Fabrice" w:date="2017-09-19T20:25:00Z">
              <w:r w:rsidRPr="00EB106F">
                <w:rPr>
                  <w:rFonts w:ascii="Calibri" w:hAnsi="Calibri"/>
                  <w:color w:val="000000"/>
                  <w:sz w:val="22"/>
                  <w:szCs w:val="22"/>
                </w:rPr>
                <w:t>68,86</w:t>
              </w:r>
            </w:ins>
          </w:p>
        </w:tc>
      </w:tr>
      <w:tr w:rsidR="00EB106F" w:rsidRPr="00EB106F" w14:paraId="58DD67AE" w14:textId="77777777" w:rsidTr="00211559">
        <w:trPr>
          <w:trHeight w:val="288"/>
          <w:ins w:id="1032" w:author="Nicol, Fabrice" w:date="2017-09-19T20:25:00Z"/>
          <w:trPrChange w:id="1033" w:author="Nicol, Fabrice" w:date="2017-09-19T20:26:00Z">
            <w:trPr>
              <w:trHeight w:val="288"/>
            </w:trPr>
          </w:trPrChange>
        </w:trPr>
        <w:tc>
          <w:tcPr>
            <w:tcW w:w="1113" w:type="dxa"/>
            <w:shd w:val="clear" w:color="auto" w:fill="auto"/>
            <w:noWrap/>
            <w:vAlign w:val="bottom"/>
            <w:hideMark/>
            <w:tcPrChange w:id="1034" w:author="Nicol, Fabrice" w:date="2017-09-19T20:26:00Z">
              <w:tcPr>
                <w:tcW w:w="1240" w:type="dxa"/>
                <w:tcBorders>
                  <w:top w:val="nil"/>
                  <w:left w:val="nil"/>
                  <w:bottom w:val="nil"/>
                  <w:right w:val="nil"/>
                </w:tcBorders>
                <w:shd w:val="clear" w:color="auto" w:fill="auto"/>
                <w:noWrap/>
                <w:vAlign w:val="bottom"/>
                <w:hideMark/>
              </w:tcPr>
            </w:tcPrChange>
          </w:tcPr>
          <w:p w14:paraId="76D425E4" w14:textId="77777777" w:rsidR="00EB106F" w:rsidRPr="00EB106F" w:rsidRDefault="00EB106F" w:rsidP="00EB106F">
            <w:pPr>
              <w:spacing w:after="0"/>
              <w:jc w:val="right"/>
              <w:rPr>
                <w:ins w:id="1035" w:author="Nicol, Fabrice" w:date="2017-09-19T20:25:00Z"/>
                <w:rFonts w:ascii="Calibri" w:hAnsi="Calibri"/>
                <w:color w:val="000000"/>
                <w:sz w:val="22"/>
                <w:szCs w:val="22"/>
              </w:rPr>
            </w:pPr>
            <w:ins w:id="1036" w:author="Nicol, Fabrice" w:date="2017-09-19T20:25:00Z">
              <w:r w:rsidRPr="00EB106F">
                <w:rPr>
                  <w:rFonts w:ascii="Calibri" w:hAnsi="Calibri"/>
                  <w:color w:val="000000"/>
                  <w:sz w:val="22"/>
                  <w:szCs w:val="22"/>
                </w:rPr>
                <w:t>10445</w:t>
              </w:r>
            </w:ins>
          </w:p>
        </w:tc>
        <w:tc>
          <w:tcPr>
            <w:tcW w:w="827" w:type="dxa"/>
            <w:shd w:val="clear" w:color="auto" w:fill="auto"/>
            <w:noWrap/>
            <w:vAlign w:val="bottom"/>
            <w:hideMark/>
            <w:tcPrChange w:id="1037" w:author="Nicol, Fabrice" w:date="2017-09-19T20:26:00Z">
              <w:tcPr>
                <w:tcW w:w="1240" w:type="dxa"/>
                <w:tcBorders>
                  <w:top w:val="nil"/>
                  <w:left w:val="nil"/>
                  <w:bottom w:val="nil"/>
                  <w:right w:val="nil"/>
                </w:tcBorders>
                <w:shd w:val="clear" w:color="auto" w:fill="auto"/>
                <w:noWrap/>
                <w:vAlign w:val="bottom"/>
                <w:hideMark/>
              </w:tcPr>
            </w:tcPrChange>
          </w:tcPr>
          <w:p w14:paraId="43BE9C41" w14:textId="77777777" w:rsidR="00EB106F" w:rsidRPr="00EB106F" w:rsidRDefault="00EB106F" w:rsidP="00EB106F">
            <w:pPr>
              <w:spacing w:after="0"/>
              <w:jc w:val="right"/>
              <w:rPr>
                <w:ins w:id="1038" w:author="Nicol, Fabrice" w:date="2017-09-19T20:25:00Z"/>
                <w:rFonts w:ascii="Calibri" w:hAnsi="Calibri"/>
                <w:color w:val="000000"/>
                <w:sz w:val="22"/>
                <w:szCs w:val="22"/>
              </w:rPr>
            </w:pPr>
            <w:ins w:id="1039" w:author="Nicol, Fabrice" w:date="2017-09-19T20:25:00Z">
              <w:r w:rsidRPr="00EB106F">
                <w:rPr>
                  <w:rFonts w:ascii="Calibri" w:hAnsi="Calibri"/>
                  <w:color w:val="000000"/>
                  <w:sz w:val="22"/>
                  <w:szCs w:val="22"/>
                </w:rPr>
                <w:t>2013</w:t>
              </w:r>
            </w:ins>
          </w:p>
        </w:tc>
        <w:tc>
          <w:tcPr>
            <w:tcW w:w="691" w:type="dxa"/>
            <w:shd w:val="clear" w:color="auto" w:fill="auto"/>
            <w:noWrap/>
            <w:vAlign w:val="bottom"/>
            <w:hideMark/>
            <w:tcPrChange w:id="1040" w:author="Nicol, Fabrice" w:date="2017-09-19T20:26:00Z">
              <w:tcPr>
                <w:tcW w:w="1240" w:type="dxa"/>
                <w:tcBorders>
                  <w:top w:val="nil"/>
                  <w:left w:val="nil"/>
                  <w:bottom w:val="nil"/>
                  <w:right w:val="nil"/>
                </w:tcBorders>
                <w:shd w:val="clear" w:color="auto" w:fill="auto"/>
                <w:noWrap/>
                <w:vAlign w:val="bottom"/>
                <w:hideMark/>
              </w:tcPr>
            </w:tcPrChange>
          </w:tcPr>
          <w:p w14:paraId="027D5058" w14:textId="77777777" w:rsidR="00EB106F" w:rsidRPr="00EB106F" w:rsidRDefault="00EB106F" w:rsidP="00EB106F">
            <w:pPr>
              <w:spacing w:after="0"/>
              <w:jc w:val="right"/>
              <w:rPr>
                <w:ins w:id="1041" w:author="Nicol, Fabrice" w:date="2017-09-19T20:25:00Z"/>
                <w:rFonts w:ascii="Calibri" w:hAnsi="Calibri"/>
                <w:color w:val="000000"/>
                <w:sz w:val="22"/>
                <w:szCs w:val="22"/>
              </w:rPr>
            </w:pPr>
            <w:ins w:id="1042" w:author="Nicol, Fabrice" w:date="2017-09-19T20:25:00Z">
              <w:r w:rsidRPr="00EB106F">
                <w:rPr>
                  <w:rFonts w:ascii="Calibri" w:hAnsi="Calibri"/>
                  <w:color w:val="000000"/>
                  <w:sz w:val="22"/>
                  <w:szCs w:val="22"/>
                </w:rPr>
                <w:t>1</w:t>
              </w:r>
            </w:ins>
          </w:p>
        </w:tc>
        <w:tc>
          <w:tcPr>
            <w:tcW w:w="708" w:type="dxa"/>
            <w:shd w:val="clear" w:color="auto" w:fill="auto"/>
            <w:noWrap/>
            <w:vAlign w:val="bottom"/>
            <w:hideMark/>
            <w:tcPrChange w:id="1043" w:author="Nicol, Fabrice" w:date="2017-09-19T20:26:00Z">
              <w:tcPr>
                <w:tcW w:w="1240" w:type="dxa"/>
                <w:tcBorders>
                  <w:top w:val="nil"/>
                  <w:left w:val="nil"/>
                  <w:bottom w:val="nil"/>
                  <w:right w:val="nil"/>
                </w:tcBorders>
                <w:shd w:val="clear" w:color="auto" w:fill="auto"/>
                <w:noWrap/>
                <w:vAlign w:val="bottom"/>
                <w:hideMark/>
              </w:tcPr>
            </w:tcPrChange>
          </w:tcPr>
          <w:p w14:paraId="1C7FF492" w14:textId="77777777" w:rsidR="00EB106F" w:rsidRPr="00EB106F" w:rsidRDefault="00EB106F" w:rsidP="00EB106F">
            <w:pPr>
              <w:spacing w:after="0"/>
              <w:jc w:val="right"/>
              <w:rPr>
                <w:ins w:id="1044" w:author="Nicol, Fabrice" w:date="2017-09-19T20:25:00Z"/>
                <w:rFonts w:ascii="Calibri" w:hAnsi="Calibri"/>
                <w:color w:val="000000"/>
                <w:sz w:val="22"/>
                <w:szCs w:val="22"/>
              </w:rPr>
            </w:pPr>
            <w:ins w:id="1045" w:author="Nicol, Fabrice" w:date="2017-09-19T20:25:00Z">
              <w:r w:rsidRPr="00EB106F">
                <w:rPr>
                  <w:rFonts w:ascii="Calibri" w:hAnsi="Calibri"/>
                  <w:color w:val="000000"/>
                  <w:sz w:val="22"/>
                  <w:szCs w:val="22"/>
                </w:rPr>
                <w:t>1920</w:t>
              </w:r>
            </w:ins>
          </w:p>
        </w:tc>
        <w:tc>
          <w:tcPr>
            <w:tcW w:w="3352" w:type="dxa"/>
            <w:shd w:val="clear" w:color="auto" w:fill="auto"/>
            <w:noWrap/>
            <w:vAlign w:val="bottom"/>
            <w:hideMark/>
            <w:tcPrChange w:id="1046" w:author="Nicol, Fabrice" w:date="2017-09-19T20:26:00Z">
              <w:tcPr>
                <w:tcW w:w="3132" w:type="dxa"/>
                <w:tcBorders>
                  <w:top w:val="nil"/>
                  <w:left w:val="nil"/>
                  <w:bottom w:val="nil"/>
                  <w:right w:val="nil"/>
                </w:tcBorders>
                <w:shd w:val="clear" w:color="auto" w:fill="auto"/>
                <w:noWrap/>
                <w:vAlign w:val="bottom"/>
                <w:hideMark/>
              </w:tcPr>
            </w:tcPrChange>
          </w:tcPr>
          <w:p w14:paraId="73D64C25" w14:textId="77777777" w:rsidR="00EB106F" w:rsidRPr="00EB106F" w:rsidRDefault="00EB106F" w:rsidP="00EB106F">
            <w:pPr>
              <w:spacing w:after="0"/>
              <w:jc w:val="left"/>
              <w:rPr>
                <w:ins w:id="1047" w:author="Nicol, Fabrice" w:date="2017-09-19T20:25:00Z"/>
                <w:rFonts w:ascii="Calibri" w:hAnsi="Calibri"/>
                <w:color w:val="000000"/>
                <w:sz w:val="22"/>
                <w:szCs w:val="22"/>
              </w:rPr>
            </w:pPr>
            <w:ins w:id="1048" w:author="Nicol, Fabrice" w:date="2017-09-19T20:25:00Z">
              <w:r w:rsidRPr="00EB106F">
                <w:rPr>
                  <w:rFonts w:ascii="Calibri" w:hAnsi="Calibri"/>
                  <w:color w:val="000000"/>
                  <w:sz w:val="22"/>
                  <w:szCs w:val="22"/>
                </w:rPr>
                <w:t>HEURES SUPPL. DIMANCHE JF</w:t>
              </w:r>
            </w:ins>
          </w:p>
        </w:tc>
        <w:tc>
          <w:tcPr>
            <w:tcW w:w="682" w:type="dxa"/>
            <w:shd w:val="clear" w:color="auto" w:fill="auto"/>
            <w:noWrap/>
            <w:vAlign w:val="bottom"/>
            <w:hideMark/>
            <w:tcPrChange w:id="1049" w:author="Nicol, Fabrice" w:date="2017-09-19T20:26:00Z">
              <w:tcPr>
                <w:tcW w:w="1240" w:type="dxa"/>
                <w:tcBorders>
                  <w:top w:val="nil"/>
                  <w:left w:val="nil"/>
                  <w:bottom w:val="nil"/>
                  <w:right w:val="nil"/>
                </w:tcBorders>
                <w:shd w:val="clear" w:color="auto" w:fill="auto"/>
                <w:noWrap/>
                <w:vAlign w:val="bottom"/>
                <w:hideMark/>
              </w:tcPr>
            </w:tcPrChange>
          </w:tcPr>
          <w:p w14:paraId="7F3426BE" w14:textId="77777777" w:rsidR="00EB106F" w:rsidRPr="00EB106F" w:rsidRDefault="00EB106F" w:rsidP="00EB106F">
            <w:pPr>
              <w:spacing w:after="0"/>
              <w:jc w:val="left"/>
              <w:rPr>
                <w:ins w:id="1050" w:author="Nicol, Fabrice" w:date="2017-09-19T20:25:00Z"/>
                <w:rFonts w:ascii="Calibri" w:hAnsi="Calibri"/>
                <w:color w:val="000000"/>
                <w:sz w:val="22"/>
                <w:szCs w:val="22"/>
              </w:rPr>
            </w:pPr>
            <w:ins w:id="1051" w:author="Nicol, Fabrice" w:date="2017-09-19T20:25:00Z">
              <w:r w:rsidRPr="00EB106F">
                <w:rPr>
                  <w:rFonts w:ascii="Calibri" w:hAnsi="Calibri"/>
                  <w:color w:val="000000"/>
                  <w:sz w:val="22"/>
                  <w:szCs w:val="22"/>
                </w:rPr>
                <w:t>R</w:t>
              </w:r>
            </w:ins>
          </w:p>
        </w:tc>
        <w:tc>
          <w:tcPr>
            <w:tcW w:w="1038" w:type="dxa"/>
            <w:shd w:val="clear" w:color="auto" w:fill="auto"/>
            <w:noWrap/>
            <w:vAlign w:val="bottom"/>
            <w:hideMark/>
            <w:tcPrChange w:id="1052" w:author="Nicol, Fabrice" w:date="2017-09-19T20:26:00Z">
              <w:tcPr>
                <w:tcW w:w="1240" w:type="dxa"/>
                <w:tcBorders>
                  <w:top w:val="nil"/>
                  <w:left w:val="nil"/>
                  <w:bottom w:val="nil"/>
                  <w:right w:val="nil"/>
                </w:tcBorders>
                <w:shd w:val="clear" w:color="auto" w:fill="auto"/>
                <w:noWrap/>
                <w:vAlign w:val="bottom"/>
                <w:hideMark/>
              </w:tcPr>
            </w:tcPrChange>
          </w:tcPr>
          <w:p w14:paraId="0EBF383E" w14:textId="77777777" w:rsidR="00EB106F" w:rsidRPr="00EB106F" w:rsidRDefault="00EB106F" w:rsidP="00EB106F">
            <w:pPr>
              <w:spacing w:after="0"/>
              <w:jc w:val="right"/>
              <w:rPr>
                <w:ins w:id="1053" w:author="Nicol, Fabrice" w:date="2017-09-19T20:25:00Z"/>
                <w:rFonts w:ascii="Calibri" w:hAnsi="Calibri"/>
                <w:color w:val="000000"/>
                <w:sz w:val="22"/>
                <w:szCs w:val="22"/>
              </w:rPr>
            </w:pPr>
            <w:ins w:id="1054" w:author="Nicol, Fabrice" w:date="2017-09-19T20:25:00Z">
              <w:r w:rsidRPr="00EB106F">
                <w:rPr>
                  <w:rFonts w:ascii="Calibri" w:hAnsi="Calibri"/>
                  <w:color w:val="000000"/>
                  <w:sz w:val="22"/>
                  <w:szCs w:val="22"/>
                </w:rPr>
                <w:t>83,44</w:t>
              </w:r>
            </w:ins>
          </w:p>
        </w:tc>
      </w:tr>
      <w:tr w:rsidR="00EB106F" w:rsidRPr="00EB106F" w14:paraId="6D71B2B6" w14:textId="77777777" w:rsidTr="00211559">
        <w:trPr>
          <w:trHeight w:val="288"/>
          <w:ins w:id="1055" w:author="Nicol, Fabrice" w:date="2017-09-19T20:25:00Z"/>
          <w:trPrChange w:id="1056" w:author="Nicol, Fabrice" w:date="2017-09-19T20:26:00Z">
            <w:trPr>
              <w:trHeight w:val="288"/>
            </w:trPr>
          </w:trPrChange>
        </w:trPr>
        <w:tc>
          <w:tcPr>
            <w:tcW w:w="1113" w:type="dxa"/>
            <w:shd w:val="clear" w:color="auto" w:fill="auto"/>
            <w:noWrap/>
            <w:vAlign w:val="bottom"/>
            <w:hideMark/>
            <w:tcPrChange w:id="1057" w:author="Nicol, Fabrice" w:date="2017-09-19T20:26:00Z">
              <w:tcPr>
                <w:tcW w:w="1240" w:type="dxa"/>
                <w:tcBorders>
                  <w:top w:val="nil"/>
                  <w:left w:val="nil"/>
                  <w:bottom w:val="nil"/>
                  <w:right w:val="nil"/>
                </w:tcBorders>
                <w:shd w:val="clear" w:color="auto" w:fill="auto"/>
                <w:noWrap/>
                <w:vAlign w:val="bottom"/>
                <w:hideMark/>
              </w:tcPr>
            </w:tcPrChange>
          </w:tcPr>
          <w:p w14:paraId="40DF7127" w14:textId="77777777" w:rsidR="00EB106F" w:rsidRPr="00EB106F" w:rsidRDefault="00EB106F" w:rsidP="00EB106F">
            <w:pPr>
              <w:spacing w:after="0"/>
              <w:jc w:val="right"/>
              <w:rPr>
                <w:ins w:id="1058" w:author="Nicol, Fabrice" w:date="2017-09-19T20:25:00Z"/>
                <w:rFonts w:ascii="Calibri" w:hAnsi="Calibri"/>
                <w:color w:val="000000"/>
                <w:sz w:val="22"/>
                <w:szCs w:val="22"/>
              </w:rPr>
            </w:pPr>
            <w:ins w:id="1059" w:author="Nicol, Fabrice" w:date="2017-09-19T20:25:00Z">
              <w:r w:rsidRPr="00EB106F">
                <w:rPr>
                  <w:rFonts w:ascii="Calibri" w:hAnsi="Calibri"/>
                  <w:color w:val="000000"/>
                  <w:sz w:val="22"/>
                  <w:szCs w:val="22"/>
                </w:rPr>
                <w:t>10445</w:t>
              </w:r>
            </w:ins>
          </w:p>
        </w:tc>
        <w:tc>
          <w:tcPr>
            <w:tcW w:w="827" w:type="dxa"/>
            <w:shd w:val="clear" w:color="auto" w:fill="auto"/>
            <w:noWrap/>
            <w:vAlign w:val="bottom"/>
            <w:hideMark/>
            <w:tcPrChange w:id="1060" w:author="Nicol, Fabrice" w:date="2017-09-19T20:26:00Z">
              <w:tcPr>
                <w:tcW w:w="1240" w:type="dxa"/>
                <w:tcBorders>
                  <w:top w:val="nil"/>
                  <w:left w:val="nil"/>
                  <w:bottom w:val="nil"/>
                  <w:right w:val="nil"/>
                </w:tcBorders>
                <w:shd w:val="clear" w:color="auto" w:fill="auto"/>
                <w:noWrap/>
                <w:vAlign w:val="bottom"/>
                <w:hideMark/>
              </w:tcPr>
            </w:tcPrChange>
          </w:tcPr>
          <w:p w14:paraId="5704B112" w14:textId="77777777" w:rsidR="00EB106F" w:rsidRPr="00EB106F" w:rsidRDefault="00EB106F" w:rsidP="00EB106F">
            <w:pPr>
              <w:spacing w:after="0"/>
              <w:jc w:val="right"/>
              <w:rPr>
                <w:ins w:id="1061" w:author="Nicol, Fabrice" w:date="2017-09-19T20:25:00Z"/>
                <w:rFonts w:ascii="Calibri" w:hAnsi="Calibri"/>
                <w:color w:val="000000"/>
                <w:sz w:val="22"/>
                <w:szCs w:val="22"/>
              </w:rPr>
            </w:pPr>
            <w:ins w:id="1062" w:author="Nicol, Fabrice" w:date="2017-09-19T20:25:00Z">
              <w:r w:rsidRPr="00EB106F">
                <w:rPr>
                  <w:rFonts w:ascii="Calibri" w:hAnsi="Calibri"/>
                  <w:color w:val="000000"/>
                  <w:sz w:val="22"/>
                  <w:szCs w:val="22"/>
                </w:rPr>
                <w:t>2013</w:t>
              </w:r>
            </w:ins>
          </w:p>
        </w:tc>
        <w:tc>
          <w:tcPr>
            <w:tcW w:w="691" w:type="dxa"/>
            <w:shd w:val="clear" w:color="auto" w:fill="auto"/>
            <w:noWrap/>
            <w:vAlign w:val="bottom"/>
            <w:hideMark/>
            <w:tcPrChange w:id="1063" w:author="Nicol, Fabrice" w:date="2017-09-19T20:26:00Z">
              <w:tcPr>
                <w:tcW w:w="1240" w:type="dxa"/>
                <w:tcBorders>
                  <w:top w:val="nil"/>
                  <w:left w:val="nil"/>
                  <w:bottom w:val="nil"/>
                  <w:right w:val="nil"/>
                </w:tcBorders>
                <w:shd w:val="clear" w:color="auto" w:fill="auto"/>
                <w:noWrap/>
                <w:vAlign w:val="bottom"/>
                <w:hideMark/>
              </w:tcPr>
            </w:tcPrChange>
          </w:tcPr>
          <w:p w14:paraId="6A09D973" w14:textId="77777777" w:rsidR="00EB106F" w:rsidRPr="00EB106F" w:rsidRDefault="00EB106F" w:rsidP="00EB106F">
            <w:pPr>
              <w:spacing w:after="0"/>
              <w:jc w:val="right"/>
              <w:rPr>
                <w:ins w:id="1064" w:author="Nicol, Fabrice" w:date="2017-09-19T20:25:00Z"/>
                <w:rFonts w:ascii="Calibri" w:hAnsi="Calibri"/>
                <w:color w:val="000000"/>
                <w:sz w:val="22"/>
                <w:szCs w:val="22"/>
              </w:rPr>
            </w:pPr>
            <w:ins w:id="1065" w:author="Nicol, Fabrice" w:date="2017-09-19T20:25:00Z">
              <w:r w:rsidRPr="00EB106F">
                <w:rPr>
                  <w:rFonts w:ascii="Calibri" w:hAnsi="Calibri"/>
                  <w:color w:val="000000"/>
                  <w:sz w:val="22"/>
                  <w:szCs w:val="22"/>
                </w:rPr>
                <w:t>1</w:t>
              </w:r>
            </w:ins>
          </w:p>
        </w:tc>
        <w:tc>
          <w:tcPr>
            <w:tcW w:w="708" w:type="dxa"/>
            <w:shd w:val="clear" w:color="auto" w:fill="auto"/>
            <w:noWrap/>
            <w:vAlign w:val="bottom"/>
            <w:hideMark/>
            <w:tcPrChange w:id="1066" w:author="Nicol, Fabrice" w:date="2017-09-19T20:26:00Z">
              <w:tcPr>
                <w:tcW w:w="1240" w:type="dxa"/>
                <w:tcBorders>
                  <w:top w:val="nil"/>
                  <w:left w:val="nil"/>
                  <w:bottom w:val="nil"/>
                  <w:right w:val="nil"/>
                </w:tcBorders>
                <w:shd w:val="clear" w:color="auto" w:fill="auto"/>
                <w:noWrap/>
                <w:vAlign w:val="bottom"/>
                <w:hideMark/>
              </w:tcPr>
            </w:tcPrChange>
          </w:tcPr>
          <w:p w14:paraId="16E80FC9" w14:textId="77777777" w:rsidR="00EB106F" w:rsidRPr="00EB106F" w:rsidRDefault="00EB106F" w:rsidP="00EB106F">
            <w:pPr>
              <w:spacing w:after="0"/>
              <w:jc w:val="right"/>
              <w:rPr>
                <w:ins w:id="1067" w:author="Nicol, Fabrice" w:date="2017-09-19T20:25:00Z"/>
                <w:rFonts w:ascii="Calibri" w:hAnsi="Calibri"/>
                <w:color w:val="000000"/>
                <w:sz w:val="22"/>
                <w:szCs w:val="22"/>
              </w:rPr>
            </w:pPr>
            <w:ins w:id="1068" w:author="Nicol, Fabrice" w:date="2017-09-19T20:25:00Z">
              <w:r w:rsidRPr="00EB106F">
                <w:rPr>
                  <w:rFonts w:ascii="Calibri" w:hAnsi="Calibri"/>
                  <w:color w:val="000000"/>
                  <w:sz w:val="22"/>
                  <w:szCs w:val="22"/>
                </w:rPr>
                <w:t>1930</w:t>
              </w:r>
            </w:ins>
          </w:p>
        </w:tc>
        <w:tc>
          <w:tcPr>
            <w:tcW w:w="3352" w:type="dxa"/>
            <w:shd w:val="clear" w:color="auto" w:fill="auto"/>
            <w:noWrap/>
            <w:vAlign w:val="bottom"/>
            <w:hideMark/>
            <w:tcPrChange w:id="1069" w:author="Nicol, Fabrice" w:date="2017-09-19T20:26:00Z">
              <w:tcPr>
                <w:tcW w:w="3132" w:type="dxa"/>
                <w:tcBorders>
                  <w:top w:val="nil"/>
                  <w:left w:val="nil"/>
                  <w:bottom w:val="nil"/>
                  <w:right w:val="nil"/>
                </w:tcBorders>
                <w:shd w:val="clear" w:color="auto" w:fill="auto"/>
                <w:noWrap/>
                <w:vAlign w:val="bottom"/>
                <w:hideMark/>
              </w:tcPr>
            </w:tcPrChange>
          </w:tcPr>
          <w:p w14:paraId="5FB240EC" w14:textId="77777777" w:rsidR="00EB106F" w:rsidRPr="00EB106F" w:rsidRDefault="00EB106F" w:rsidP="00EB106F">
            <w:pPr>
              <w:spacing w:after="0"/>
              <w:jc w:val="left"/>
              <w:rPr>
                <w:ins w:id="1070" w:author="Nicol, Fabrice" w:date="2017-09-19T20:25:00Z"/>
                <w:rFonts w:ascii="Calibri" w:hAnsi="Calibri"/>
                <w:color w:val="000000"/>
                <w:sz w:val="22"/>
                <w:szCs w:val="22"/>
              </w:rPr>
            </w:pPr>
            <w:ins w:id="1071" w:author="Nicol, Fabrice" w:date="2017-09-19T20:25:00Z">
              <w:r w:rsidRPr="00EB106F">
                <w:rPr>
                  <w:rFonts w:ascii="Calibri" w:hAnsi="Calibri"/>
                  <w:color w:val="000000"/>
                  <w:sz w:val="22"/>
                  <w:szCs w:val="22"/>
                </w:rPr>
                <w:t>HEURES SUPPL. DE NUIT</w:t>
              </w:r>
            </w:ins>
          </w:p>
        </w:tc>
        <w:tc>
          <w:tcPr>
            <w:tcW w:w="682" w:type="dxa"/>
            <w:shd w:val="clear" w:color="auto" w:fill="auto"/>
            <w:noWrap/>
            <w:vAlign w:val="bottom"/>
            <w:hideMark/>
            <w:tcPrChange w:id="1072" w:author="Nicol, Fabrice" w:date="2017-09-19T20:26:00Z">
              <w:tcPr>
                <w:tcW w:w="1240" w:type="dxa"/>
                <w:tcBorders>
                  <w:top w:val="nil"/>
                  <w:left w:val="nil"/>
                  <w:bottom w:val="nil"/>
                  <w:right w:val="nil"/>
                </w:tcBorders>
                <w:shd w:val="clear" w:color="auto" w:fill="auto"/>
                <w:noWrap/>
                <w:vAlign w:val="bottom"/>
                <w:hideMark/>
              </w:tcPr>
            </w:tcPrChange>
          </w:tcPr>
          <w:p w14:paraId="547192B2" w14:textId="77777777" w:rsidR="00EB106F" w:rsidRPr="00EB106F" w:rsidRDefault="00EB106F" w:rsidP="00EB106F">
            <w:pPr>
              <w:spacing w:after="0"/>
              <w:jc w:val="left"/>
              <w:rPr>
                <w:ins w:id="1073" w:author="Nicol, Fabrice" w:date="2017-09-19T20:25:00Z"/>
                <w:rFonts w:ascii="Calibri" w:hAnsi="Calibri"/>
                <w:color w:val="000000"/>
                <w:sz w:val="22"/>
                <w:szCs w:val="22"/>
              </w:rPr>
            </w:pPr>
            <w:ins w:id="1074" w:author="Nicol, Fabrice" w:date="2017-09-19T20:25:00Z">
              <w:r w:rsidRPr="00EB106F">
                <w:rPr>
                  <w:rFonts w:ascii="Calibri" w:hAnsi="Calibri"/>
                  <w:color w:val="000000"/>
                  <w:sz w:val="22"/>
                  <w:szCs w:val="22"/>
                </w:rPr>
                <w:t>R</w:t>
              </w:r>
            </w:ins>
          </w:p>
        </w:tc>
        <w:tc>
          <w:tcPr>
            <w:tcW w:w="1038" w:type="dxa"/>
            <w:shd w:val="clear" w:color="auto" w:fill="auto"/>
            <w:noWrap/>
            <w:vAlign w:val="bottom"/>
            <w:hideMark/>
            <w:tcPrChange w:id="1075" w:author="Nicol, Fabrice" w:date="2017-09-19T20:26:00Z">
              <w:tcPr>
                <w:tcW w:w="1240" w:type="dxa"/>
                <w:tcBorders>
                  <w:top w:val="nil"/>
                  <w:left w:val="nil"/>
                  <w:bottom w:val="nil"/>
                  <w:right w:val="nil"/>
                </w:tcBorders>
                <w:shd w:val="clear" w:color="auto" w:fill="auto"/>
                <w:noWrap/>
                <w:vAlign w:val="bottom"/>
                <w:hideMark/>
              </w:tcPr>
            </w:tcPrChange>
          </w:tcPr>
          <w:p w14:paraId="2415A543" w14:textId="77777777" w:rsidR="00EB106F" w:rsidRPr="00EB106F" w:rsidRDefault="00EB106F" w:rsidP="00EB106F">
            <w:pPr>
              <w:spacing w:after="0"/>
              <w:jc w:val="right"/>
              <w:rPr>
                <w:ins w:id="1076" w:author="Nicol, Fabrice" w:date="2017-09-19T20:25:00Z"/>
                <w:rFonts w:ascii="Calibri" w:hAnsi="Calibri"/>
                <w:color w:val="000000"/>
                <w:sz w:val="22"/>
                <w:szCs w:val="22"/>
              </w:rPr>
            </w:pPr>
            <w:ins w:id="1077" w:author="Nicol, Fabrice" w:date="2017-09-19T20:25:00Z">
              <w:r w:rsidRPr="00EB106F">
                <w:rPr>
                  <w:rFonts w:ascii="Calibri" w:hAnsi="Calibri"/>
                  <w:color w:val="000000"/>
                  <w:sz w:val="22"/>
                  <w:szCs w:val="22"/>
                </w:rPr>
                <w:t>37,55</w:t>
              </w:r>
            </w:ins>
          </w:p>
        </w:tc>
      </w:tr>
      <w:tr w:rsidR="00EB106F" w:rsidRPr="00EB106F" w14:paraId="2CBB3BAA" w14:textId="77777777" w:rsidTr="00211559">
        <w:trPr>
          <w:trHeight w:val="288"/>
          <w:ins w:id="1078" w:author="Nicol, Fabrice" w:date="2017-09-19T20:25:00Z"/>
          <w:trPrChange w:id="1079" w:author="Nicol, Fabrice" w:date="2017-09-19T20:26:00Z">
            <w:trPr>
              <w:trHeight w:val="288"/>
            </w:trPr>
          </w:trPrChange>
        </w:trPr>
        <w:tc>
          <w:tcPr>
            <w:tcW w:w="1113" w:type="dxa"/>
            <w:shd w:val="clear" w:color="auto" w:fill="auto"/>
            <w:noWrap/>
            <w:vAlign w:val="bottom"/>
            <w:hideMark/>
            <w:tcPrChange w:id="1080" w:author="Nicol, Fabrice" w:date="2017-09-19T20:26:00Z">
              <w:tcPr>
                <w:tcW w:w="1240" w:type="dxa"/>
                <w:tcBorders>
                  <w:top w:val="nil"/>
                  <w:left w:val="nil"/>
                  <w:bottom w:val="nil"/>
                  <w:right w:val="nil"/>
                </w:tcBorders>
                <w:shd w:val="clear" w:color="auto" w:fill="auto"/>
                <w:noWrap/>
                <w:vAlign w:val="bottom"/>
                <w:hideMark/>
              </w:tcPr>
            </w:tcPrChange>
          </w:tcPr>
          <w:p w14:paraId="3DE1D2E0" w14:textId="77777777" w:rsidR="00EB106F" w:rsidRPr="00EB106F" w:rsidRDefault="00EB106F" w:rsidP="00EB106F">
            <w:pPr>
              <w:spacing w:after="0"/>
              <w:jc w:val="right"/>
              <w:rPr>
                <w:ins w:id="1081" w:author="Nicol, Fabrice" w:date="2017-09-19T20:25:00Z"/>
                <w:rFonts w:ascii="Calibri" w:hAnsi="Calibri"/>
                <w:color w:val="000000"/>
                <w:sz w:val="22"/>
                <w:szCs w:val="22"/>
              </w:rPr>
            </w:pPr>
            <w:ins w:id="1082" w:author="Nicol, Fabrice" w:date="2017-09-19T20:25:00Z">
              <w:r w:rsidRPr="00EB106F">
                <w:rPr>
                  <w:rFonts w:ascii="Calibri" w:hAnsi="Calibri"/>
                  <w:color w:val="000000"/>
                  <w:sz w:val="22"/>
                  <w:szCs w:val="22"/>
                </w:rPr>
                <w:t>10445</w:t>
              </w:r>
            </w:ins>
          </w:p>
        </w:tc>
        <w:tc>
          <w:tcPr>
            <w:tcW w:w="827" w:type="dxa"/>
            <w:shd w:val="clear" w:color="auto" w:fill="auto"/>
            <w:noWrap/>
            <w:vAlign w:val="bottom"/>
            <w:hideMark/>
            <w:tcPrChange w:id="1083" w:author="Nicol, Fabrice" w:date="2017-09-19T20:26:00Z">
              <w:tcPr>
                <w:tcW w:w="1240" w:type="dxa"/>
                <w:tcBorders>
                  <w:top w:val="nil"/>
                  <w:left w:val="nil"/>
                  <w:bottom w:val="nil"/>
                  <w:right w:val="nil"/>
                </w:tcBorders>
                <w:shd w:val="clear" w:color="auto" w:fill="auto"/>
                <w:noWrap/>
                <w:vAlign w:val="bottom"/>
                <w:hideMark/>
              </w:tcPr>
            </w:tcPrChange>
          </w:tcPr>
          <w:p w14:paraId="1B639E70" w14:textId="77777777" w:rsidR="00EB106F" w:rsidRPr="00EB106F" w:rsidRDefault="00EB106F" w:rsidP="00EB106F">
            <w:pPr>
              <w:spacing w:after="0"/>
              <w:jc w:val="right"/>
              <w:rPr>
                <w:ins w:id="1084" w:author="Nicol, Fabrice" w:date="2017-09-19T20:25:00Z"/>
                <w:rFonts w:ascii="Calibri" w:hAnsi="Calibri"/>
                <w:color w:val="000000"/>
                <w:sz w:val="22"/>
                <w:szCs w:val="22"/>
              </w:rPr>
            </w:pPr>
            <w:ins w:id="1085" w:author="Nicol, Fabrice" w:date="2017-09-19T20:25:00Z">
              <w:r w:rsidRPr="00EB106F">
                <w:rPr>
                  <w:rFonts w:ascii="Calibri" w:hAnsi="Calibri"/>
                  <w:color w:val="000000"/>
                  <w:sz w:val="22"/>
                  <w:szCs w:val="22"/>
                </w:rPr>
                <w:t>2013</w:t>
              </w:r>
            </w:ins>
          </w:p>
        </w:tc>
        <w:tc>
          <w:tcPr>
            <w:tcW w:w="691" w:type="dxa"/>
            <w:shd w:val="clear" w:color="auto" w:fill="auto"/>
            <w:noWrap/>
            <w:vAlign w:val="bottom"/>
            <w:hideMark/>
            <w:tcPrChange w:id="1086" w:author="Nicol, Fabrice" w:date="2017-09-19T20:26:00Z">
              <w:tcPr>
                <w:tcW w:w="1240" w:type="dxa"/>
                <w:tcBorders>
                  <w:top w:val="nil"/>
                  <w:left w:val="nil"/>
                  <w:bottom w:val="nil"/>
                  <w:right w:val="nil"/>
                </w:tcBorders>
                <w:shd w:val="clear" w:color="auto" w:fill="auto"/>
                <w:noWrap/>
                <w:vAlign w:val="bottom"/>
                <w:hideMark/>
              </w:tcPr>
            </w:tcPrChange>
          </w:tcPr>
          <w:p w14:paraId="57C1F7F7" w14:textId="77777777" w:rsidR="00EB106F" w:rsidRPr="00EB106F" w:rsidRDefault="00EB106F" w:rsidP="00EB106F">
            <w:pPr>
              <w:spacing w:after="0"/>
              <w:jc w:val="right"/>
              <w:rPr>
                <w:ins w:id="1087" w:author="Nicol, Fabrice" w:date="2017-09-19T20:25:00Z"/>
                <w:rFonts w:ascii="Calibri" w:hAnsi="Calibri"/>
                <w:color w:val="000000"/>
                <w:sz w:val="22"/>
                <w:szCs w:val="22"/>
              </w:rPr>
            </w:pPr>
            <w:ins w:id="1088" w:author="Nicol, Fabrice" w:date="2017-09-19T20:25:00Z">
              <w:r w:rsidRPr="00EB106F">
                <w:rPr>
                  <w:rFonts w:ascii="Calibri" w:hAnsi="Calibri"/>
                  <w:color w:val="000000"/>
                  <w:sz w:val="22"/>
                  <w:szCs w:val="22"/>
                </w:rPr>
                <w:t>1</w:t>
              </w:r>
            </w:ins>
          </w:p>
        </w:tc>
        <w:tc>
          <w:tcPr>
            <w:tcW w:w="708" w:type="dxa"/>
            <w:shd w:val="clear" w:color="auto" w:fill="auto"/>
            <w:noWrap/>
            <w:vAlign w:val="bottom"/>
            <w:hideMark/>
            <w:tcPrChange w:id="1089" w:author="Nicol, Fabrice" w:date="2017-09-19T20:26:00Z">
              <w:tcPr>
                <w:tcW w:w="1240" w:type="dxa"/>
                <w:tcBorders>
                  <w:top w:val="nil"/>
                  <w:left w:val="nil"/>
                  <w:bottom w:val="nil"/>
                  <w:right w:val="nil"/>
                </w:tcBorders>
                <w:shd w:val="clear" w:color="auto" w:fill="auto"/>
                <w:noWrap/>
                <w:vAlign w:val="bottom"/>
                <w:hideMark/>
              </w:tcPr>
            </w:tcPrChange>
          </w:tcPr>
          <w:p w14:paraId="4752B14C" w14:textId="77777777" w:rsidR="00EB106F" w:rsidRPr="00EB106F" w:rsidRDefault="00EB106F" w:rsidP="00EB106F">
            <w:pPr>
              <w:spacing w:after="0"/>
              <w:jc w:val="right"/>
              <w:rPr>
                <w:ins w:id="1090" w:author="Nicol, Fabrice" w:date="2017-09-19T20:25:00Z"/>
                <w:rFonts w:ascii="Calibri" w:hAnsi="Calibri"/>
                <w:color w:val="000000"/>
                <w:sz w:val="22"/>
                <w:szCs w:val="22"/>
              </w:rPr>
            </w:pPr>
            <w:ins w:id="1091" w:author="Nicol, Fabrice" w:date="2017-09-19T20:25:00Z">
              <w:r w:rsidRPr="00EB106F">
                <w:rPr>
                  <w:rFonts w:ascii="Calibri" w:hAnsi="Calibri"/>
                  <w:color w:val="000000"/>
                  <w:sz w:val="22"/>
                  <w:szCs w:val="22"/>
                </w:rPr>
                <w:t>4070</w:t>
              </w:r>
            </w:ins>
          </w:p>
        </w:tc>
        <w:tc>
          <w:tcPr>
            <w:tcW w:w="3352" w:type="dxa"/>
            <w:shd w:val="clear" w:color="auto" w:fill="auto"/>
            <w:noWrap/>
            <w:vAlign w:val="bottom"/>
            <w:hideMark/>
            <w:tcPrChange w:id="1092" w:author="Nicol, Fabrice" w:date="2017-09-19T20:26:00Z">
              <w:tcPr>
                <w:tcW w:w="3132" w:type="dxa"/>
                <w:tcBorders>
                  <w:top w:val="nil"/>
                  <w:left w:val="nil"/>
                  <w:bottom w:val="nil"/>
                  <w:right w:val="nil"/>
                </w:tcBorders>
                <w:shd w:val="clear" w:color="auto" w:fill="auto"/>
                <w:noWrap/>
                <w:vAlign w:val="bottom"/>
                <w:hideMark/>
              </w:tcPr>
            </w:tcPrChange>
          </w:tcPr>
          <w:p w14:paraId="4A688008" w14:textId="77777777" w:rsidR="00EB106F" w:rsidRPr="00EB106F" w:rsidRDefault="00EB106F" w:rsidP="00EB106F">
            <w:pPr>
              <w:spacing w:after="0"/>
              <w:jc w:val="left"/>
              <w:rPr>
                <w:ins w:id="1093" w:author="Nicol, Fabrice" w:date="2017-09-19T20:25:00Z"/>
                <w:rFonts w:ascii="Calibri" w:hAnsi="Calibri"/>
                <w:color w:val="000000"/>
                <w:sz w:val="22"/>
                <w:szCs w:val="22"/>
              </w:rPr>
            </w:pPr>
            <w:ins w:id="1094" w:author="Nicol, Fabrice" w:date="2017-09-19T20:25:00Z">
              <w:r w:rsidRPr="00EB106F">
                <w:rPr>
                  <w:rFonts w:ascii="Calibri" w:hAnsi="Calibri"/>
                  <w:color w:val="000000"/>
                  <w:sz w:val="22"/>
                  <w:szCs w:val="22"/>
                </w:rPr>
                <w:t>IND. ASTREINTE JOUR SAMEDI</w:t>
              </w:r>
            </w:ins>
          </w:p>
        </w:tc>
        <w:tc>
          <w:tcPr>
            <w:tcW w:w="682" w:type="dxa"/>
            <w:shd w:val="clear" w:color="auto" w:fill="auto"/>
            <w:noWrap/>
            <w:vAlign w:val="bottom"/>
            <w:hideMark/>
            <w:tcPrChange w:id="1095" w:author="Nicol, Fabrice" w:date="2017-09-19T20:26:00Z">
              <w:tcPr>
                <w:tcW w:w="1240" w:type="dxa"/>
                <w:tcBorders>
                  <w:top w:val="nil"/>
                  <w:left w:val="nil"/>
                  <w:bottom w:val="nil"/>
                  <w:right w:val="nil"/>
                </w:tcBorders>
                <w:shd w:val="clear" w:color="auto" w:fill="auto"/>
                <w:noWrap/>
                <w:vAlign w:val="bottom"/>
                <w:hideMark/>
              </w:tcPr>
            </w:tcPrChange>
          </w:tcPr>
          <w:p w14:paraId="2604A16D" w14:textId="77777777" w:rsidR="00EB106F" w:rsidRPr="00EB106F" w:rsidRDefault="00EB106F" w:rsidP="00EB106F">
            <w:pPr>
              <w:spacing w:after="0"/>
              <w:jc w:val="left"/>
              <w:rPr>
                <w:ins w:id="1096" w:author="Nicol, Fabrice" w:date="2017-09-19T20:25:00Z"/>
                <w:rFonts w:ascii="Calibri" w:hAnsi="Calibri"/>
                <w:color w:val="000000"/>
                <w:sz w:val="22"/>
                <w:szCs w:val="22"/>
              </w:rPr>
            </w:pPr>
            <w:ins w:id="1097" w:author="Nicol, Fabrice" w:date="2017-09-19T20:25:00Z">
              <w:r w:rsidRPr="00EB106F">
                <w:rPr>
                  <w:rFonts w:ascii="Calibri" w:hAnsi="Calibri"/>
                  <w:color w:val="000000"/>
                  <w:sz w:val="22"/>
                  <w:szCs w:val="22"/>
                </w:rPr>
                <w:t>R</w:t>
              </w:r>
            </w:ins>
          </w:p>
        </w:tc>
        <w:tc>
          <w:tcPr>
            <w:tcW w:w="1038" w:type="dxa"/>
            <w:shd w:val="clear" w:color="auto" w:fill="auto"/>
            <w:noWrap/>
            <w:vAlign w:val="bottom"/>
            <w:hideMark/>
            <w:tcPrChange w:id="1098" w:author="Nicol, Fabrice" w:date="2017-09-19T20:26:00Z">
              <w:tcPr>
                <w:tcW w:w="1240" w:type="dxa"/>
                <w:tcBorders>
                  <w:top w:val="nil"/>
                  <w:left w:val="nil"/>
                  <w:bottom w:val="nil"/>
                  <w:right w:val="nil"/>
                </w:tcBorders>
                <w:shd w:val="clear" w:color="auto" w:fill="auto"/>
                <w:noWrap/>
                <w:vAlign w:val="bottom"/>
                <w:hideMark/>
              </w:tcPr>
            </w:tcPrChange>
          </w:tcPr>
          <w:p w14:paraId="1AB1A95E" w14:textId="77777777" w:rsidR="00EB106F" w:rsidRPr="00EB106F" w:rsidRDefault="00EB106F" w:rsidP="00EB106F">
            <w:pPr>
              <w:spacing w:after="0"/>
              <w:jc w:val="right"/>
              <w:rPr>
                <w:ins w:id="1099" w:author="Nicol, Fabrice" w:date="2017-09-19T20:25:00Z"/>
                <w:rFonts w:ascii="Calibri" w:hAnsi="Calibri"/>
                <w:color w:val="000000"/>
                <w:sz w:val="22"/>
                <w:szCs w:val="22"/>
              </w:rPr>
            </w:pPr>
            <w:ins w:id="1100" w:author="Nicol, Fabrice" w:date="2017-09-19T20:25:00Z">
              <w:r w:rsidRPr="00EB106F">
                <w:rPr>
                  <w:rFonts w:ascii="Calibri" w:hAnsi="Calibri"/>
                  <w:color w:val="000000"/>
                  <w:sz w:val="22"/>
                  <w:szCs w:val="22"/>
                </w:rPr>
                <w:t>52,28</w:t>
              </w:r>
            </w:ins>
          </w:p>
        </w:tc>
      </w:tr>
      <w:tr w:rsidR="00EB106F" w:rsidRPr="00EB106F" w14:paraId="23DE47E0" w14:textId="77777777" w:rsidTr="00211559">
        <w:trPr>
          <w:trHeight w:val="288"/>
          <w:ins w:id="1101" w:author="Nicol, Fabrice" w:date="2017-09-19T20:25:00Z"/>
          <w:trPrChange w:id="1102" w:author="Nicol, Fabrice" w:date="2017-09-19T20:26:00Z">
            <w:trPr>
              <w:trHeight w:val="288"/>
            </w:trPr>
          </w:trPrChange>
        </w:trPr>
        <w:tc>
          <w:tcPr>
            <w:tcW w:w="1113" w:type="dxa"/>
            <w:shd w:val="clear" w:color="auto" w:fill="auto"/>
            <w:noWrap/>
            <w:vAlign w:val="bottom"/>
            <w:hideMark/>
            <w:tcPrChange w:id="1103" w:author="Nicol, Fabrice" w:date="2017-09-19T20:26:00Z">
              <w:tcPr>
                <w:tcW w:w="1240" w:type="dxa"/>
                <w:tcBorders>
                  <w:top w:val="nil"/>
                  <w:left w:val="nil"/>
                  <w:bottom w:val="nil"/>
                  <w:right w:val="nil"/>
                </w:tcBorders>
                <w:shd w:val="clear" w:color="auto" w:fill="auto"/>
                <w:noWrap/>
                <w:vAlign w:val="bottom"/>
                <w:hideMark/>
              </w:tcPr>
            </w:tcPrChange>
          </w:tcPr>
          <w:p w14:paraId="25ECAB4C" w14:textId="77777777" w:rsidR="00EB106F" w:rsidRPr="00EB106F" w:rsidRDefault="00EB106F" w:rsidP="00EB106F">
            <w:pPr>
              <w:spacing w:after="0"/>
              <w:jc w:val="right"/>
              <w:rPr>
                <w:ins w:id="1104" w:author="Nicol, Fabrice" w:date="2017-09-19T20:25:00Z"/>
                <w:rFonts w:ascii="Calibri" w:hAnsi="Calibri"/>
                <w:color w:val="000000"/>
                <w:sz w:val="22"/>
                <w:szCs w:val="22"/>
              </w:rPr>
            </w:pPr>
            <w:ins w:id="1105" w:author="Nicol, Fabrice" w:date="2017-09-19T20:25:00Z">
              <w:r w:rsidRPr="00EB106F">
                <w:rPr>
                  <w:rFonts w:ascii="Calibri" w:hAnsi="Calibri"/>
                  <w:color w:val="000000"/>
                  <w:sz w:val="22"/>
                  <w:szCs w:val="22"/>
                </w:rPr>
                <w:t>10445</w:t>
              </w:r>
            </w:ins>
          </w:p>
        </w:tc>
        <w:tc>
          <w:tcPr>
            <w:tcW w:w="827" w:type="dxa"/>
            <w:shd w:val="clear" w:color="auto" w:fill="auto"/>
            <w:noWrap/>
            <w:vAlign w:val="bottom"/>
            <w:hideMark/>
            <w:tcPrChange w:id="1106" w:author="Nicol, Fabrice" w:date="2017-09-19T20:26:00Z">
              <w:tcPr>
                <w:tcW w:w="1240" w:type="dxa"/>
                <w:tcBorders>
                  <w:top w:val="nil"/>
                  <w:left w:val="nil"/>
                  <w:bottom w:val="nil"/>
                  <w:right w:val="nil"/>
                </w:tcBorders>
                <w:shd w:val="clear" w:color="auto" w:fill="auto"/>
                <w:noWrap/>
                <w:vAlign w:val="bottom"/>
                <w:hideMark/>
              </w:tcPr>
            </w:tcPrChange>
          </w:tcPr>
          <w:p w14:paraId="0374417A" w14:textId="77777777" w:rsidR="00EB106F" w:rsidRPr="00EB106F" w:rsidRDefault="00EB106F" w:rsidP="00EB106F">
            <w:pPr>
              <w:spacing w:after="0"/>
              <w:jc w:val="right"/>
              <w:rPr>
                <w:ins w:id="1107" w:author="Nicol, Fabrice" w:date="2017-09-19T20:25:00Z"/>
                <w:rFonts w:ascii="Calibri" w:hAnsi="Calibri"/>
                <w:color w:val="000000"/>
                <w:sz w:val="22"/>
                <w:szCs w:val="22"/>
              </w:rPr>
            </w:pPr>
            <w:ins w:id="1108" w:author="Nicol, Fabrice" w:date="2017-09-19T20:25:00Z">
              <w:r w:rsidRPr="00EB106F">
                <w:rPr>
                  <w:rFonts w:ascii="Calibri" w:hAnsi="Calibri"/>
                  <w:color w:val="000000"/>
                  <w:sz w:val="22"/>
                  <w:szCs w:val="22"/>
                </w:rPr>
                <w:t>2013</w:t>
              </w:r>
            </w:ins>
          </w:p>
        </w:tc>
        <w:tc>
          <w:tcPr>
            <w:tcW w:w="691" w:type="dxa"/>
            <w:shd w:val="clear" w:color="auto" w:fill="auto"/>
            <w:noWrap/>
            <w:vAlign w:val="bottom"/>
            <w:hideMark/>
            <w:tcPrChange w:id="1109" w:author="Nicol, Fabrice" w:date="2017-09-19T20:26:00Z">
              <w:tcPr>
                <w:tcW w:w="1240" w:type="dxa"/>
                <w:tcBorders>
                  <w:top w:val="nil"/>
                  <w:left w:val="nil"/>
                  <w:bottom w:val="nil"/>
                  <w:right w:val="nil"/>
                </w:tcBorders>
                <w:shd w:val="clear" w:color="auto" w:fill="auto"/>
                <w:noWrap/>
                <w:vAlign w:val="bottom"/>
                <w:hideMark/>
              </w:tcPr>
            </w:tcPrChange>
          </w:tcPr>
          <w:p w14:paraId="1E00A802" w14:textId="77777777" w:rsidR="00EB106F" w:rsidRPr="00EB106F" w:rsidRDefault="00EB106F" w:rsidP="00EB106F">
            <w:pPr>
              <w:spacing w:after="0"/>
              <w:jc w:val="right"/>
              <w:rPr>
                <w:ins w:id="1110" w:author="Nicol, Fabrice" w:date="2017-09-19T20:25:00Z"/>
                <w:rFonts w:ascii="Calibri" w:hAnsi="Calibri"/>
                <w:color w:val="000000"/>
                <w:sz w:val="22"/>
                <w:szCs w:val="22"/>
              </w:rPr>
            </w:pPr>
            <w:ins w:id="1111" w:author="Nicol, Fabrice" w:date="2017-09-19T20:25:00Z">
              <w:r w:rsidRPr="00EB106F">
                <w:rPr>
                  <w:rFonts w:ascii="Calibri" w:hAnsi="Calibri"/>
                  <w:color w:val="000000"/>
                  <w:sz w:val="22"/>
                  <w:szCs w:val="22"/>
                </w:rPr>
                <w:t>1</w:t>
              </w:r>
            </w:ins>
          </w:p>
        </w:tc>
        <w:tc>
          <w:tcPr>
            <w:tcW w:w="708" w:type="dxa"/>
            <w:shd w:val="clear" w:color="auto" w:fill="auto"/>
            <w:noWrap/>
            <w:vAlign w:val="bottom"/>
            <w:hideMark/>
            <w:tcPrChange w:id="1112" w:author="Nicol, Fabrice" w:date="2017-09-19T20:26:00Z">
              <w:tcPr>
                <w:tcW w:w="1240" w:type="dxa"/>
                <w:tcBorders>
                  <w:top w:val="nil"/>
                  <w:left w:val="nil"/>
                  <w:bottom w:val="nil"/>
                  <w:right w:val="nil"/>
                </w:tcBorders>
                <w:shd w:val="clear" w:color="auto" w:fill="auto"/>
                <w:noWrap/>
                <w:vAlign w:val="bottom"/>
                <w:hideMark/>
              </w:tcPr>
            </w:tcPrChange>
          </w:tcPr>
          <w:p w14:paraId="1A3A2188" w14:textId="77777777" w:rsidR="00EB106F" w:rsidRPr="00EB106F" w:rsidRDefault="00EB106F" w:rsidP="00EB106F">
            <w:pPr>
              <w:spacing w:after="0"/>
              <w:jc w:val="right"/>
              <w:rPr>
                <w:ins w:id="1113" w:author="Nicol, Fabrice" w:date="2017-09-19T20:25:00Z"/>
                <w:rFonts w:ascii="Calibri" w:hAnsi="Calibri"/>
                <w:color w:val="000000"/>
                <w:sz w:val="22"/>
                <w:szCs w:val="22"/>
              </w:rPr>
            </w:pPr>
            <w:ins w:id="1114" w:author="Nicol, Fabrice" w:date="2017-09-19T20:25:00Z">
              <w:r w:rsidRPr="00EB106F">
                <w:rPr>
                  <w:rFonts w:ascii="Calibri" w:hAnsi="Calibri"/>
                  <w:color w:val="000000"/>
                  <w:sz w:val="22"/>
                  <w:szCs w:val="22"/>
                </w:rPr>
                <w:t>4075</w:t>
              </w:r>
            </w:ins>
          </w:p>
        </w:tc>
        <w:tc>
          <w:tcPr>
            <w:tcW w:w="3352" w:type="dxa"/>
            <w:shd w:val="clear" w:color="auto" w:fill="auto"/>
            <w:noWrap/>
            <w:vAlign w:val="bottom"/>
            <w:hideMark/>
            <w:tcPrChange w:id="1115" w:author="Nicol, Fabrice" w:date="2017-09-19T20:26:00Z">
              <w:tcPr>
                <w:tcW w:w="3132" w:type="dxa"/>
                <w:tcBorders>
                  <w:top w:val="nil"/>
                  <w:left w:val="nil"/>
                  <w:bottom w:val="nil"/>
                  <w:right w:val="nil"/>
                </w:tcBorders>
                <w:shd w:val="clear" w:color="auto" w:fill="auto"/>
                <w:noWrap/>
                <w:vAlign w:val="bottom"/>
                <w:hideMark/>
              </w:tcPr>
            </w:tcPrChange>
          </w:tcPr>
          <w:p w14:paraId="432518DA" w14:textId="77777777" w:rsidR="00EB106F" w:rsidRPr="00EB106F" w:rsidRDefault="00EB106F" w:rsidP="00EB106F">
            <w:pPr>
              <w:spacing w:after="0"/>
              <w:jc w:val="left"/>
              <w:rPr>
                <w:ins w:id="1116" w:author="Nicol, Fabrice" w:date="2017-09-19T20:25:00Z"/>
                <w:rFonts w:ascii="Calibri" w:hAnsi="Calibri"/>
                <w:color w:val="000000"/>
                <w:sz w:val="22"/>
                <w:szCs w:val="22"/>
              </w:rPr>
            </w:pPr>
            <w:ins w:id="1117" w:author="Nicol, Fabrice" w:date="2017-09-19T20:25:00Z">
              <w:r w:rsidRPr="00EB106F">
                <w:rPr>
                  <w:rFonts w:ascii="Calibri" w:hAnsi="Calibri"/>
                  <w:color w:val="000000"/>
                  <w:sz w:val="22"/>
                  <w:szCs w:val="22"/>
                </w:rPr>
                <w:t>IND ASTR NUIT SEM FRACTIONNEE</w:t>
              </w:r>
            </w:ins>
          </w:p>
        </w:tc>
        <w:tc>
          <w:tcPr>
            <w:tcW w:w="682" w:type="dxa"/>
            <w:shd w:val="clear" w:color="auto" w:fill="auto"/>
            <w:noWrap/>
            <w:vAlign w:val="bottom"/>
            <w:hideMark/>
            <w:tcPrChange w:id="1118" w:author="Nicol, Fabrice" w:date="2017-09-19T20:26:00Z">
              <w:tcPr>
                <w:tcW w:w="1240" w:type="dxa"/>
                <w:tcBorders>
                  <w:top w:val="nil"/>
                  <w:left w:val="nil"/>
                  <w:bottom w:val="nil"/>
                  <w:right w:val="nil"/>
                </w:tcBorders>
                <w:shd w:val="clear" w:color="auto" w:fill="auto"/>
                <w:noWrap/>
                <w:vAlign w:val="bottom"/>
                <w:hideMark/>
              </w:tcPr>
            </w:tcPrChange>
          </w:tcPr>
          <w:p w14:paraId="013730C0" w14:textId="77777777" w:rsidR="00EB106F" w:rsidRPr="00EB106F" w:rsidRDefault="00EB106F" w:rsidP="00EB106F">
            <w:pPr>
              <w:spacing w:after="0"/>
              <w:jc w:val="left"/>
              <w:rPr>
                <w:ins w:id="1119" w:author="Nicol, Fabrice" w:date="2017-09-19T20:25:00Z"/>
                <w:rFonts w:ascii="Calibri" w:hAnsi="Calibri"/>
                <w:color w:val="000000"/>
                <w:sz w:val="22"/>
                <w:szCs w:val="22"/>
              </w:rPr>
            </w:pPr>
            <w:ins w:id="1120" w:author="Nicol, Fabrice" w:date="2017-09-19T20:25:00Z">
              <w:r w:rsidRPr="00EB106F">
                <w:rPr>
                  <w:rFonts w:ascii="Calibri" w:hAnsi="Calibri"/>
                  <w:color w:val="000000"/>
                  <w:sz w:val="22"/>
                  <w:szCs w:val="22"/>
                </w:rPr>
                <w:t>R</w:t>
              </w:r>
            </w:ins>
          </w:p>
        </w:tc>
        <w:tc>
          <w:tcPr>
            <w:tcW w:w="1038" w:type="dxa"/>
            <w:shd w:val="clear" w:color="auto" w:fill="auto"/>
            <w:noWrap/>
            <w:vAlign w:val="bottom"/>
            <w:hideMark/>
            <w:tcPrChange w:id="1121" w:author="Nicol, Fabrice" w:date="2017-09-19T20:26:00Z">
              <w:tcPr>
                <w:tcW w:w="1240" w:type="dxa"/>
                <w:tcBorders>
                  <w:top w:val="nil"/>
                  <w:left w:val="nil"/>
                  <w:bottom w:val="nil"/>
                  <w:right w:val="nil"/>
                </w:tcBorders>
                <w:shd w:val="clear" w:color="auto" w:fill="auto"/>
                <w:noWrap/>
                <w:vAlign w:val="bottom"/>
                <w:hideMark/>
              </w:tcPr>
            </w:tcPrChange>
          </w:tcPr>
          <w:p w14:paraId="3D55E927" w14:textId="77777777" w:rsidR="00EB106F" w:rsidRPr="00EB106F" w:rsidRDefault="00EB106F" w:rsidP="00EB106F">
            <w:pPr>
              <w:spacing w:after="0"/>
              <w:jc w:val="right"/>
              <w:rPr>
                <w:ins w:id="1122" w:author="Nicol, Fabrice" w:date="2017-09-19T20:25:00Z"/>
                <w:rFonts w:ascii="Calibri" w:hAnsi="Calibri"/>
                <w:color w:val="000000"/>
                <w:sz w:val="22"/>
                <w:szCs w:val="22"/>
              </w:rPr>
            </w:pPr>
            <w:ins w:id="1123" w:author="Nicol, Fabrice" w:date="2017-09-19T20:25:00Z">
              <w:r w:rsidRPr="00EB106F">
                <w:rPr>
                  <w:rFonts w:ascii="Calibri" w:hAnsi="Calibri"/>
                  <w:color w:val="000000"/>
                  <w:sz w:val="22"/>
                  <w:szCs w:val="22"/>
                </w:rPr>
                <w:t>36,36</w:t>
              </w:r>
            </w:ins>
          </w:p>
        </w:tc>
      </w:tr>
    </w:tbl>
    <w:p w14:paraId="227ACA40" w14:textId="532EFAF3" w:rsidR="00B829E5" w:rsidDel="00211559" w:rsidRDefault="00B829E5" w:rsidP="000145D6">
      <w:pPr>
        <w:rPr>
          <w:del w:id="1124" w:author="Nicol, Fabrice" w:date="2017-09-19T20:25:00Z"/>
          <w:rFonts w:asciiTheme="majorHAnsi" w:hAnsiTheme="majorHAnsi" w:cstheme="majorHAnsi"/>
        </w:rPr>
      </w:pPr>
    </w:p>
    <w:p w14:paraId="4C5E2148" w14:textId="77777777" w:rsidR="00211559" w:rsidRDefault="00211559" w:rsidP="000145D6">
      <w:pPr>
        <w:rPr>
          <w:ins w:id="1125" w:author="Nicol, Fabrice" w:date="2017-09-19T20:27:00Z"/>
          <w:rFonts w:asciiTheme="majorHAnsi" w:hAnsiTheme="majorHAnsi" w:cstheme="majorHAnsi"/>
        </w:rPr>
      </w:pPr>
    </w:p>
    <w:p w14:paraId="5C9C284E" w14:textId="5905CFE1" w:rsidR="00B829E5" w:rsidRPr="0075791B" w:rsidDel="00EB106F" w:rsidRDefault="00B829E5" w:rsidP="000145D6">
      <w:pPr>
        <w:rPr>
          <w:del w:id="1126" w:author="Nicol, Fabrice" w:date="2017-09-19T20:25:00Z"/>
          <w:rFonts w:asciiTheme="majorHAnsi" w:hAnsiTheme="majorHAnsi" w:cstheme="majorHAnsi"/>
        </w:rPr>
      </w:pPr>
      <w:commentRangeStart w:id="1127"/>
      <w:commentRangeStart w:id="1128"/>
      <w:del w:id="1129" w:author="Nicol, Fabrice" w:date="2017-09-19T20:25:00Z">
        <w:r w:rsidDel="00EB106F">
          <w:rPr>
            <w:rFonts w:asciiTheme="majorHAnsi" w:hAnsiTheme="majorHAnsi" w:cstheme="majorHAnsi"/>
          </w:rPr>
          <w:delText>Tableau</w:delText>
        </w:r>
        <w:commentRangeEnd w:id="1127"/>
        <w:r w:rsidDel="00EB106F">
          <w:rPr>
            <w:rStyle w:val="Marquedecommentaire"/>
          </w:rPr>
          <w:commentReference w:id="1127"/>
        </w:r>
        <w:commentRangeEnd w:id="1128"/>
        <w:r w:rsidR="00E57841" w:rsidDel="00EB106F">
          <w:rPr>
            <w:rStyle w:val="Marquedecommentaire"/>
          </w:rPr>
          <w:commentReference w:id="1128"/>
        </w:r>
      </w:del>
    </w:p>
    <w:p w14:paraId="7479623E" w14:textId="15D2B432" w:rsidR="00B829E5" w:rsidRPr="00B829E5" w:rsidRDefault="000145D6" w:rsidP="000145D6">
      <w:pPr>
        <w:rPr>
          <w:rFonts w:asciiTheme="majorHAnsi" w:hAnsiTheme="majorHAnsi" w:cstheme="majorHAnsi"/>
        </w:rPr>
      </w:pPr>
      <w:commentRangeStart w:id="1130"/>
      <w:r w:rsidRPr="0075791B">
        <w:rPr>
          <w:rFonts w:asciiTheme="majorHAnsi" w:hAnsiTheme="majorHAnsi" w:cstheme="majorHAnsi"/>
          <w:b/>
        </w:rPr>
        <w:t>Interprétation</w:t>
      </w:r>
      <w:commentRangeEnd w:id="1130"/>
      <w:r w:rsidR="00B829E5">
        <w:rPr>
          <w:rStyle w:val="Marquedecommentaire"/>
        </w:rPr>
        <w:commentReference w:id="1130"/>
      </w:r>
      <w:r w:rsidRPr="0075791B">
        <w:rPr>
          <w:rFonts w:asciiTheme="majorHAnsi" w:hAnsiTheme="majorHAnsi" w:cstheme="majorHAnsi"/>
          <w:b/>
        </w:rPr>
        <w:t> :</w:t>
      </w:r>
      <w:r w:rsidRPr="00126F22">
        <w:rPr>
          <w:rFonts w:asciiTheme="majorHAnsi" w:hAnsiTheme="majorHAnsi" w:cstheme="majorHAnsi"/>
          <w:i/>
        </w:rPr>
        <w:t xml:space="preserve"> </w:t>
      </w:r>
    </w:p>
    <w:p w14:paraId="4CE16085" w14:textId="7C451E5F" w:rsidR="000145D6" w:rsidRDefault="000145D6" w:rsidP="000145D6">
      <w:pPr>
        <w:rPr>
          <w:rFonts w:asciiTheme="majorHAnsi" w:hAnsiTheme="majorHAnsi" w:cstheme="majorHAnsi"/>
        </w:rPr>
      </w:pPr>
      <w:r>
        <w:rPr>
          <w:rFonts w:asciiTheme="majorHAnsi" w:hAnsiTheme="majorHAnsi" w:cstheme="majorHAnsi"/>
        </w:rPr>
        <w:t>L</w:t>
      </w:r>
      <w:r w:rsidRPr="00126F22">
        <w:rPr>
          <w:rFonts w:asciiTheme="majorHAnsi" w:hAnsiTheme="majorHAnsi" w:cstheme="majorHAnsi"/>
        </w:rPr>
        <w:t>es indemnités pour astreinte ne peuvent être cumulées avec l</w:t>
      </w:r>
      <w:del w:id="1131" w:author="Nicol, Fabrice" w:date="2017-09-19T20:31:00Z">
        <w:r w:rsidRPr="00126F22" w:rsidDel="00211559">
          <w:rPr>
            <w:rFonts w:asciiTheme="majorHAnsi" w:hAnsiTheme="majorHAnsi" w:cstheme="majorHAnsi"/>
          </w:rPr>
          <w:delText>a NBI</w:delText>
        </w:r>
      </w:del>
      <w:ins w:id="1132" w:author="Nicol, Fabrice" w:date="2017-09-19T20:31:00Z">
        <w:r w:rsidR="00211559">
          <w:rPr>
            <w:rFonts w:asciiTheme="majorHAnsi" w:hAnsiTheme="majorHAnsi" w:cstheme="majorHAnsi"/>
          </w:rPr>
          <w:t>es IHTS</w:t>
        </w:r>
      </w:ins>
      <w:del w:id="1133" w:author="Nicol, Fabrice" w:date="2017-09-19T20:32:00Z">
        <w:r w:rsidRPr="00126F22" w:rsidDel="00211559">
          <w:rPr>
            <w:rFonts w:asciiTheme="majorHAnsi" w:hAnsiTheme="majorHAnsi" w:cstheme="majorHAnsi"/>
          </w:rPr>
          <w:delText xml:space="preserve"> dans certains cas.</w:delText>
        </w:r>
      </w:del>
      <w:ins w:id="1134" w:author="Nicol, Fabrice" w:date="2017-09-19T20:32:00Z">
        <w:r w:rsidR="00211559">
          <w:rPr>
            <w:rFonts w:asciiTheme="majorHAnsi" w:hAnsiTheme="majorHAnsi" w:cstheme="majorHAnsi"/>
          </w:rPr>
          <w:t>, hormis les cas d’intervention non compensée.</w:t>
        </w:r>
      </w:ins>
      <w:del w:id="1135" w:author="Nicol, Fabrice" w:date="2017-09-19T20:32:00Z">
        <w:r w:rsidRPr="00126F22" w:rsidDel="00211559">
          <w:rPr>
            <w:rFonts w:asciiTheme="majorHAnsi" w:hAnsiTheme="majorHAnsi" w:cstheme="majorHAnsi"/>
          </w:rPr>
          <w:delText xml:space="preserve"> </w:delText>
        </w:r>
      </w:del>
    </w:p>
    <w:p w14:paraId="39900BB7" w14:textId="4CA30AB7" w:rsidR="000145D6" w:rsidRPr="00126F22" w:rsidRDefault="00211559" w:rsidP="000145D6">
      <w:pPr>
        <w:rPr>
          <w:rFonts w:asciiTheme="majorHAnsi" w:hAnsiTheme="majorHAnsi" w:cstheme="majorHAnsi"/>
        </w:rPr>
      </w:pPr>
      <w:ins w:id="1136" w:author="Nicol, Fabrice" w:date="2017-09-19T20:38:00Z">
        <w:r>
          <w:rPr>
            <w:rFonts w:asciiTheme="majorHAnsi" w:hAnsiTheme="majorHAnsi" w:cstheme="majorHAnsi"/>
          </w:rPr>
          <w:t>Un tableau similaire est produit pour les cumuls NBI/indemnités d’astreinte.</w:t>
        </w:r>
      </w:ins>
    </w:p>
    <w:p w14:paraId="2D77C817" w14:textId="011B0CFF" w:rsidR="001A5792" w:rsidRDefault="000145D6">
      <w:pPr>
        <w:rPr>
          <w:rFonts w:asciiTheme="majorHAnsi" w:hAnsiTheme="majorHAnsi" w:cstheme="majorHAnsi"/>
        </w:rPr>
      </w:pPr>
      <w:r w:rsidRPr="00B829E5">
        <w:rPr>
          <w:rFonts w:asciiTheme="majorHAnsi" w:hAnsiTheme="majorHAnsi" w:cstheme="majorHAnsi"/>
          <w:b/>
          <w:color w:val="D14A95" w:themeColor="accent1"/>
          <w:u w:val="single"/>
        </w:rPr>
        <w:lastRenderedPageBreak/>
        <w:t>Axes d’investigation</w:t>
      </w:r>
      <w:r w:rsidRPr="00B829E5">
        <w:rPr>
          <w:rFonts w:asciiTheme="majorHAnsi" w:hAnsiTheme="majorHAnsi" w:cstheme="majorHAnsi"/>
          <w:color w:val="D14A95" w:themeColor="accent1"/>
        </w:rPr>
        <w:t> </w:t>
      </w:r>
      <w:r>
        <w:rPr>
          <w:rFonts w:asciiTheme="majorHAnsi" w:hAnsiTheme="majorHAnsi" w:cstheme="majorHAnsi"/>
        </w:rPr>
        <w:t>:</w:t>
      </w:r>
    </w:p>
    <w:p w14:paraId="29078CCA" w14:textId="351FC4D5" w:rsidR="000145D6" w:rsidRDefault="000145D6" w:rsidP="004A2802">
      <w:pPr>
        <w:pStyle w:val="Paragraphedeliste"/>
        <w:numPr>
          <w:ilvl w:val="0"/>
          <w:numId w:val="59"/>
        </w:numPr>
        <w:rPr>
          <w:rFonts w:asciiTheme="majorHAnsi" w:hAnsiTheme="majorHAnsi" w:cstheme="majorHAnsi"/>
        </w:rPr>
      </w:pPr>
      <w:r w:rsidRPr="0075791B">
        <w:rPr>
          <w:rFonts w:asciiTheme="majorHAnsi" w:hAnsiTheme="majorHAnsi" w:cstheme="majorHAnsi"/>
        </w:rPr>
        <w:t xml:space="preserve">Détecter les </w:t>
      </w:r>
      <w:r>
        <w:rPr>
          <w:rFonts w:asciiTheme="majorHAnsi" w:hAnsiTheme="majorHAnsi" w:cstheme="majorHAnsi"/>
        </w:rPr>
        <w:t>cas d’attribution de NBI cumulée</w:t>
      </w:r>
      <w:r w:rsidRPr="0075791B">
        <w:rPr>
          <w:rFonts w:asciiTheme="majorHAnsi" w:hAnsiTheme="majorHAnsi" w:cstheme="majorHAnsi"/>
        </w:rPr>
        <w:t xml:space="preserve"> à des indemnités d’astreintes</w:t>
      </w:r>
      <w:r>
        <w:rPr>
          <w:rFonts w:asciiTheme="majorHAnsi" w:hAnsiTheme="majorHAnsi" w:cstheme="majorHAnsi"/>
        </w:rPr>
        <w:t> ;</w:t>
      </w:r>
    </w:p>
    <w:p w14:paraId="2E7B5421" w14:textId="3FD3652D" w:rsidR="000145D6" w:rsidRDefault="00211559" w:rsidP="004A2802">
      <w:pPr>
        <w:pStyle w:val="Paragraphedeliste"/>
        <w:numPr>
          <w:ilvl w:val="0"/>
          <w:numId w:val="59"/>
        </w:numPr>
        <w:rPr>
          <w:ins w:id="1137" w:author="Nicol, Fabrice" w:date="2017-09-19T20:34:00Z"/>
          <w:rFonts w:asciiTheme="majorHAnsi" w:hAnsiTheme="majorHAnsi" w:cstheme="majorHAnsi"/>
        </w:rPr>
      </w:pPr>
      <w:ins w:id="1138" w:author="Nicol, Fabrice" w:date="2017-09-19T20:33:00Z">
        <w:r>
          <w:rPr>
            <w:rFonts w:asciiTheme="majorHAnsi" w:hAnsiTheme="majorHAnsi" w:cstheme="majorHAnsi"/>
          </w:rPr>
          <w:t>Le logiciel tâche de déterminer, à partir des libellés d’emplois ou de grade, si les agents concernés</w:t>
        </w:r>
      </w:ins>
      <w:ins w:id="1139" w:author="Nicol, Fabrice" w:date="2017-09-19T20:34:00Z">
        <w:r>
          <w:rPr>
            <w:rFonts w:asciiTheme="majorHAnsi" w:hAnsiTheme="majorHAnsi" w:cstheme="majorHAnsi"/>
          </w:rPr>
          <w:t xml:space="preserve"> par le cumul NBI/indemnités d’astreinte</w:t>
        </w:r>
      </w:ins>
      <w:ins w:id="1140" w:author="Nicol, Fabrice" w:date="2017-09-19T20:33:00Z">
        <w:r>
          <w:rPr>
            <w:rFonts w:asciiTheme="majorHAnsi" w:hAnsiTheme="majorHAnsi" w:cstheme="majorHAnsi"/>
          </w:rPr>
          <w:t xml:space="preserve"> exercent </w:t>
        </w:r>
      </w:ins>
      <w:del w:id="1141" w:author="Nicol, Fabrice" w:date="2017-09-19T20:33:00Z">
        <w:r w:rsidR="000145D6" w:rsidRPr="0075791B" w:rsidDel="00211559">
          <w:rPr>
            <w:rFonts w:asciiTheme="majorHAnsi" w:hAnsiTheme="majorHAnsi" w:cstheme="majorHAnsi"/>
          </w:rPr>
          <w:delText>Contrôler pour chaque agent s’il exer</w:delText>
        </w:r>
        <w:r w:rsidR="000145D6" w:rsidDel="00211559">
          <w:rPr>
            <w:rFonts w:asciiTheme="majorHAnsi" w:hAnsiTheme="majorHAnsi" w:cstheme="majorHAnsi"/>
          </w:rPr>
          <w:delText xml:space="preserve">ce </w:delText>
        </w:r>
      </w:del>
      <w:r w:rsidR="000145D6">
        <w:rPr>
          <w:rFonts w:asciiTheme="majorHAnsi" w:hAnsiTheme="majorHAnsi" w:cstheme="majorHAnsi"/>
        </w:rPr>
        <w:t>des « f</w:t>
      </w:r>
      <w:r w:rsidR="000145D6" w:rsidRPr="0075791B">
        <w:rPr>
          <w:rFonts w:asciiTheme="majorHAnsi" w:hAnsiTheme="majorHAnsi" w:cstheme="majorHAnsi"/>
        </w:rPr>
        <w:t xml:space="preserve">onctions de </w:t>
      </w:r>
      <w:proofErr w:type="spellStart"/>
      <w:r w:rsidR="000145D6" w:rsidRPr="0075791B">
        <w:rPr>
          <w:rFonts w:asciiTheme="majorHAnsi" w:hAnsiTheme="majorHAnsi" w:cstheme="majorHAnsi"/>
        </w:rPr>
        <w:t>responsablilité</w:t>
      </w:r>
      <w:proofErr w:type="spellEnd"/>
      <w:r w:rsidR="000145D6" w:rsidRPr="0075791B">
        <w:rPr>
          <w:rFonts w:asciiTheme="majorHAnsi" w:hAnsiTheme="majorHAnsi" w:cstheme="majorHAnsi"/>
        </w:rPr>
        <w:t xml:space="preserve"> supérieure »</w:t>
      </w:r>
      <w:r w:rsidR="000145D6">
        <w:rPr>
          <w:rFonts w:asciiTheme="majorHAnsi" w:hAnsiTheme="majorHAnsi" w:cstheme="majorHAnsi"/>
        </w:rPr>
        <w:t>.</w:t>
      </w:r>
      <w:ins w:id="1142" w:author="Nicol, Fabrice" w:date="2017-09-19T20:33:00Z">
        <w:r>
          <w:rPr>
            <w:rFonts w:asciiTheme="majorHAnsi" w:hAnsiTheme="majorHAnsi" w:cstheme="majorHAnsi"/>
          </w:rPr>
          <w:t xml:space="preserve"> Une vérification manuelle est toutefois nécessaire en cas de détection d’irrégularité.</w:t>
        </w:r>
      </w:ins>
    </w:p>
    <w:p w14:paraId="2BDD3B2D" w14:textId="1C7FBC14" w:rsidR="00211559" w:rsidRPr="009F47F6" w:rsidRDefault="00211559" w:rsidP="004A2802">
      <w:pPr>
        <w:pStyle w:val="Paragraphedeliste"/>
        <w:numPr>
          <w:ilvl w:val="0"/>
          <w:numId w:val="59"/>
        </w:numPr>
        <w:rPr>
          <w:rFonts w:asciiTheme="majorHAnsi" w:hAnsiTheme="majorHAnsi" w:cstheme="majorHAnsi"/>
        </w:rPr>
      </w:pPr>
      <w:ins w:id="1143" w:author="Nicol, Fabrice" w:date="2017-09-19T20:34:00Z">
        <w:r>
          <w:rPr>
            <w:rFonts w:asciiTheme="majorHAnsi" w:hAnsiTheme="majorHAnsi" w:cstheme="majorHAnsi"/>
          </w:rPr>
          <w:t>Déterminer les cas d</w:t>
        </w:r>
      </w:ins>
      <w:ins w:id="1144" w:author="Nicol, Fabrice" w:date="2017-09-19T20:35:00Z">
        <w:r>
          <w:rPr>
            <w:rFonts w:asciiTheme="majorHAnsi" w:hAnsiTheme="majorHAnsi" w:cstheme="majorHAnsi"/>
          </w:rPr>
          <w:t xml:space="preserve">’interventions non compensées pour lesquels les </w:t>
        </w:r>
      </w:ins>
      <w:ins w:id="1145" w:author="Nicol, Fabrice" w:date="2017-09-19T20:39:00Z">
        <w:r w:rsidR="00566290">
          <w:rPr>
            <w:rFonts w:asciiTheme="majorHAnsi" w:hAnsiTheme="majorHAnsi" w:cstheme="majorHAnsi"/>
          </w:rPr>
          <w:t xml:space="preserve">cumuls IHTS/indemnité d’astreinte, </w:t>
        </w:r>
      </w:ins>
      <w:ins w:id="1146" w:author="Nicol, Fabrice" w:date="2017-09-19T20:35:00Z">
        <w:r>
          <w:rPr>
            <w:rFonts w:asciiTheme="majorHAnsi" w:hAnsiTheme="majorHAnsi" w:cstheme="majorHAnsi"/>
          </w:rPr>
          <w:t>du type de ceux mentionnés au tableau n°27</w:t>
        </w:r>
      </w:ins>
      <w:ins w:id="1147" w:author="Nicol, Fabrice" w:date="2017-09-19T20:39:00Z">
        <w:r w:rsidR="00566290">
          <w:rPr>
            <w:rFonts w:asciiTheme="majorHAnsi" w:hAnsiTheme="majorHAnsi" w:cstheme="majorHAnsi"/>
          </w:rPr>
          <w:t>,</w:t>
        </w:r>
      </w:ins>
      <w:ins w:id="1148" w:author="Nicol, Fabrice" w:date="2017-09-19T20:35:00Z">
        <w:r>
          <w:rPr>
            <w:rFonts w:asciiTheme="majorHAnsi" w:hAnsiTheme="majorHAnsi" w:cstheme="majorHAnsi"/>
          </w:rPr>
          <w:t xml:space="preserve"> sont réguliers</w:t>
        </w:r>
      </w:ins>
      <w:ins w:id="1149" w:author="Nicol, Fabrice" w:date="2017-09-19T20:39:00Z">
        <w:r w:rsidR="00566290">
          <w:rPr>
            <w:rFonts w:asciiTheme="majorHAnsi" w:hAnsiTheme="majorHAnsi" w:cstheme="majorHAnsi"/>
          </w:rPr>
          <w:t>.</w:t>
        </w:r>
      </w:ins>
    </w:p>
    <w:p w14:paraId="060211D8" w14:textId="7FD23E89" w:rsidR="001A5792" w:rsidRPr="00126F22" w:rsidRDefault="001A5792">
      <w:pPr>
        <w:rPr>
          <w:rFonts w:asciiTheme="majorHAnsi" w:hAnsiTheme="majorHAnsi" w:cstheme="majorHAnsi"/>
        </w:rPr>
      </w:pPr>
    </w:p>
    <w:p w14:paraId="1B0F4D6A" w14:textId="7ED4D1BA" w:rsidR="000145D6" w:rsidRPr="00B829E5" w:rsidRDefault="00B829E5" w:rsidP="00FA59C0">
      <w:pPr>
        <w:rPr>
          <w:rFonts w:asciiTheme="majorHAnsi" w:hAnsiTheme="majorHAnsi" w:cstheme="majorHAnsi"/>
          <w:b/>
          <w:color w:val="D14A95" w:themeColor="accent1"/>
        </w:rPr>
      </w:pPr>
      <w:r w:rsidRPr="00B829E5">
        <w:rPr>
          <w:rFonts w:asciiTheme="majorHAnsi" w:hAnsiTheme="majorHAnsi" w:cstheme="majorHAnsi"/>
          <w:b/>
          <w:color w:val="D14A95" w:themeColor="accent1"/>
        </w:rPr>
        <w:t>Point d’attention</w:t>
      </w:r>
    </w:p>
    <w:p w14:paraId="17095316" w14:textId="6A405B40" w:rsidR="000145D6" w:rsidRPr="00662F07" w:rsidRDefault="000145D6" w:rsidP="00662F07">
      <w:pPr>
        <w:pStyle w:val="Paragraphedeliste"/>
        <w:numPr>
          <w:ilvl w:val="0"/>
          <w:numId w:val="82"/>
        </w:numPr>
        <w:rPr>
          <w:rFonts w:asciiTheme="majorHAnsi" w:hAnsiTheme="majorHAnsi" w:cstheme="majorHAnsi"/>
        </w:rPr>
      </w:pPr>
      <w:r w:rsidRPr="00662F07">
        <w:rPr>
          <w:rFonts w:asciiTheme="majorHAnsi" w:hAnsiTheme="majorHAnsi" w:cstheme="majorHAnsi"/>
        </w:rPr>
        <w:t>Seuls les directeurs généraux (DGA, DGS, DGST) sont concernés par l’interdiction du cumul</w:t>
      </w:r>
      <w:r w:rsidR="00662F07">
        <w:rPr>
          <w:rFonts w:asciiTheme="majorHAnsi" w:hAnsiTheme="majorHAnsi" w:cstheme="majorHAnsi"/>
        </w:rPr>
        <w:t> </w:t>
      </w:r>
      <w:ins w:id="1150" w:author="Nicol, Fabrice" w:date="2017-09-19T20:39:00Z">
        <w:r w:rsidR="00566290">
          <w:rPr>
            <w:rFonts w:asciiTheme="majorHAnsi" w:hAnsiTheme="majorHAnsi" w:cstheme="majorHAnsi"/>
          </w:rPr>
          <w:t xml:space="preserve">NBI/indemnité </w:t>
        </w:r>
        <w:proofErr w:type="gramStart"/>
        <w:r w:rsidR="00566290">
          <w:rPr>
            <w:rFonts w:asciiTheme="majorHAnsi" w:hAnsiTheme="majorHAnsi" w:cstheme="majorHAnsi"/>
          </w:rPr>
          <w:t>d’astreinte</w:t>
        </w:r>
      </w:ins>
      <w:r w:rsidR="00662F07">
        <w:rPr>
          <w:rFonts w:asciiTheme="majorHAnsi" w:hAnsiTheme="majorHAnsi" w:cstheme="majorHAnsi"/>
        </w:rPr>
        <w:t>;</w:t>
      </w:r>
      <w:proofErr w:type="gramEnd"/>
    </w:p>
    <w:p w14:paraId="1FBBECBB" w14:textId="0ED251A5" w:rsidR="004836A7" w:rsidRPr="00126F22" w:rsidRDefault="008C17BF" w:rsidP="00662F07">
      <w:pPr>
        <w:pStyle w:val="Paragraphedeliste"/>
        <w:numPr>
          <w:ilvl w:val="0"/>
          <w:numId w:val="30"/>
        </w:numPr>
        <w:suppressAutoHyphens/>
        <w:spacing w:after="0"/>
        <w:rPr>
          <w:rFonts w:asciiTheme="majorHAnsi" w:hAnsiTheme="majorHAnsi" w:cstheme="majorHAnsi"/>
        </w:rPr>
      </w:pPr>
      <w:r>
        <w:rPr>
          <w:rFonts w:asciiTheme="majorHAnsi" w:hAnsiTheme="majorHAnsi" w:cstheme="majorHAnsi"/>
        </w:rPr>
        <w:t>U</w:t>
      </w:r>
      <w:r w:rsidR="004836A7" w:rsidRPr="00126F22">
        <w:rPr>
          <w:rFonts w:asciiTheme="majorHAnsi" w:hAnsiTheme="majorHAnsi" w:cstheme="majorHAnsi"/>
        </w:rPr>
        <w:t>tiliser le mode de traitement exact</w:t>
      </w:r>
      <w:r>
        <w:rPr>
          <w:rFonts w:asciiTheme="majorHAnsi" w:hAnsiTheme="majorHAnsi" w:cstheme="majorHAnsi"/>
        </w:rPr>
        <w:t xml:space="preserve">, </w:t>
      </w:r>
      <w:r w:rsidRPr="00126F22">
        <w:rPr>
          <w:rFonts w:asciiTheme="majorHAnsi" w:hAnsiTheme="majorHAnsi" w:cstheme="majorHAnsi"/>
        </w:rPr>
        <w:t>lorsque les libellés d’astreintes ne sont pas clairs</w:t>
      </w:r>
      <w:r w:rsidR="00311B47">
        <w:rPr>
          <w:rFonts w:asciiTheme="majorHAnsi" w:hAnsiTheme="majorHAnsi" w:cstheme="majorHAnsi"/>
        </w:rPr>
        <w:t> ;</w:t>
      </w:r>
    </w:p>
    <w:p w14:paraId="2298656F" w14:textId="29ED4619" w:rsidR="00311B47" w:rsidRDefault="008C17BF" w:rsidP="00662F07">
      <w:pPr>
        <w:pStyle w:val="Paragraphedeliste"/>
        <w:numPr>
          <w:ilvl w:val="0"/>
          <w:numId w:val="30"/>
        </w:numPr>
        <w:suppressAutoHyphens/>
        <w:spacing w:after="0"/>
        <w:rPr>
          <w:ins w:id="1151" w:author="Nicol, Fabrice" w:date="2017-09-19T20:35:00Z"/>
          <w:rFonts w:asciiTheme="majorHAnsi" w:hAnsiTheme="majorHAnsi" w:cstheme="majorHAnsi"/>
        </w:rPr>
      </w:pPr>
      <w:r>
        <w:rPr>
          <w:rFonts w:asciiTheme="majorHAnsi" w:hAnsiTheme="majorHAnsi" w:cstheme="majorHAnsi"/>
        </w:rPr>
        <w:t>C</w:t>
      </w:r>
      <w:r w:rsidRPr="00126F22">
        <w:rPr>
          <w:rFonts w:asciiTheme="majorHAnsi" w:hAnsiTheme="majorHAnsi" w:cstheme="majorHAnsi"/>
        </w:rPr>
        <w:t xml:space="preserve">roiser ces informations avec le service gestionnaire </w:t>
      </w:r>
      <w:r w:rsidR="00662F07">
        <w:rPr>
          <w:rFonts w:asciiTheme="majorHAnsi" w:hAnsiTheme="majorHAnsi" w:cstheme="majorHAnsi"/>
        </w:rPr>
        <w:t xml:space="preserve">de l’organisme </w:t>
      </w:r>
      <w:r w:rsidRPr="00126F22">
        <w:rPr>
          <w:rFonts w:asciiTheme="majorHAnsi" w:hAnsiTheme="majorHAnsi" w:cstheme="majorHAnsi"/>
        </w:rPr>
        <w:t>avant d’intégrer d’éventuelles anomalies au rapport</w:t>
      </w:r>
      <w:r>
        <w:rPr>
          <w:rFonts w:asciiTheme="majorHAnsi" w:hAnsiTheme="majorHAnsi" w:cstheme="majorHAnsi"/>
        </w:rPr>
        <w:t xml:space="preserve">. </w:t>
      </w:r>
      <w:r w:rsidR="004836A7" w:rsidRPr="00126F22">
        <w:rPr>
          <w:rFonts w:asciiTheme="majorHAnsi" w:hAnsiTheme="majorHAnsi" w:cstheme="majorHAnsi"/>
        </w:rPr>
        <w:t>Il arrive fréquemment que les interventions soient compensées</w:t>
      </w:r>
      <w:r w:rsidR="00662F07">
        <w:rPr>
          <w:rFonts w:asciiTheme="majorHAnsi" w:hAnsiTheme="majorHAnsi" w:cstheme="majorHAnsi"/>
        </w:rPr>
        <w:t xml:space="preserve"> et ne </w:t>
      </w:r>
      <w:r w:rsidR="004836A7" w:rsidRPr="00126F22">
        <w:rPr>
          <w:rFonts w:asciiTheme="majorHAnsi" w:hAnsiTheme="majorHAnsi" w:cstheme="majorHAnsi"/>
        </w:rPr>
        <w:t xml:space="preserve">soient </w:t>
      </w:r>
      <w:r w:rsidR="00662F07">
        <w:rPr>
          <w:rFonts w:asciiTheme="majorHAnsi" w:hAnsiTheme="majorHAnsi" w:cstheme="majorHAnsi"/>
        </w:rPr>
        <w:t xml:space="preserve">pas </w:t>
      </w:r>
      <w:r w:rsidR="004836A7" w:rsidRPr="00126F22">
        <w:rPr>
          <w:rFonts w:asciiTheme="majorHAnsi" w:hAnsiTheme="majorHAnsi" w:cstheme="majorHAnsi"/>
        </w:rPr>
        <w:t>clairement indiquées comme telles</w:t>
      </w:r>
      <w:r w:rsidR="00662F07">
        <w:rPr>
          <w:rFonts w:asciiTheme="majorHAnsi" w:hAnsiTheme="majorHAnsi" w:cstheme="majorHAnsi"/>
        </w:rPr>
        <w:t xml:space="preserve"> en base de paye et que, de plus, </w:t>
      </w:r>
      <w:r w:rsidR="004836A7" w:rsidRPr="00126F22">
        <w:rPr>
          <w:rFonts w:asciiTheme="majorHAnsi" w:hAnsiTheme="majorHAnsi" w:cstheme="majorHAnsi"/>
        </w:rPr>
        <w:t xml:space="preserve">les périodes de référence des compensations </w:t>
      </w:r>
      <w:r w:rsidR="00662F07">
        <w:rPr>
          <w:rFonts w:asciiTheme="majorHAnsi" w:hAnsiTheme="majorHAnsi" w:cstheme="majorHAnsi"/>
        </w:rPr>
        <w:t xml:space="preserve">soient </w:t>
      </w:r>
      <w:r w:rsidR="004836A7" w:rsidRPr="00126F22">
        <w:rPr>
          <w:rFonts w:asciiTheme="majorHAnsi" w:hAnsiTheme="majorHAnsi" w:cstheme="majorHAnsi"/>
        </w:rPr>
        <w:t>indiqué</w:t>
      </w:r>
      <w:r w:rsidR="00662F07">
        <w:rPr>
          <w:rFonts w:asciiTheme="majorHAnsi" w:hAnsiTheme="majorHAnsi" w:cstheme="majorHAnsi"/>
        </w:rPr>
        <w:t xml:space="preserve">es en base de paye et fiables. </w:t>
      </w:r>
    </w:p>
    <w:p w14:paraId="0EA708DF" w14:textId="77777777" w:rsidR="00211559" w:rsidRDefault="00211559">
      <w:pPr>
        <w:pStyle w:val="Paragraphedeliste"/>
        <w:suppressAutoHyphens/>
        <w:spacing w:after="0"/>
        <w:rPr>
          <w:rFonts w:asciiTheme="majorHAnsi" w:hAnsiTheme="majorHAnsi" w:cstheme="majorHAnsi"/>
        </w:rPr>
        <w:pPrChange w:id="1152" w:author="Nicol, Fabrice" w:date="2017-09-19T20:35:00Z">
          <w:pPr>
            <w:pStyle w:val="Paragraphedeliste"/>
            <w:numPr>
              <w:numId w:val="30"/>
            </w:numPr>
            <w:suppressAutoHyphens/>
            <w:spacing w:after="0"/>
            <w:ind w:hanging="360"/>
          </w:pPr>
        </w:pPrChange>
      </w:pPr>
    </w:p>
    <w:p w14:paraId="40ED72FE" w14:textId="00AB1E6D" w:rsidR="00311B47" w:rsidRDefault="00662F07" w:rsidP="009F47F6">
      <w:pPr>
        <w:suppressAutoHyphens/>
        <w:spacing w:after="0"/>
        <w:rPr>
          <w:rFonts w:asciiTheme="majorHAnsi" w:hAnsiTheme="majorHAnsi" w:cstheme="majorHAnsi"/>
        </w:rPr>
      </w:pPr>
      <w:r w:rsidRPr="00B26231">
        <w:rPr>
          <w:rFonts w:asciiTheme="majorHAnsi" w:hAnsiTheme="majorHAnsi" w:cstheme="majorHAnsi"/>
          <w:b/>
          <w:noProof/>
          <w:szCs w:val="20"/>
        </w:rPr>
        <mc:AlternateContent>
          <mc:Choice Requires="wps">
            <w:drawing>
              <wp:anchor distT="0" distB="0" distL="114300" distR="114300" simplePos="0" relativeHeight="251897856" behindDoc="0" locked="0" layoutInCell="1" allowOverlap="1" wp14:anchorId="28A7AE5D" wp14:editId="10D4FEAF">
                <wp:simplePos x="0" y="0"/>
                <wp:positionH relativeFrom="column">
                  <wp:posOffset>97790</wp:posOffset>
                </wp:positionH>
                <wp:positionV relativeFrom="page">
                  <wp:posOffset>800100</wp:posOffset>
                </wp:positionV>
                <wp:extent cx="293370" cy="285115"/>
                <wp:effectExtent l="0" t="0" r="0" b="635"/>
                <wp:wrapThrough wrapText="bothSides">
                  <wp:wrapPolygon edited="0">
                    <wp:start x="4208" y="0"/>
                    <wp:lineTo x="0" y="1443"/>
                    <wp:lineTo x="0" y="17318"/>
                    <wp:lineTo x="4208" y="20205"/>
                    <wp:lineTo x="19636" y="20205"/>
                    <wp:lineTo x="19636" y="7216"/>
                    <wp:lineTo x="15429" y="0"/>
                    <wp:lineTo x="4208" y="0"/>
                  </wp:wrapPolygon>
                </wp:wrapThrough>
                <wp:docPr id="73735" name="Freeform 7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93370" cy="285115"/>
                        </a:xfrm>
                        <a:custGeom>
                          <a:avLst/>
                          <a:gdLst/>
                          <a:ahLst/>
                          <a:cxnLst>
                            <a:cxn ang="0">
                              <a:pos x="390" y="200"/>
                            </a:cxn>
                            <a:cxn ang="0">
                              <a:pos x="390" y="216"/>
                            </a:cxn>
                            <a:cxn ang="0">
                              <a:pos x="215" y="259"/>
                            </a:cxn>
                            <a:cxn ang="0">
                              <a:pos x="215" y="291"/>
                            </a:cxn>
                            <a:cxn ang="0">
                              <a:pos x="390" y="248"/>
                            </a:cxn>
                            <a:cxn ang="0">
                              <a:pos x="390" y="264"/>
                            </a:cxn>
                            <a:cxn ang="0">
                              <a:pos x="207" y="310"/>
                            </a:cxn>
                            <a:cxn ang="0">
                              <a:pos x="197" y="308"/>
                            </a:cxn>
                            <a:cxn ang="0">
                              <a:pos x="56" y="184"/>
                            </a:cxn>
                            <a:cxn ang="0">
                              <a:pos x="60" y="124"/>
                            </a:cxn>
                            <a:cxn ang="0">
                              <a:pos x="197" y="244"/>
                            </a:cxn>
                            <a:cxn ang="0">
                              <a:pos x="207" y="245"/>
                            </a:cxn>
                            <a:cxn ang="0">
                              <a:pos x="390" y="200"/>
                            </a:cxn>
                            <a:cxn ang="0">
                              <a:pos x="65" y="46"/>
                            </a:cxn>
                            <a:cxn ang="0">
                              <a:pos x="249" y="0"/>
                            </a:cxn>
                            <a:cxn ang="0">
                              <a:pos x="390" y="124"/>
                            </a:cxn>
                            <a:cxn ang="0">
                              <a:pos x="390" y="140"/>
                            </a:cxn>
                            <a:cxn ang="0">
                              <a:pos x="215" y="184"/>
                            </a:cxn>
                            <a:cxn ang="0">
                              <a:pos x="215" y="215"/>
                            </a:cxn>
                            <a:cxn ang="0">
                              <a:pos x="390" y="172"/>
                            </a:cxn>
                            <a:cxn ang="0">
                              <a:pos x="390" y="188"/>
                            </a:cxn>
                            <a:cxn ang="0">
                              <a:pos x="207" y="234"/>
                            </a:cxn>
                            <a:cxn ang="0">
                              <a:pos x="197" y="232"/>
                            </a:cxn>
                            <a:cxn ang="0">
                              <a:pos x="56" y="109"/>
                            </a:cxn>
                            <a:cxn ang="0">
                              <a:pos x="65" y="46"/>
                            </a:cxn>
                            <a:cxn ang="0">
                              <a:pos x="224" y="421"/>
                            </a:cxn>
                            <a:cxn ang="0">
                              <a:pos x="0" y="288"/>
                            </a:cxn>
                            <a:cxn ang="0">
                              <a:pos x="0" y="313"/>
                            </a:cxn>
                            <a:cxn ang="0">
                              <a:pos x="224" y="446"/>
                            </a:cxn>
                            <a:cxn ang="0">
                              <a:pos x="353" y="398"/>
                            </a:cxn>
                            <a:cxn ang="0">
                              <a:pos x="353" y="372"/>
                            </a:cxn>
                            <a:cxn ang="0">
                              <a:pos x="224" y="421"/>
                            </a:cxn>
                            <a:cxn ang="0">
                              <a:pos x="418" y="335"/>
                            </a:cxn>
                            <a:cxn ang="0">
                              <a:pos x="364" y="355"/>
                            </a:cxn>
                            <a:cxn ang="0">
                              <a:pos x="364" y="434"/>
                            </a:cxn>
                            <a:cxn ang="0">
                              <a:pos x="391" y="402"/>
                            </a:cxn>
                            <a:cxn ang="0">
                              <a:pos x="418" y="414"/>
                            </a:cxn>
                            <a:cxn ang="0">
                              <a:pos x="418" y="374"/>
                            </a:cxn>
                            <a:cxn ang="0">
                              <a:pos x="442" y="365"/>
                            </a:cxn>
                            <a:cxn ang="0">
                              <a:pos x="457" y="346"/>
                            </a:cxn>
                            <a:cxn ang="0">
                              <a:pos x="457" y="283"/>
                            </a:cxn>
                            <a:cxn ang="0">
                              <a:pos x="451" y="272"/>
                            </a:cxn>
                            <a:cxn ang="0">
                              <a:pos x="400" y="242"/>
                            </a:cxn>
                            <a:cxn ang="0">
                              <a:pos x="400" y="271"/>
                            </a:cxn>
                            <a:cxn ang="0">
                              <a:pos x="211" y="320"/>
                            </a:cxn>
                            <a:cxn ang="0">
                              <a:pos x="187" y="314"/>
                            </a:cxn>
                            <a:cxn ang="0">
                              <a:pos x="56" y="197"/>
                            </a:cxn>
                            <a:cxn ang="0">
                              <a:pos x="0" y="218"/>
                            </a:cxn>
                            <a:cxn ang="0">
                              <a:pos x="0" y="245"/>
                            </a:cxn>
                            <a:cxn ang="0">
                              <a:pos x="224" y="378"/>
                            </a:cxn>
                            <a:cxn ang="0">
                              <a:pos x="432" y="299"/>
                            </a:cxn>
                            <a:cxn ang="0">
                              <a:pos x="432" y="341"/>
                            </a:cxn>
                            <a:cxn ang="0">
                              <a:pos x="418" y="347"/>
                            </a:cxn>
                            <a:cxn ang="0">
                              <a:pos x="418" y="335"/>
                            </a:cxn>
                          </a:cxnLst>
                          <a:rect l="0" t="0" r="r" b="b"/>
                          <a:pathLst>
                            <a:path w="457" h="446">
                              <a:moveTo>
                                <a:pt x="390" y="200"/>
                              </a:moveTo>
                              <a:cubicBezTo>
                                <a:pt x="390" y="216"/>
                                <a:pt x="390" y="216"/>
                                <a:pt x="390" y="216"/>
                              </a:cubicBezTo>
                              <a:cubicBezTo>
                                <a:pt x="215" y="259"/>
                                <a:pt x="215" y="259"/>
                                <a:pt x="215" y="259"/>
                              </a:cubicBezTo>
                              <a:cubicBezTo>
                                <a:pt x="208" y="271"/>
                                <a:pt x="209" y="281"/>
                                <a:pt x="215" y="291"/>
                              </a:cubicBezTo>
                              <a:cubicBezTo>
                                <a:pt x="390" y="248"/>
                                <a:pt x="390" y="248"/>
                                <a:pt x="390" y="248"/>
                              </a:cubicBezTo>
                              <a:cubicBezTo>
                                <a:pt x="390" y="264"/>
                                <a:pt x="390" y="264"/>
                                <a:pt x="390" y="264"/>
                              </a:cubicBezTo>
                              <a:cubicBezTo>
                                <a:pt x="207" y="310"/>
                                <a:pt x="207" y="310"/>
                                <a:pt x="207" y="310"/>
                              </a:cubicBezTo>
                              <a:cubicBezTo>
                                <a:pt x="203" y="310"/>
                                <a:pt x="199" y="310"/>
                                <a:pt x="197" y="308"/>
                              </a:cubicBezTo>
                              <a:cubicBezTo>
                                <a:pt x="56" y="184"/>
                                <a:pt x="56" y="184"/>
                                <a:pt x="56" y="184"/>
                              </a:cubicBezTo>
                              <a:cubicBezTo>
                                <a:pt x="49" y="179"/>
                                <a:pt x="43" y="135"/>
                                <a:pt x="60" y="124"/>
                              </a:cubicBezTo>
                              <a:cubicBezTo>
                                <a:pt x="197" y="244"/>
                                <a:pt x="197" y="244"/>
                                <a:pt x="197" y="244"/>
                              </a:cubicBezTo>
                              <a:cubicBezTo>
                                <a:pt x="199" y="245"/>
                                <a:pt x="203" y="246"/>
                                <a:pt x="207" y="245"/>
                              </a:cubicBezTo>
                              <a:cubicBezTo>
                                <a:pt x="390" y="200"/>
                                <a:pt x="390" y="200"/>
                                <a:pt x="390" y="200"/>
                              </a:cubicBezTo>
                              <a:close/>
                              <a:moveTo>
                                <a:pt x="65" y="46"/>
                              </a:moveTo>
                              <a:cubicBezTo>
                                <a:pt x="249" y="0"/>
                                <a:pt x="249" y="0"/>
                                <a:pt x="249" y="0"/>
                              </a:cubicBezTo>
                              <a:cubicBezTo>
                                <a:pt x="390" y="124"/>
                                <a:pt x="390" y="124"/>
                                <a:pt x="390" y="124"/>
                              </a:cubicBezTo>
                              <a:cubicBezTo>
                                <a:pt x="390" y="140"/>
                                <a:pt x="390" y="140"/>
                                <a:pt x="390" y="140"/>
                              </a:cubicBezTo>
                              <a:cubicBezTo>
                                <a:pt x="215" y="184"/>
                                <a:pt x="215" y="184"/>
                                <a:pt x="215" y="184"/>
                              </a:cubicBezTo>
                              <a:cubicBezTo>
                                <a:pt x="208" y="195"/>
                                <a:pt x="209" y="205"/>
                                <a:pt x="215" y="215"/>
                              </a:cubicBezTo>
                              <a:cubicBezTo>
                                <a:pt x="390" y="172"/>
                                <a:pt x="390" y="172"/>
                                <a:pt x="390" y="172"/>
                              </a:cubicBezTo>
                              <a:cubicBezTo>
                                <a:pt x="390" y="188"/>
                                <a:pt x="390" y="188"/>
                                <a:pt x="390" y="188"/>
                              </a:cubicBezTo>
                              <a:cubicBezTo>
                                <a:pt x="207" y="234"/>
                                <a:pt x="207" y="234"/>
                                <a:pt x="207" y="234"/>
                              </a:cubicBezTo>
                              <a:cubicBezTo>
                                <a:pt x="203" y="235"/>
                                <a:pt x="199" y="234"/>
                                <a:pt x="197" y="232"/>
                              </a:cubicBezTo>
                              <a:cubicBezTo>
                                <a:pt x="56" y="109"/>
                                <a:pt x="56" y="109"/>
                                <a:pt x="56" y="109"/>
                              </a:cubicBezTo>
                              <a:cubicBezTo>
                                <a:pt x="48" y="102"/>
                                <a:pt x="42" y="51"/>
                                <a:pt x="65" y="46"/>
                              </a:cubicBezTo>
                              <a:close/>
                              <a:moveTo>
                                <a:pt x="224" y="421"/>
                              </a:moveTo>
                              <a:cubicBezTo>
                                <a:pt x="0" y="288"/>
                                <a:pt x="0" y="288"/>
                                <a:pt x="0" y="288"/>
                              </a:cubicBezTo>
                              <a:cubicBezTo>
                                <a:pt x="0" y="313"/>
                                <a:pt x="0" y="313"/>
                                <a:pt x="0" y="313"/>
                              </a:cubicBezTo>
                              <a:cubicBezTo>
                                <a:pt x="224" y="446"/>
                                <a:pt x="224" y="446"/>
                                <a:pt x="224" y="446"/>
                              </a:cubicBezTo>
                              <a:cubicBezTo>
                                <a:pt x="353" y="398"/>
                                <a:pt x="353" y="398"/>
                                <a:pt x="353" y="398"/>
                              </a:cubicBezTo>
                              <a:cubicBezTo>
                                <a:pt x="353" y="372"/>
                                <a:pt x="353" y="372"/>
                                <a:pt x="353" y="372"/>
                              </a:cubicBezTo>
                              <a:cubicBezTo>
                                <a:pt x="224" y="421"/>
                                <a:pt x="224" y="421"/>
                                <a:pt x="224" y="421"/>
                              </a:cubicBezTo>
                              <a:close/>
                              <a:moveTo>
                                <a:pt x="418" y="335"/>
                              </a:moveTo>
                              <a:cubicBezTo>
                                <a:pt x="364" y="355"/>
                                <a:pt x="364" y="355"/>
                                <a:pt x="364" y="355"/>
                              </a:cubicBezTo>
                              <a:cubicBezTo>
                                <a:pt x="364" y="434"/>
                                <a:pt x="364" y="434"/>
                                <a:pt x="364" y="434"/>
                              </a:cubicBezTo>
                              <a:cubicBezTo>
                                <a:pt x="391" y="402"/>
                                <a:pt x="391" y="402"/>
                                <a:pt x="391" y="402"/>
                              </a:cubicBezTo>
                              <a:cubicBezTo>
                                <a:pt x="418" y="414"/>
                                <a:pt x="418" y="414"/>
                                <a:pt x="418" y="414"/>
                              </a:cubicBezTo>
                              <a:cubicBezTo>
                                <a:pt x="418" y="374"/>
                                <a:pt x="418" y="374"/>
                                <a:pt x="418" y="374"/>
                              </a:cubicBezTo>
                              <a:cubicBezTo>
                                <a:pt x="442" y="365"/>
                                <a:pt x="442" y="365"/>
                                <a:pt x="442" y="365"/>
                              </a:cubicBezTo>
                              <a:cubicBezTo>
                                <a:pt x="453" y="360"/>
                                <a:pt x="457" y="356"/>
                                <a:pt x="457" y="346"/>
                              </a:cubicBezTo>
                              <a:cubicBezTo>
                                <a:pt x="457" y="283"/>
                                <a:pt x="457" y="283"/>
                                <a:pt x="457" y="283"/>
                              </a:cubicBezTo>
                              <a:cubicBezTo>
                                <a:pt x="457" y="278"/>
                                <a:pt x="455" y="274"/>
                                <a:pt x="451" y="272"/>
                              </a:cubicBezTo>
                              <a:cubicBezTo>
                                <a:pt x="400" y="242"/>
                                <a:pt x="400" y="242"/>
                                <a:pt x="400" y="242"/>
                              </a:cubicBezTo>
                              <a:cubicBezTo>
                                <a:pt x="400" y="271"/>
                                <a:pt x="400" y="271"/>
                                <a:pt x="400" y="271"/>
                              </a:cubicBezTo>
                              <a:cubicBezTo>
                                <a:pt x="211" y="320"/>
                                <a:pt x="211" y="320"/>
                                <a:pt x="211" y="320"/>
                              </a:cubicBezTo>
                              <a:cubicBezTo>
                                <a:pt x="203" y="322"/>
                                <a:pt x="193" y="320"/>
                                <a:pt x="187" y="314"/>
                              </a:cubicBezTo>
                              <a:cubicBezTo>
                                <a:pt x="56" y="197"/>
                                <a:pt x="56" y="197"/>
                                <a:pt x="56" y="197"/>
                              </a:cubicBezTo>
                              <a:cubicBezTo>
                                <a:pt x="0" y="218"/>
                                <a:pt x="0" y="218"/>
                                <a:pt x="0" y="218"/>
                              </a:cubicBezTo>
                              <a:cubicBezTo>
                                <a:pt x="0" y="245"/>
                                <a:pt x="0" y="245"/>
                                <a:pt x="0" y="245"/>
                              </a:cubicBezTo>
                              <a:cubicBezTo>
                                <a:pt x="224" y="378"/>
                                <a:pt x="224" y="378"/>
                                <a:pt x="224" y="378"/>
                              </a:cubicBezTo>
                              <a:cubicBezTo>
                                <a:pt x="432" y="299"/>
                                <a:pt x="432" y="299"/>
                                <a:pt x="432" y="299"/>
                              </a:cubicBezTo>
                              <a:cubicBezTo>
                                <a:pt x="432" y="341"/>
                                <a:pt x="432" y="341"/>
                                <a:pt x="432" y="341"/>
                              </a:cubicBezTo>
                              <a:cubicBezTo>
                                <a:pt x="418" y="347"/>
                                <a:pt x="418" y="347"/>
                                <a:pt x="418" y="347"/>
                              </a:cubicBezTo>
                              <a:cubicBezTo>
                                <a:pt x="418" y="335"/>
                                <a:pt x="418" y="335"/>
                                <a:pt x="418" y="335"/>
                              </a:cubicBezTo>
                              <a:close/>
                            </a:path>
                          </a:pathLst>
                        </a:custGeom>
                        <a:solidFill>
                          <a:srgbClr val="D14A95"/>
                        </a:solidFill>
                        <a:ln w="9525">
                          <a:noFill/>
                          <a:round/>
                          <a:headEnd/>
                          <a:tailEnd/>
                        </a:ln>
                      </wps:spPr>
                      <wps:txbx>
                        <w:txbxContent>
                          <w:p w14:paraId="0DEBF2F8" w14:textId="77777777" w:rsidR="00EB106F" w:rsidRPr="00BB35E2" w:rsidRDefault="00EB106F" w:rsidP="00311B47">
                            <w:pPr>
                              <w:rPr>
                                <w:color w:val="D14A95"/>
                              </w:rPr>
                            </w:pPr>
                          </w:p>
                          <w:p w14:paraId="2FD4D475" w14:textId="77777777" w:rsidR="00EB106F" w:rsidRDefault="00EB106F" w:rsidP="00311B47">
                            <w:pPr>
                              <w:jc w:val="center"/>
                            </w:pPr>
                          </w:p>
                          <w:p w14:paraId="12E76778" w14:textId="77777777" w:rsidR="00EB106F" w:rsidRDefault="00EB106F" w:rsidP="00311B47">
                            <w:pPr>
                              <w:jc w:val="center"/>
                            </w:pPr>
                          </w:p>
                        </w:txbxContent>
                      </wps:txbx>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28A7AE5D" id="_x0000_s1046" style="position:absolute;left:0;text-align:left;margin-left:7.7pt;margin-top:63pt;width:23.1pt;height:22.4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coordsize="457,44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" adj="-11796480,,5400" path="m390,200v,16,,16,,16c215,259,215,259,215,259v-7,12,-6,22,,32c390,248,390,248,390,248v,16,,16,,16c207,310,207,310,207,310v-4,,-8,,-10,-2c56,184,56,184,56,184v-7,-5,-13,-49,4,-60c197,244,197,244,197,244v2,1,6,2,10,1c390,200,390,200,390,200xm65,46c249,,249,,249,,390,124,390,124,390,124v,16,,16,,16c215,184,215,184,215,184v-7,11,-6,21,,31c390,172,390,172,390,172v,16,,16,,16c207,234,207,234,207,234v-4,1,-8,,-10,-2c56,109,56,109,56,109,48,102,42,51,65,46xm224,421c,288,,288,,288v,25,,25,,25c224,446,224,446,224,446,353,398,353,398,353,398v,-26,,-26,,-26c224,421,224,421,224,421xm418,335v-54,20,-54,20,-54,20c364,434,364,434,364,434v27,-32,27,-32,27,-32c418,414,418,414,418,414v,-40,,-40,,-40c442,365,442,365,442,365v11,-5,15,-9,15,-19c457,283,457,283,457,283v,-5,-2,-9,-6,-11c400,242,400,242,400,242v,29,,29,,29c211,320,211,320,211,320v-8,2,-18,,-24,-6c56,197,56,197,56,197,,218,,218,,218v,27,,27,,27c224,378,224,378,224,378,432,299,432,299,432,299v,42,,42,,42c418,347,418,347,418,347v,-12,,-12,,-12xe" fillcolor="#d14a95" stroked="f">
                <v:stroke joinstyle="round"/>
                <v:formulas/>
                <v:path arrowok="t" o:connecttype="custom" o:connectlocs="390,200;390,216;215,259;215,291;390,248;390,264;207,310;197,308;56,184;60,124;197,244;207,245;390,200;65,46;249,0;390,124;390,140;215,184;215,215;390,172;390,188;207,234;197,232;56,109;65,46;224,421;0,288;0,313;224,446;353,398;353,372;224,421;418,335;364,355;364,434;391,402;418,414;418,374;442,365;457,346;457,283;451,272;400,242;400,271;211,320;187,314;56,197;0,218;0,245;224,378;432,299;432,341;418,347;418,335" o:connectangles="0,0,0,0,0,0,0,0,0,0,0,0,0,0,0,0,0,0,0,0,0,0,0,0,0,0,0,0,0,0,0,0,0,0,0,0,0,0,0,0,0,0,0,0,0,0,0,0,0,0,0,0,0,0" textboxrect="0,0,457,446"/>
                <o:lock v:ext="edit" verticies="t"/>
                <v:textbox>
                  <w:txbxContent>
                    <w:p w14:paraId="0DEBF2F8" w14:textId="77777777" w:rsidR="00EB106F" w:rsidRPr="00BB35E2" w:rsidRDefault="00EB106F" w:rsidP="00311B47">
                      <w:pPr>
                        <w:rPr>
                          <w:color w:val="D14A95"/>
                        </w:rPr>
                      </w:pPr>
                    </w:p>
                    <w:p w14:paraId="2FD4D475" w14:textId="77777777" w:rsidR="00EB106F" w:rsidRDefault="00EB106F" w:rsidP="00311B47">
                      <w:pPr>
                        <w:jc w:val="center"/>
                      </w:pPr>
                    </w:p>
                    <w:p w14:paraId="12E76778" w14:textId="77777777" w:rsidR="00EB106F" w:rsidRDefault="00EB106F" w:rsidP="00311B47">
                      <w:pPr>
                        <w:jc w:val="center"/>
                      </w:pPr>
                    </w:p>
                  </w:txbxContent>
                </v:textbox>
                <w10:wrap type="through" anchory="page"/>
              </v:shape>
            </w:pict>
          </mc:Fallback>
        </mc:AlternateContent>
      </w:r>
      <w:r w:rsidR="00311B47" w:rsidRPr="00662F07">
        <w:rPr>
          <w:rFonts w:asciiTheme="majorHAnsi" w:hAnsiTheme="majorHAnsi" w:cstheme="majorHAnsi"/>
          <w:b/>
        </w:rPr>
        <w:t>Documents à consulter</w:t>
      </w:r>
      <w:r w:rsidR="00311B47">
        <w:rPr>
          <w:rFonts w:asciiTheme="majorHAnsi" w:hAnsiTheme="majorHAnsi" w:cstheme="majorHAnsi"/>
        </w:rPr>
        <w:t xml:space="preserve"> : </w:t>
      </w:r>
    </w:p>
    <w:p w14:paraId="6DE49757" w14:textId="5B64C378" w:rsidR="00311B47" w:rsidRDefault="00311B47" w:rsidP="009F47F6">
      <w:pPr>
        <w:rPr>
          <w:rFonts w:asciiTheme="majorHAnsi" w:hAnsiTheme="majorHAnsi" w:cstheme="majorHAnsi"/>
          <w:b/>
          <w:noProof/>
          <w:szCs w:val="20"/>
        </w:rPr>
      </w:pPr>
      <w:r>
        <w:rPr>
          <w:rFonts w:asciiTheme="majorHAnsi" w:hAnsiTheme="majorHAnsi" w:cstheme="majorHAnsi"/>
        </w:rPr>
        <w:t xml:space="preserve">Tout document de l’organisme justifiant </w:t>
      </w:r>
      <w:r w:rsidRPr="00126F22">
        <w:rPr>
          <w:rFonts w:asciiTheme="majorHAnsi" w:hAnsiTheme="majorHAnsi" w:cstheme="majorHAnsi"/>
        </w:rPr>
        <w:t xml:space="preserve">l’intervention effective </w:t>
      </w:r>
      <w:r>
        <w:rPr>
          <w:rFonts w:asciiTheme="majorHAnsi" w:hAnsiTheme="majorHAnsi" w:cstheme="majorHAnsi"/>
        </w:rPr>
        <w:t>d</w:t>
      </w:r>
      <w:r w:rsidRPr="00126F22">
        <w:rPr>
          <w:rFonts w:asciiTheme="majorHAnsi" w:hAnsiTheme="majorHAnsi" w:cstheme="majorHAnsi"/>
        </w:rPr>
        <w:t>es agents concernés durant la période d’astreinte.</w:t>
      </w:r>
      <w:r w:rsidRPr="00311B47">
        <w:rPr>
          <w:rFonts w:asciiTheme="majorHAnsi" w:hAnsiTheme="majorHAnsi" w:cstheme="majorHAnsi"/>
          <w:b/>
          <w:noProof/>
          <w:szCs w:val="20"/>
        </w:rPr>
        <w:t xml:space="preserve"> </w:t>
      </w:r>
    </w:p>
    <w:p w14:paraId="7658D670" w14:textId="77777777" w:rsidR="00662F07" w:rsidRPr="009F47F6" w:rsidRDefault="00662F07" w:rsidP="009F47F6">
      <w:pPr>
        <w:rPr>
          <w:rFonts w:asciiTheme="majorHAnsi" w:hAnsiTheme="majorHAnsi" w:cstheme="majorHAnsi"/>
        </w:rPr>
      </w:pPr>
    </w:p>
    <w:p w14:paraId="30DCA853" w14:textId="7A43645B" w:rsidR="00740A74" w:rsidRPr="00126F22" w:rsidRDefault="004836A7" w:rsidP="00126F22">
      <w:pPr>
        <w:spacing w:after="200"/>
        <w:jc w:val="left"/>
        <w:rPr>
          <w:rFonts w:asciiTheme="majorHAnsi" w:hAnsiTheme="majorHAnsi" w:cstheme="majorHAnsi"/>
        </w:rPr>
      </w:pPr>
      <w:r w:rsidRPr="00126F22">
        <w:rPr>
          <w:rFonts w:asciiTheme="majorHAnsi" w:hAnsiTheme="majorHAnsi" w:cstheme="majorHAnsi"/>
        </w:rPr>
        <w:br w:type="page"/>
      </w:r>
    </w:p>
    <w:p w14:paraId="528FC4CF" w14:textId="2D3CEED3" w:rsidR="00740A74" w:rsidRPr="00EB01E4" w:rsidRDefault="00345B3D" w:rsidP="00FA59C0">
      <w:pPr>
        <w:pStyle w:val="Titre1"/>
        <w:shd w:val="clear" w:color="auto" w:fill="D14A95" w:themeFill="accent1"/>
        <w:rPr>
          <w:rFonts w:cstheme="majorHAnsi"/>
          <w:color w:val="FFFFFF" w:themeColor="background1"/>
        </w:rPr>
      </w:pPr>
      <w:bookmarkStart w:id="1153" w:name="_Toc493088746"/>
      <w:r>
        <w:rPr>
          <w:rFonts w:cstheme="majorHAnsi"/>
          <w:color w:val="FFFFFF" w:themeColor="background1"/>
        </w:rPr>
        <w:lastRenderedPageBreak/>
        <w:t>FICHE N° </w:t>
      </w:r>
      <w:r w:rsidR="0086058D">
        <w:rPr>
          <w:rFonts w:cstheme="majorHAnsi"/>
          <w:color w:val="FFFFFF" w:themeColor="background1"/>
        </w:rPr>
        <w:t>15</w:t>
      </w:r>
      <w:r w:rsidR="0086058D" w:rsidRPr="00FA59C0">
        <w:rPr>
          <w:rFonts w:cstheme="majorHAnsi"/>
          <w:color w:val="FFFFFF" w:themeColor="background1"/>
        </w:rPr>
        <w:t xml:space="preserve"> </w:t>
      </w:r>
      <w:r w:rsidR="00740A74" w:rsidRPr="00FA59C0">
        <w:rPr>
          <w:rFonts w:cstheme="majorHAnsi"/>
          <w:color w:val="FFFFFF" w:themeColor="background1"/>
        </w:rPr>
        <w:t xml:space="preserve">- CONTRÔLER </w:t>
      </w:r>
      <w:r w:rsidR="00740A74" w:rsidRPr="00EB01E4">
        <w:rPr>
          <w:rFonts w:cstheme="majorHAnsi"/>
          <w:color w:val="FFFFFF" w:themeColor="background1"/>
        </w:rPr>
        <w:t xml:space="preserve">LES PRIMES DE LA FONCTION PUBLIQUE </w:t>
      </w:r>
      <w:commentRangeStart w:id="1154"/>
      <w:commentRangeStart w:id="1155"/>
      <w:commentRangeStart w:id="1156"/>
      <w:commentRangeStart w:id="1157"/>
      <w:r w:rsidRPr="00EB01E4">
        <w:rPr>
          <w:rFonts w:cstheme="majorHAnsi"/>
          <w:color w:val="FFFFFF" w:themeColor="background1"/>
        </w:rPr>
        <w:t>HOSPITALI</w:t>
      </w:r>
      <w:r>
        <w:rPr>
          <w:rFonts w:cstheme="majorHAnsi"/>
          <w:color w:val="FFFFFF" w:themeColor="background1"/>
        </w:rPr>
        <w:t>È</w:t>
      </w:r>
      <w:r w:rsidRPr="00EB01E4">
        <w:rPr>
          <w:rFonts w:cstheme="majorHAnsi"/>
          <w:color w:val="FFFFFF" w:themeColor="background1"/>
        </w:rPr>
        <w:t>RE</w:t>
      </w:r>
      <w:commentRangeEnd w:id="1154"/>
      <w:r>
        <w:rPr>
          <w:rStyle w:val="Marquedecommentaire"/>
          <w:rFonts w:asciiTheme="minorHAnsi" w:eastAsia="Times New Roman" w:hAnsiTheme="minorHAnsi" w:cs="Times New Roman"/>
          <w:b w:val="0"/>
          <w:bCs w:val="0"/>
          <w:caps w:val="0"/>
        </w:rPr>
        <w:commentReference w:id="1154"/>
      </w:r>
      <w:commentRangeEnd w:id="1155"/>
      <w:r w:rsidR="000841A6">
        <w:rPr>
          <w:rStyle w:val="Marquedecommentaire"/>
          <w:rFonts w:asciiTheme="minorHAnsi" w:eastAsia="Times New Roman" w:hAnsiTheme="minorHAnsi" w:cs="Times New Roman"/>
          <w:b w:val="0"/>
          <w:bCs w:val="0"/>
          <w:caps w:val="0"/>
        </w:rPr>
        <w:commentReference w:id="1155"/>
      </w:r>
      <w:bookmarkEnd w:id="1153"/>
      <w:commentRangeEnd w:id="1156"/>
      <w:r w:rsidR="00A91800">
        <w:rPr>
          <w:rStyle w:val="Marquedecommentaire"/>
          <w:rFonts w:asciiTheme="minorHAnsi" w:eastAsia="Times New Roman" w:hAnsiTheme="minorHAnsi" w:cs="Times New Roman"/>
          <w:b w:val="0"/>
          <w:bCs w:val="0"/>
          <w:caps w:val="0"/>
        </w:rPr>
        <w:commentReference w:id="1156"/>
      </w:r>
      <w:commentRangeEnd w:id="1157"/>
      <w:r w:rsidR="00566290">
        <w:rPr>
          <w:rStyle w:val="Marquedecommentaire"/>
          <w:rFonts w:asciiTheme="minorHAnsi" w:eastAsia="Times New Roman" w:hAnsiTheme="minorHAnsi" w:cs="Times New Roman"/>
          <w:b w:val="0"/>
          <w:bCs w:val="0"/>
          <w:caps w:val="0"/>
        </w:rPr>
        <w:commentReference w:id="1157"/>
      </w:r>
    </w:p>
    <w:p w14:paraId="4BC706E8" w14:textId="77777777" w:rsidR="00A91800" w:rsidRDefault="00A91800" w:rsidP="00A91800">
      <w:pPr>
        <w:rPr>
          <w:rFonts w:asciiTheme="majorHAnsi" w:hAnsiTheme="majorHAnsi" w:cstheme="majorHAnsi"/>
          <w:b/>
        </w:rPr>
      </w:pPr>
      <w:r w:rsidRPr="00A91800">
        <w:rPr>
          <w:rFonts w:asciiTheme="majorHAnsi" w:hAnsiTheme="majorHAnsi" w:cstheme="majorHAnsi"/>
          <w:b/>
          <w:color w:val="D14A95" w:themeColor="accent1"/>
        </w:rPr>
        <w:t>Point d’attention</w:t>
      </w:r>
    </w:p>
    <w:p w14:paraId="2D60D650" w14:textId="77777777" w:rsidR="00A91800" w:rsidRPr="0086058D" w:rsidRDefault="00A91800" w:rsidP="00A91800">
      <w:pPr>
        <w:pStyle w:val="Paragraphedeliste"/>
        <w:ind w:left="0"/>
        <w:rPr>
          <w:rFonts w:asciiTheme="majorHAnsi" w:hAnsiTheme="majorHAnsi" w:cstheme="majorHAnsi"/>
        </w:rPr>
      </w:pPr>
      <w:r>
        <w:rPr>
          <w:rFonts w:asciiTheme="majorHAnsi" w:hAnsiTheme="majorHAnsi" w:cstheme="majorHAnsi"/>
        </w:rPr>
        <w:t>F</w:t>
      </w:r>
      <w:r w:rsidRPr="0086058D">
        <w:rPr>
          <w:rFonts w:asciiTheme="majorHAnsi" w:hAnsiTheme="majorHAnsi" w:cstheme="majorHAnsi"/>
        </w:rPr>
        <w:t>iabiliser certaines primes versées</w:t>
      </w:r>
      <w:r>
        <w:rPr>
          <w:rFonts w:asciiTheme="majorHAnsi" w:hAnsiTheme="majorHAnsi" w:cstheme="majorHAnsi"/>
        </w:rPr>
        <w:t xml:space="preserve"> p</w:t>
      </w:r>
      <w:r w:rsidRPr="0086058D">
        <w:rPr>
          <w:rFonts w:asciiTheme="majorHAnsi" w:hAnsiTheme="majorHAnsi" w:cstheme="majorHAnsi"/>
        </w:rPr>
        <w:t>our l’ensemble des tests réglementaires de la FPH automatisés à ce jour.</w:t>
      </w:r>
    </w:p>
    <w:p w14:paraId="1BE69C79" w14:textId="77777777" w:rsidR="00A91800" w:rsidRPr="00A91800" w:rsidRDefault="00A91800" w:rsidP="00A91800">
      <w:pPr>
        <w:rPr>
          <w:rFonts w:asciiTheme="majorHAnsi" w:hAnsiTheme="majorHAnsi" w:cstheme="majorHAnsi"/>
        </w:rPr>
      </w:pPr>
    </w:p>
    <w:p w14:paraId="707E1D73" w14:textId="2CF05B2D" w:rsidR="00740A74" w:rsidRPr="002E6D5F" w:rsidRDefault="00AF2FCF" w:rsidP="004A2802">
      <w:pPr>
        <w:pStyle w:val="Paragraphedeliste"/>
        <w:numPr>
          <w:ilvl w:val="0"/>
          <w:numId w:val="38"/>
        </w:numPr>
        <w:rPr>
          <w:rFonts w:asciiTheme="majorHAnsi" w:hAnsiTheme="majorHAnsi" w:cstheme="majorHAnsi"/>
          <w:b/>
        </w:rPr>
      </w:pPr>
      <w:r w:rsidRPr="002E6D5F">
        <w:rPr>
          <w:rFonts w:asciiTheme="majorHAnsi" w:hAnsiTheme="majorHAnsi" w:cstheme="majorHAnsi"/>
          <w:b/>
        </w:rPr>
        <w:t>Vérifier la prime spécifique</w:t>
      </w:r>
    </w:p>
    <w:p w14:paraId="31878E9F" w14:textId="088860EC" w:rsidR="0086058D" w:rsidRDefault="0086058D" w:rsidP="009F47F6">
      <w:pPr>
        <w:rPr>
          <w:rFonts w:asciiTheme="majorHAnsi" w:hAnsiTheme="majorHAnsi" w:cstheme="majorHAnsi"/>
        </w:rPr>
      </w:pPr>
      <w:r w:rsidRPr="004E1287">
        <w:rPr>
          <w:rFonts w:asciiTheme="majorHAnsi" w:hAnsiTheme="majorHAnsi" w:cstheme="majorHAnsi"/>
          <w:b/>
          <w:u w:val="single"/>
        </w:rPr>
        <w:t>Objectif</w:t>
      </w:r>
      <w:r>
        <w:rPr>
          <w:rFonts w:asciiTheme="majorHAnsi" w:hAnsiTheme="majorHAnsi" w:cstheme="majorHAnsi"/>
        </w:rPr>
        <w:t xml:space="preserve"> : </w:t>
      </w:r>
    </w:p>
    <w:p w14:paraId="72FAF434" w14:textId="09EF9AE7" w:rsidR="0086058D" w:rsidRPr="009F47F6" w:rsidRDefault="0086058D" w:rsidP="004A2802">
      <w:pPr>
        <w:pStyle w:val="Paragraphedeliste"/>
        <w:numPr>
          <w:ilvl w:val="0"/>
          <w:numId w:val="61"/>
        </w:numPr>
        <w:rPr>
          <w:rFonts w:asciiTheme="majorHAnsi" w:hAnsiTheme="majorHAnsi" w:cstheme="majorHAnsi"/>
        </w:rPr>
      </w:pPr>
      <w:r>
        <w:rPr>
          <w:rFonts w:asciiTheme="majorHAnsi" w:hAnsiTheme="majorHAnsi" w:cstheme="majorHAnsi"/>
        </w:rPr>
        <w:t>D</w:t>
      </w:r>
      <w:r w:rsidRPr="0075791B">
        <w:rPr>
          <w:rFonts w:asciiTheme="majorHAnsi" w:hAnsiTheme="majorHAnsi" w:cstheme="majorHAnsi"/>
        </w:rPr>
        <w:t>étecter les agents non titulaires bénéficiant du versement de la prime spécifique.</w:t>
      </w:r>
    </w:p>
    <w:p w14:paraId="62F28A0A" w14:textId="169FFBA1" w:rsidR="00FE5DBF" w:rsidRDefault="00FE5DBF" w:rsidP="00662F07">
      <w:pPr>
        <w:suppressAutoHyphens/>
        <w:spacing w:before="240"/>
        <w:rPr>
          <w:rFonts w:asciiTheme="majorHAnsi" w:hAnsiTheme="majorHAnsi" w:cstheme="majorHAnsi"/>
        </w:rPr>
      </w:pPr>
      <w:r w:rsidRPr="00662F07">
        <w:rPr>
          <w:rFonts w:asciiTheme="majorHAnsi" w:hAnsiTheme="majorHAnsi" w:cstheme="majorHAnsi"/>
          <w:b/>
          <w:u w:val="single"/>
        </w:rPr>
        <w:t xml:space="preserve">Rappel de la </w:t>
      </w:r>
      <w:commentRangeStart w:id="1158"/>
      <w:r w:rsidRPr="00662F07">
        <w:rPr>
          <w:rFonts w:asciiTheme="majorHAnsi" w:hAnsiTheme="majorHAnsi" w:cstheme="majorHAnsi"/>
          <w:b/>
          <w:u w:val="single"/>
        </w:rPr>
        <w:t>règle</w:t>
      </w:r>
      <w:commentRangeEnd w:id="1158"/>
      <w:r w:rsidR="002E6D5F">
        <w:rPr>
          <w:rStyle w:val="Marquedecommentaire"/>
        </w:rPr>
        <w:commentReference w:id="1158"/>
      </w:r>
      <w:r>
        <w:rPr>
          <w:rFonts w:asciiTheme="majorHAnsi" w:hAnsiTheme="majorHAnsi" w:cstheme="majorHAnsi"/>
        </w:rPr>
        <w:t xml:space="preserve"> : </w:t>
      </w:r>
    </w:p>
    <w:p w14:paraId="48C2505A" w14:textId="77777777" w:rsidR="0086058D" w:rsidRPr="0086058D" w:rsidRDefault="0086058D" w:rsidP="0086058D">
      <w:pPr>
        <w:pBdr>
          <w:top w:val="single" w:sz="4" w:space="1" w:color="auto"/>
          <w:left w:val="single" w:sz="4" w:space="4" w:color="auto"/>
          <w:bottom w:val="single" w:sz="4" w:space="1" w:color="auto"/>
          <w:right w:val="single" w:sz="4" w:space="4" w:color="auto"/>
        </w:pBdr>
        <w:suppressAutoHyphens/>
        <w:contextualSpacing/>
        <w:rPr>
          <w:rFonts w:asciiTheme="majorHAnsi" w:hAnsiTheme="majorHAnsi" w:cstheme="majorHAnsi"/>
        </w:rPr>
      </w:pPr>
      <w:r w:rsidRPr="0086058D">
        <w:rPr>
          <w:rFonts w:asciiTheme="majorHAnsi" w:hAnsiTheme="majorHAnsi" w:cstheme="majorHAnsi"/>
        </w:rPr>
        <w:t>•</w:t>
      </w:r>
      <w:r w:rsidRPr="0086058D">
        <w:rPr>
          <w:rFonts w:asciiTheme="majorHAnsi" w:hAnsiTheme="majorHAnsi" w:cstheme="majorHAnsi"/>
        </w:rPr>
        <w:tab/>
        <w:t>Décret n° 88-1083 du 30 novembre1988 relatif à l'attribution d'une prime spécifique.</w:t>
      </w:r>
    </w:p>
    <w:p w14:paraId="61916808" w14:textId="77777777" w:rsidR="0086058D" w:rsidRPr="0086058D" w:rsidRDefault="0086058D" w:rsidP="0086058D">
      <w:pPr>
        <w:pBdr>
          <w:top w:val="single" w:sz="4" w:space="1" w:color="auto"/>
          <w:left w:val="single" w:sz="4" w:space="4" w:color="auto"/>
          <w:bottom w:val="single" w:sz="4" w:space="1" w:color="auto"/>
          <w:right w:val="single" w:sz="4" w:space="4" w:color="auto"/>
        </w:pBdr>
        <w:suppressAutoHyphens/>
        <w:contextualSpacing/>
        <w:rPr>
          <w:rFonts w:asciiTheme="majorHAnsi" w:hAnsiTheme="majorHAnsi" w:cstheme="majorHAnsi"/>
        </w:rPr>
      </w:pPr>
      <w:r w:rsidRPr="0086058D">
        <w:rPr>
          <w:rFonts w:asciiTheme="majorHAnsi" w:hAnsiTheme="majorHAnsi" w:cstheme="majorHAnsi"/>
        </w:rPr>
        <w:t>•</w:t>
      </w:r>
      <w:r w:rsidRPr="0086058D">
        <w:rPr>
          <w:rFonts w:asciiTheme="majorHAnsi" w:hAnsiTheme="majorHAnsi" w:cstheme="majorHAnsi"/>
        </w:rPr>
        <w:tab/>
        <w:t>L’instruction N° DGOS/RH4/2015/108 du 2 avril 2015 relative au régime indemnitaire applicable aux agents contractuels des établissements relevant de la fonction publique hospitalière précise que les établissements doivent cesser de verser les primes et indemnités auxquelles ils n’ont pas droit statutairement.</w:t>
      </w:r>
    </w:p>
    <w:p w14:paraId="2250E4DB" w14:textId="77777777" w:rsidR="0086058D" w:rsidRPr="0086058D" w:rsidRDefault="0086058D" w:rsidP="0086058D">
      <w:pPr>
        <w:pBdr>
          <w:top w:val="single" w:sz="4" w:space="1" w:color="auto"/>
          <w:left w:val="single" w:sz="4" w:space="4" w:color="auto"/>
          <w:bottom w:val="single" w:sz="4" w:space="1" w:color="auto"/>
          <w:right w:val="single" w:sz="4" w:space="4" w:color="auto"/>
        </w:pBdr>
        <w:suppressAutoHyphens/>
        <w:contextualSpacing/>
        <w:rPr>
          <w:rFonts w:asciiTheme="majorHAnsi" w:hAnsiTheme="majorHAnsi" w:cstheme="majorHAnsi"/>
        </w:rPr>
      </w:pPr>
      <w:r w:rsidRPr="0086058D">
        <w:rPr>
          <w:rFonts w:asciiTheme="majorHAnsi" w:hAnsiTheme="majorHAnsi" w:cstheme="majorHAnsi"/>
        </w:rPr>
        <w:t>•</w:t>
      </w:r>
      <w:r w:rsidRPr="0086058D">
        <w:rPr>
          <w:rFonts w:asciiTheme="majorHAnsi" w:hAnsiTheme="majorHAnsi" w:cstheme="majorHAnsi"/>
        </w:rPr>
        <w:tab/>
        <w:t xml:space="preserve">Les fonctionnaires titulaires et stagiaires perçoivent une prime spécifique mensuelle dont le montant est fixé par arrêté conjoint des ministres chargés de la santé, de la fonction publique et du budget. </w:t>
      </w:r>
    </w:p>
    <w:p w14:paraId="12852030" w14:textId="14687942" w:rsidR="0086058D" w:rsidRDefault="0086058D" w:rsidP="009F47F6">
      <w:pPr>
        <w:pBdr>
          <w:top w:val="single" w:sz="4" w:space="1" w:color="auto"/>
          <w:left w:val="single" w:sz="4" w:space="4" w:color="auto"/>
          <w:bottom w:val="single" w:sz="4" w:space="1" w:color="auto"/>
          <w:right w:val="single" w:sz="4" w:space="4" w:color="auto"/>
        </w:pBdr>
        <w:suppressAutoHyphens/>
        <w:contextualSpacing/>
        <w:rPr>
          <w:rFonts w:asciiTheme="majorHAnsi" w:hAnsiTheme="majorHAnsi" w:cstheme="majorHAnsi"/>
        </w:rPr>
      </w:pPr>
      <w:r w:rsidRPr="0086058D">
        <w:rPr>
          <w:rFonts w:asciiTheme="majorHAnsi" w:hAnsiTheme="majorHAnsi" w:cstheme="majorHAnsi"/>
        </w:rPr>
        <w:t>•</w:t>
      </w:r>
      <w:r w:rsidRPr="0086058D">
        <w:rPr>
          <w:rFonts w:asciiTheme="majorHAnsi" w:hAnsiTheme="majorHAnsi" w:cstheme="majorHAnsi"/>
        </w:rPr>
        <w:tab/>
        <w:t>Conditions d’octroi : Décision individuelle d’attribution prise par le directeur et pour les agents contractuels, avec mention au contrat</w:t>
      </w:r>
    </w:p>
    <w:p w14:paraId="31DC40A6" w14:textId="4F236596" w:rsidR="0086058D" w:rsidRPr="009F47F6" w:rsidRDefault="0086058D" w:rsidP="0086058D">
      <w:pPr>
        <w:rPr>
          <w:rFonts w:asciiTheme="majorHAnsi" w:hAnsiTheme="majorHAnsi" w:cstheme="majorHAnsi"/>
          <w:b/>
        </w:rPr>
      </w:pPr>
    </w:p>
    <w:p w14:paraId="1DB876A8" w14:textId="296ADE05" w:rsidR="00740A74" w:rsidRPr="00A91800" w:rsidRDefault="00740A74" w:rsidP="00126F22">
      <w:pPr>
        <w:suppressAutoHyphens/>
        <w:rPr>
          <w:rFonts w:asciiTheme="majorHAnsi" w:hAnsiTheme="majorHAnsi" w:cstheme="majorHAnsi"/>
          <w:b/>
          <w:color w:val="D14A95" w:themeColor="accent1"/>
          <w:u w:val="single"/>
        </w:rPr>
      </w:pPr>
      <w:r w:rsidRPr="00A91800">
        <w:rPr>
          <w:rFonts w:asciiTheme="majorHAnsi" w:hAnsiTheme="majorHAnsi" w:cstheme="majorHAnsi"/>
          <w:b/>
          <w:color w:val="D14A95" w:themeColor="accent1"/>
          <w:u w:val="single"/>
        </w:rPr>
        <w:t>Axe d’investigation</w:t>
      </w:r>
      <w:r w:rsidR="002E6D5F" w:rsidRPr="002E6D5F">
        <w:rPr>
          <w:rFonts w:asciiTheme="majorHAnsi" w:hAnsiTheme="majorHAnsi" w:cstheme="majorHAnsi"/>
          <w:color w:val="D14A95" w:themeColor="accent1"/>
        </w:rPr>
        <w:t> :</w:t>
      </w:r>
    </w:p>
    <w:p w14:paraId="2DFBCC62" w14:textId="5BB26AE8" w:rsidR="00572FE1" w:rsidRPr="00126F22" w:rsidRDefault="00572FE1" w:rsidP="00126F22">
      <w:pPr>
        <w:pStyle w:val="Paragraphedeliste"/>
        <w:numPr>
          <w:ilvl w:val="0"/>
          <w:numId w:val="24"/>
        </w:numPr>
        <w:suppressAutoHyphens/>
        <w:spacing w:after="0"/>
        <w:rPr>
          <w:rFonts w:asciiTheme="majorHAnsi" w:hAnsiTheme="majorHAnsi" w:cstheme="majorHAnsi"/>
        </w:rPr>
      </w:pPr>
      <w:r w:rsidRPr="002D5338">
        <w:rPr>
          <w:rFonts w:asciiTheme="majorHAnsi" w:hAnsiTheme="majorHAnsi" w:cstheme="majorHAnsi"/>
        </w:rPr>
        <w:t xml:space="preserve">Vérifier si </w:t>
      </w:r>
      <w:r>
        <w:rPr>
          <w:rFonts w:asciiTheme="majorHAnsi" w:hAnsiTheme="majorHAnsi" w:cstheme="majorHAnsi"/>
        </w:rPr>
        <w:t xml:space="preserve">une décision individuelle d’attribution prise par le directeur existe et pour les agents contractuels, si le </w:t>
      </w:r>
      <w:del w:id="1159" w:author="Nicol, Fabrice" w:date="2017-09-19T20:46:00Z">
        <w:r w:rsidDel="00566290">
          <w:rPr>
            <w:rFonts w:asciiTheme="majorHAnsi" w:hAnsiTheme="majorHAnsi" w:cstheme="majorHAnsi"/>
          </w:rPr>
          <w:delText>c</w:delText>
        </w:r>
      </w:del>
      <w:proofErr w:type="spellStart"/>
      <w:r>
        <w:rPr>
          <w:rFonts w:asciiTheme="majorHAnsi" w:hAnsiTheme="majorHAnsi" w:cstheme="majorHAnsi"/>
        </w:rPr>
        <w:t>ontrat</w:t>
      </w:r>
      <w:proofErr w:type="spellEnd"/>
      <w:r w:rsidR="00A524B9">
        <w:rPr>
          <w:rFonts w:asciiTheme="majorHAnsi" w:hAnsiTheme="majorHAnsi" w:cstheme="majorHAnsi"/>
        </w:rPr>
        <w:t xml:space="preserve"> </w:t>
      </w:r>
      <w:r w:rsidRPr="002D5338">
        <w:rPr>
          <w:rFonts w:asciiTheme="majorHAnsi" w:hAnsiTheme="majorHAnsi" w:cstheme="majorHAnsi"/>
        </w:rPr>
        <w:t xml:space="preserve">prévoit le versement de la prime </w:t>
      </w:r>
      <w:r w:rsidR="00D975CE">
        <w:rPr>
          <w:rFonts w:asciiTheme="majorHAnsi" w:hAnsiTheme="majorHAnsi" w:cstheme="majorHAnsi"/>
        </w:rPr>
        <w:t>spécifique</w:t>
      </w:r>
      <w:r w:rsidRPr="002D5338">
        <w:rPr>
          <w:rFonts w:asciiTheme="majorHAnsi" w:hAnsiTheme="majorHAnsi" w:cstheme="majorHAnsi"/>
        </w:rPr>
        <w:t xml:space="preserve"> aux agents non titulaires de l’hôpital concerné</w:t>
      </w:r>
      <w:r w:rsidR="00A524B9">
        <w:rPr>
          <w:rFonts w:asciiTheme="majorHAnsi" w:hAnsiTheme="majorHAnsi" w:cstheme="majorHAnsi"/>
        </w:rPr>
        <w:t>.</w:t>
      </w:r>
    </w:p>
    <w:p w14:paraId="266B8F05" w14:textId="1F668B41" w:rsidR="00740A74" w:rsidRDefault="00740A74" w:rsidP="00FA59C0">
      <w:pPr>
        <w:pStyle w:val="Firstparagraph"/>
        <w:rPr>
          <w:rFonts w:asciiTheme="majorHAnsi" w:hAnsiTheme="majorHAnsi" w:cstheme="majorHAnsi"/>
          <w:lang w:val="fr-FR"/>
        </w:rPr>
      </w:pPr>
    </w:p>
    <w:p w14:paraId="3BF909CA" w14:textId="5517ADA0" w:rsidR="002E6D5F" w:rsidRDefault="002E6D5F" w:rsidP="002E6D5F">
      <w:r w:rsidRPr="002E6D5F">
        <w:rPr>
          <w:b/>
        </w:rPr>
        <w:t>Documents à consulter</w:t>
      </w:r>
      <w:r>
        <w:t> :</w:t>
      </w:r>
    </w:p>
    <w:p w14:paraId="086CBFA0" w14:textId="44EF361C" w:rsidR="002E6D5F" w:rsidRPr="00021D34" w:rsidDel="00566290" w:rsidRDefault="002E6D5F" w:rsidP="002E6D5F">
      <w:pPr>
        <w:rPr>
          <w:del w:id="1160" w:author="Nicol, Fabrice" w:date="2017-09-19T20:46:00Z"/>
          <w:rPrChange w:id="1161" w:author="fabrice nicol" w:date="2020-08-14T06:41:00Z">
            <w:rPr>
              <w:del w:id="1162" w:author="Nicol, Fabrice" w:date="2017-09-19T20:46:00Z"/>
            </w:rPr>
          </w:rPrChange>
        </w:rPr>
      </w:pPr>
      <w:r w:rsidRPr="00021D34">
        <w:rPr>
          <w:rPrChange w:id="1163" w:author="fabrice nicol" w:date="2020-08-14T06:41:00Z">
            <w:rPr/>
          </w:rPrChange>
        </w:rPr>
        <w:t xml:space="preserve">Tout document relatif à l’attribution de la prime spécifique aux </w:t>
      </w:r>
      <w:proofErr w:type="spellStart"/>
      <w:r w:rsidRPr="00021D34">
        <w:rPr>
          <w:rPrChange w:id="1164" w:author="fabrice nicol" w:date="2020-08-14T06:41:00Z">
            <w:rPr/>
          </w:rPrChange>
        </w:rPr>
        <w:t>agents.</w:t>
      </w:r>
    </w:p>
    <w:p w14:paraId="7AB6065C" w14:textId="35A533AB" w:rsidR="002E6D5F" w:rsidRPr="002E6D5F" w:rsidDel="00566290" w:rsidRDefault="002E6D5F" w:rsidP="002E6D5F">
      <w:pPr>
        <w:rPr>
          <w:del w:id="1165" w:author="Nicol, Fabrice" w:date="2017-09-19T20:39:00Z"/>
        </w:rPr>
      </w:pPr>
    </w:p>
    <w:p w14:paraId="075A83AB" w14:textId="45F6883A" w:rsidR="00740A74" w:rsidRPr="00126F22" w:rsidRDefault="00740A74">
      <w:pPr>
        <w:pStyle w:val="Firstparagraph"/>
        <w:rPr>
          <w:rFonts w:asciiTheme="majorHAnsi" w:hAnsiTheme="majorHAnsi" w:cstheme="majorHAnsi"/>
          <w:lang w:val="fr-FR"/>
        </w:rPr>
      </w:pPr>
      <w:r w:rsidRPr="00126F22">
        <w:rPr>
          <w:rFonts w:asciiTheme="majorHAnsi" w:hAnsiTheme="majorHAnsi" w:cstheme="majorHAnsi"/>
          <w:lang w:val="fr-FR"/>
        </w:rPr>
        <w:t>Un</w:t>
      </w:r>
      <w:proofErr w:type="spellEnd"/>
      <w:r w:rsidRPr="00126F22">
        <w:rPr>
          <w:rFonts w:asciiTheme="majorHAnsi" w:hAnsiTheme="majorHAnsi" w:cstheme="majorHAnsi"/>
          <w:lang w:val="fr-FR"/>
        </w:rPr>
        <w:t xml:space="preserve"> </w:t>
      </w:r>
      <w:r w:rsidR="003564BC" w:rsidRPr="00126F22">
        <w:rPr>
          <w:rFonts w:asciiTheme="majorHAnsi" w:hAnsiTheme="majorHAnsi" w:cstheme="majorHAnsi"/>
          <w:lang w:val="fr-FR"/>
        </w:rPr>
        <w:t>lien hypertexte</w:t>
      </w:r>
      <w:r w:rsidRPr="00126F22">
        <w:rPr>
          <w:rFonts w:asciiTheme="majorHAnsi" w:hAnsiTheme="majorHAnsi" w:cstheme="majorHAnsi"/>
          <w:lang w:val="fr-FR"/>
        </w:rPr>
        <w:t xml:space="preserve"> est créé vers la </w:t>
      </w:r>
      <w:r w:rsidR="00965406" w:rsidRPr="00126F22">
        <w:rPr>
          <w:rFonts w:asciiTheme="majorHAnsi" w:hAnsiTheme="majorHAnsi" w:cstheme="majorHAnsi"/>
          <w:lang w:val="fr-FR"/>
        </w:rPr>
        <w:t>base de données CSV</w:t>
      </w:r>
      <w:r w:rsidRPr="00126F22">
        <w:rPr>
          <w:rFonts w:asciiTheme="majorHAnsi" w:hAnsiTheme="majorHAnsi" w:cstheme="majorHAnsi"/>
          <w:lang w:val="fr-FR"/>
        </w:rPr>
        <w:t xml:space="preserve"> </w:t>
      </w:r>
      <w:proofErr w:type="gramStart"/>
      <w:r w:rsidR="00BE261B">
        <w:rPr>
          <w:rFonts w:asciiTheme="majorHAnsi" w:hAnsiTheme="majorHAnsi" w:cstheme="majorHAnsi"/>
          <w:lang w:val="fr-FR"/>
        </w:rPr>
        <w:t>« </w:t>
      </w:r>
      <w:r w:rsidRPr="00126F22">
        <w:rPr>
          <w:rFonts w:asciiTheme="majorHAnsi" w:hAnsiTheme="majorHAnsi" w:cstheme="majorHAnsi"/>
          <w:lang w:val="fr-FR"/>
        </w:rPr>
        <w:t xml:space="preserve"> </w:t>
      </w:r>
      <w:r w:rsidRPr="00133DBA">
        <w:rPr>
          <w:rFonts w:asciiTheme="majorHAnsi" w:hAnsiTheme="majorHAnsi" w:cstheme="majorHAnsi"/>
          <w:lang w:val="fr-FR"/>
        </w:rPr>
        <w:t>Primes</w:t>
      </w:r>
      <w:proofErr w:type="gramEnd"/>
      <w:r w:rsidRPr="00133DBA">
        <w:rPr>
          <w:rFonts w:asciiTheme="majorHAnsi" w:hAnsiTheme="majorHAnsi" w:cstheme="majorHAnsi"/>
          <w:lang w:val="fr-FR"/>
        </w:rPr>
        <w:t xml:space="preserve"> spécifiques NT</w:t>
      </w:r>
      <w:r w:rsidRPr="00126F22">
        <w:rPr>
          <w:rFonts w:asciiTheme="majorHAnsi" w:hAnsiTheme="majorHAnsi" w:cstheme="majorHAnsi"/>
          <w:lang w:val="fr-FR"/>
        </w:rPr>
        <w:t xml:space="preserve"> </w:t>
      </w:r>
      <w:r w:rsidR="00BE261B">
        <w:rPr>
          <w:rFonts w:asciiTheme="majorHAnsi" w:hAnsiTheme="majorHAnsi" w:cstheme="majorHAnsi"/>
          <w:lang w:val="fr-FR"/>
        </w:rPr>
        <w:t> »</w:t>
      </w:r>
      <w:r w:rsidRPr="00126F22">
        <w:rPr>
          <w:rFonts w:asciiTheme="majorHAnsi" w:hAnsiTheme="majorHAnsi" w:cstheme="majorHAnsi"/>
          <w:lang w:val="fr-FR"/>
        </w:rPr>
        <w:t>. Cette base détecte les agents non titulaires pour lesquels des primes spécifiques ont été versées.</w:t>
      </w:r>
    </w:p>
    <w:p w14:paraId="3679EA39" w14:textId="77777777" w:rsidR="00740A74" w:rsidRPr="00126F22" w:rsidRDefault="00740A74">
      <w:pPr>
        <w:rPr>
          <w:rFonts w:asciiTheme="majorHAnsi" w:hAnsiTheme="majorHAnsi" w:cstheme="majorHAnsi"/>
          <w:b/>
        </w:rPr>
      </w:pPr>
    </w:p>
    <w:p w14:paraId="3D69027A" w14:textId="67ED4CFB" w:rsidR="006C76C2" w:rsidRPr="002E6D5F" w:rsidRDefault="00AF2FCF" w:rsidP="004A2802">
      <w:pPr>
        <w:pStyle w:val="Paragraphedeliste"/>
        <w:numPr>
          <w:ilvl w:val="0"/>
          <w:numId w:val="38"/>
        </w:numPr>
        <w:rPr>
          <w:rFonts w:asciiTheme="majorHAnsi" w:hAnsiTheme="majorHAnsi" w:cstheme="majorHAnsi"/>
          <w:b/>
        </w:rPr>
      </w:pPr>
      <w:r w:rsidRPr="002E6D5F">
        <w:rPr>
          <w:rFonts w:asciiTheme="majorHAnsi" w:hAnsiTheme="majorHAnsi" w:cstheme="majorHAnsi"/>
          <w:b/>
        </w:rPr>
        <w:t xml:space="preserve">Vérifier la prime de technicité </w:t>
      </w:r>
    </w:p>
    <w:p w14:paraId="546373FE" w14:textId="77777777" w:rsidR="004E1287" w:rsidRDefault="006C76C2" w:rsidP="006C76C2">
      <w:pPr>
        <w:rPr>
          <w:rFonts w:asciiTheme="majorHAnsi" w:hAnsiTheme="majorHAnsi" w:cstheme="majorHAnsi"/>
        </w:rPr>
      </w:pPr>
      <w:r w:rsidRPr="004E1287">
        <w:rPr>
          <w:rFonts w:asciiTheme="majorHAnsi" w:hAnsiTheme="majorHAnsi" w:cstheme="majorHAnsi"/>
          <w:b/>
          <w:u w:val="single"/>
        </w:rPr>
        <w:t>Obje</w:t>
      </w:r>
      <w:r w:rsidR="00A91800" w:rsidRPr="004E1287">
        <w:rPr>
          <w:rFonts w:asciiTheme="majorHAnsi" w:hAnsiTheme="majorHAnsi" w:cstheme="majorHAnsi"/>
          <w:b/>
          <w:u w:val="single"/>
        </w:rPr>
        <w:t>c</w:t>
      </w:r>
      <w:r w:rsidRPr="004E1287">
        <w:rPr>
          <w:rFonts w:asciiTheme="majorHAnsi" w:hAnsiTheme="majorHAnsi" w:cstheme="majorHAnsi"/>
          <w:b/>
          <w:u w:val="single"/>
        </w:rPr>
        <w:t>t</w:t>
      </w:r>
      <w:r w:rsidR="00A91800" w:rsidRPr="004E1287">
        <w:rPr>
          <w:rFonts w:asciiTheme="majorHAnsi" w:hAnsiTheme="majorHAnsi" w:cstheme="majorHAnsi"/>
          <w:b/>
          <w:u w:val="single"/>
        </w:rPr>
        <w:t>if</w:t>
      </w:r>
      <w:r w:rsidRPr="004A293A">
        <w:rPr>
          <w:rFonts w:asciiTheme="majorHAnsi" w:hAnsiTheme="majorHAnsi" w:cstheme="majorHAnsi"/>
        </w:rPr>
        <w:t xml:space="preserve"> : </w:t>
      </w:r>
    </w:p>
    <w:p w14:paraId="18DC4AA5" w14:textId="439C0B5B" w:rsidR="00336994" w:rsidRDefault="004E1287" w:rsidP="006C76C2">
      <w:pPr>
        <w:rPr>
          <w:rFonts w:asciiTheme="majorHAnsi" w:hAnsiTheme="majorHAnsi" w:cstheme="majorHAnsi"/>
        </w:rPr>
      </w:pPr>
      <w:r>
        <w:rPr>
          <w:rFonts w:asciiTheme="majorHAnsi" w:hAnsiTheme="majorHAnsi" w:cstheme="majorHAnsi"/>
        </w:rPr>
        <w:t>D</w:t>
      </w:r>
      <w:r w:rsidR="009B39AE" w:rsidRPr="00126F22">
        <w:rPr>
          <w:rFonts w:asciiTheme="majorHAnsi" w:hAnsiTheme="majorHAnsi" w:cstheme="majorHAnsi"/>
        </w:rPr>
        <w:t>étecter les agents non titulaires bénéficiant du versement de la prime de technicité</w:t>
      </w:r>
      <w:r w:rsidR="009B39AE">
        <w:rPr>
          <w:rFonts w:asciiTheme="majorHAnsi" w:hAnsiTheme="majorHAnsi" w:cstheme="majorHAnsi"/>
        </w:rPr>
        <w:t>.</w:t>
      </w:r>
    </w:p>
    <w:p w14:paraId="398FA684" w14:textId="1A79F06A" w:rsidR="00D92C21" w:rsidRDefault="006C76C2" w:rsidP="002E6D5F">
      <w:pPr>
        <w:autoSpaceDE w:val="0"/>
        <w:autoSpaceDN w:val="0"/>
        <w:adjustRightInd w:val="0"/>
        <w:spacing w:before="240"/>
        <w:rPr>
          <w:rFonts w:asciiTheme="majorHAnsi" w:hAnsiTheme="majorHAnsi" w:cstheme="majorHAnsi"/>
        </w:rPr>
      </w:pPr>
      <w:r w:rsidRPr="002E6D5F">
        <w:rPr>
          <w:rFonts w:asciiTheme="majorHAnsi" w:hAnsiTheme="majorHAnsi" w:cstheme="majorHAnsi"/>
          <w:b/>
          <w:u w:val="single"/>
        </w:rPr>
        <w:t xml:space="preserve">Rappel de la </w:t>
      </w:r>
      <w:commentRangeStart w:id="1166"/>
      <w:r w:rsidRPr="002E6D5F">
        <w:rPr>
          <w:rFonts w:asciiTheme="majorHAnsi" w:hAnsiTheme="majorHAnsi" w:cstheme="majorHAnsi"/>
          <w:b/>
          <w:u w:val="single"/>
        </w:rPr>
        <w:t>règle</w:t>
      </w:r>
      <w:commentRangeEnd w:id="1166"/>
      <w:r w:rsidR="002E6D5F">
        <w:rPr>
          <w:rStyle w:val="Marquedecommentaire"/>
        </w:rPr>
        <w:commentReference w:id="1166"/>
      </w:r>
      <w:r>
        <w:rPr>
          <w:rFonts w:asciiTheme="majorHAnsi" w:hAnsiTheme="majorHAnsi" w:cstheme="majorHAnsi"/>
        </w:rPr>
        <w:t xml:space="preserve"> : </w:t>
      </w:r>
    </w:p>
    <w:p w14:paraId="6060D1B4" w14:textId="77777777" w:rsidR="00D92C21" w:rsidRPr="002E6D5F" w:rsidRDefault="00D92C21" w:rsidP="002E6D5F">
      <w:pPr>
        <w:pStyle w:val="Paragraphedeliste"/>
        <w:numPr>
          <w:ilvl w:val="0"/>
          <w:numId w:val="83"/>
        </w:numPr>
        <w:pBdr>
          <w:top w:val="single" w:sz="4" w:space="4" w:color="auto"/>
          <w:left w:val="single" w:sz="4" w:space="4" w:color="auto"/>
          <w:bottom w:val="single" w:sz="4" w:space="4" w:color="auto"/>
          <w:right w:val="single" w:sz="4" w:space="4" w:color="auto"/>
        </w:pBdr>
        <w:autoSpaceDE w:val="0"/>
        <w:autoSpaceDN w:val="0"/>
        <w:adjustRightInd w:val="0"/>
        <w:spacing w:after="0"/>
        <w:rPr>
          <w:rFonts w:asciiTheme="majorHAnsi" w:hAnsiTheme="majorHAnsi" w:cstheme="majorHAnsi"/>
        </w:rPr>
      </w:pPr>
      <w:r w:rsidRPr="002E6D5F">
        <w:rPr>
          <w:rFonts w:asciiTheme="majorHAnsi" w:hAnsiTheme="majorHAnsi" w:cstheme="majorHAnsi"/>
        </w:rPr>
        <w:t>Décret n°91-870 du 5 septembre 1991.</w:t>
      </w:r>
    </w:p>
    <w:p w14:paraId="4CFCA4E5" w14:textId="32189069" w:rsidR="00336994" w:rsidRPr="002E6D5F" w:rsidRDefault="00D92C21" w:rsidP="002E6D5F">
      <w:pPr>
        <w:pStyle w:val="Paragraphedeliste"/>
        <w:numPr>
          <w:ilvl w:val="0"/>
          <w:numId w:val="83"/>
        </w:numPr>
        <w:pBdr>
          <w:top w:val="single" w:sz="4" w:space="4" w:color="auto"/>
          <w:left w:val="single" w:sz="4" w:space="4" w:color="auto"/>
          <w:bottom w:val="single" w:sz="4" w:space="4" w:color="auto"/>
          <w:right w:val="single" w:sz="4" w:space="4" w:color="auto"/>
        </w:pBdr>
        <w:autoSpaceDE w:val="0"/>
        <w:autoSpaceDN w:val="0"/>
        <w:adjustRightInd w:val="0"/>
        <w:spacing w:after="0"/>
        <w:rPr>
          <w:rFonts w:asciiTheme="majorHAnsi" w:hAnsiTheme="majorHAnsi" w:cstheme="majorHAnsi"/>
        </w:rPr>
      </w:pPr>
      <w:r w:rsidRPr="002E6D5F">
        <w:rPr>
          <w:rFonts w:asciiTheme="majorHAnsi" w:hAnsiTheme="majorHAnsi" w:cstheme="majorHAnsi"/>
        </w:rPr>
        <w:t>L</w:t>
      </w:r>
      <w:r w:rsidR="00336994" w:rsidRPr="002E6D5F">
        <w:rPr>
          <w:rFonts w:asciiTheme="majorHAnsi" w:hAnsiTheme="majorHAnsi" w:cstheme="majorHAnsi"/>
        </w:rPr>
        <w:t>es ingénieurs hospitaliers titulaires ou stagiaires bénéficient d'une prime de technicité payable mensuellement à terme échu, ce qui exclut les ingénieurs contractuels</w:t>
      </w:r>
    </w:p>
    <w:p w14:paraId="3EE2B1C0" w14:textId="2B4E3ABE" w:rsidR="006C76C2" w:rsidRPr="002E6D5F" w:rsidRDefault="00336994" w:rsidP="002E6D5F">
      <w:pPr>
        <w:pStyle w:val="Paragraphedeliste"/>
        <w:numPr>
          <w:ilvl w:val="0"/>
          <w:numId w:val="83"/>
        </w:numPr>
        <w:pBdr>
          <w:top w:val="single" w:sz="4" w:space="4" w:color="auto"/>
          <w:left w:val="single" w:sz="4" w:space="4" w:color="auto"/>
          <w:bottom w:val="single" w:sz="4" w:space="4" w:color="auto"/>
          <w:right w:val="single" w:sz="4" w:space="4" w:color="auto"/>
        </w:pBdr>
        <w:suppressAutoHyphens/>
        <w:rPr>
          <w:rFonts w:asciiTheme="majorHAnsi" w:hAnsiTheme="majorHAnsi" w:cstheme="majorHAnsi"/>
        </w:rPr>
      </w:pPr>
      <w:r w:rsidRPr="002E6D5F">
        <w:rPr>
          <w:rFonts w:asciiTheme="majorHAnsi" w:hAnsiTheme="majorHAnsi" w:cstheme="majorHAnsi"/>
        </w:rPr>
        <w:lastRenderedPageBreak/>
        <w:t xml:space="preserve">Conditions d’octroi : </w:t>
      </w:r>
      <w:r w:rsidR="00D92C21" w:rsidRPr="002E6D5F">
        <w:rPr>
          <w:rFonts w:asciiTheme="majorHAnsi" w:hAnsiTheme="majorHAnsi" w:cstheme="majorHAnsi"/>
        </w:rPr>
        <w:t>d</w:t>
      </w:r>
      <w:r w:rsidRPr="002E6D5F">
        <w:rPr>
          <w:rFonts w:asciiTheme="majorHAnsi" w:hAnsiTheme="majorHAnsi" w:cstheme="majorHAnsi"/>
        </w:rPr>
        <w:t xml:space="preserve">écision individuelle d’attribution prise par le directeur et pour les agents contractuels, mention au contrat. </w:t>
      </w:r>
    </w:p>
    <w:p w14:paraId="31D97E06" w14:textId="0C010816" w:rsidR="00740A74" w:rsidRPr="00126F22" w:rsidRDefault="00740A74" w:rsidP="00FA59C0">
      <w:pPr>
        <w:rPr>
          <w:rFonts w:asciiTheme="majorHAnsi" w:hAnsiTheme="majorHAnsi" w:cstheme="majorHAnsi"/>
          <w:b/>
        </w:rPr>
      </w:pPr>
    </w:p>
    <w:p w14:paraId="1F09E72A" w14:textId="24B91219" w:rsidR="00572FE1" w:rsidRPr="009F47F6" w:rsidRDefault="002E6D5F" w:rsidP="009F47F6">
      <w:pPr>
        <w:suppressAutoHyphens/>
        <w:rPr>
          <w:rFonts w:asciiTheme="majorHAnsi" w:hAnsiTheme="majorHAnsi" w:cstheme="majorHAnsi"/>
        </w:rPr>
      </w:pPr>
      <w:r w:rsidRPr="002E6D5F">
        <w:rPr>
          <w:rFonts w:asciiTheme="majorHAnsi" w:hAnsiTheme="majorHAnsi" w:cstheme="majorHAnsi"/>
          <w:b/>
          <w:color w:val="D14A95" w:themeColor="accent1"/>
          <w:u w:val="single"/>
        </w:rPr>
        <w:t>Axe d’investigation</w:t>
      </w:r>
      <w:r w:rsidRPr="002E6D5F">
        <w:rPr>
          <w:rFonts w:asciiTheme="majorHAnsi" w:hAnsiTheme="majorHAnsi" w:cstheme="majorHAnsi"/>
          <w:color w:val="D14A95" w:themeColor="accent1"/>
        </w:rPr>
        <w:t> </w:t>
      </w:r>
      <w:r w:rsidRPr="002E6D5F">
        <w:rPr>
          <w:rFonts w:asciiTheme="majorHAnsi" w:hAnsiTheme="majorHAnsi" w:cstheme="majorHAnsi"/>
        </w:rPr>
        <w:t>:</w:t>
      </w:r>
    </w:p>
    <w:p w14:paraId="29D47F15" w14:textId="0C6F3DAF" w:rsidR="00572FE1" w:rsidRPr="00126F22" w:rsidRDefault="00572FE1" w:rsidP="00126F22">
      <w:pPr>
        <w:pStyle w:val="Paragraphedeliste"/>
        <w:numPr>
          <w:ilvl w:val="0"/>
          <w:numId w:val="24"/>
        </w:numPr>
        <w:suppressAutoHyphens/>
        <w:spacing w:after="0"/>
        <w:rPr>
          <w:rFonts w:asciiTheme="majorHAnsi" w:hAnsiTheme="majorHAnsi" w:cstheme="majorHAnsi"/>
        </w:rPr>
      </w:pPr>
      <w:r w:rsidRPr="002D5338">
        <w:rPr>
          <w:rFonts w:asciiTheme="majorHAnsi" w:hAnsiTheme="majorHAnsi" w:cstheme="majorHAnsi"/>
        </w:rPr>
        <w:t xml:space="preserve">Vérifier si </w:t>
      </w:r>
      <w:r>
        <w:rPr>
          <w:rFonts w:asciiTheme="majorHAnsi" w:hAnsiTheme="majorHAnsi" w:cstheme="majorHAnsi"/>
        </w:rPr>
        <w:t>une décision individuelle d’attribution prise par le directeur existe et pour les agents contractuels, si le contrat</w:t>
      </w:r>
      <w:r w:rsidR="003C6878">
        <w:rPr>
          <w:rFonts w:asciiTheme="majorHAnsi" w:hAnsiTheme="majorHAnsi" w:cstheme="majorHAnsi"/>
        </w:rPr>
        <w:t xml:space="preserve"> </w:t>
      </w:r>
      <w:r w:rsidRPr="002D5338">
        <w:rPr>
          <w:rFonts w:asciiTheme="majorHAnsi" w:hAnsiTheme="majorHAnsi" w:cstheme="majorHAnsi"/>
        </w:rPr>
        <w:t xml:space="preserve">prévoit le versement de la prime de </w:t>
      </w:r>
      <w:r w:rsidR="00D975CE">
        <w:rPr>
          <w:rFonts w:asciiTheme="majorHAnsi" w:hAnsiTheme="majorHAnsi" w:cstheme="majorHAnsi"/>
        </w:rPr>
        <w:t xml:space="preserve">technicité </w:t>
      </w:r>
      <w:r w:rsidRPr="002D5338">
        <w:rPr>
          <w:rFonts w:asciiTheme="majorHAnsi" w:hAnsiTheme="majorHAnsi" w:cstheme="majorHAnsi"/>
        </w:rPr>
        <w:t>aux agents non titulaires de l’hôpital concerné</w:t>
      </w:r>
      <w:r w:rsidR="00D975CE">
        <w:rPr>
          <w:rFonts w:asciiTheme="majorHAnsi" w:hAnsiTheme="majorHAnsi" w:cstheme="majorHAnsi"/>
        </w:rPr>
        <w:t>.</w:t>
      </w:r>
    </w:p>
    <w:p w14:paraId="76D73461" w14:textId="74CCB3E7" w:rsidR="00740A74" w:rsidRDefault="00740A74" w:rsidP="00FA59C0">
      <w:pPr>
        <w:pStyle w:val="Firstparagraph"/>
        <w:rPr>
          <w:rFonts w:asciiTheme="majorHAnsi" w:hAnsiTheme="majorHAnsi" w:cstheme="majorHAnsi"/>
          <w:lang w:val="fr-FR"/>
        </w:rPr>
      </w:pPr>
    </w:p>
    <w:p w14:paraId="2BB9AE64" w14:textId="77777777" w:rsidR="002E6D5F" w:rsidRDefault="002E6D5F" w:rsidP="002E6D5F">
      <w:r w:rsidRPr="002E6D5F">
        <w:rPr>
          <w:b/>
        </w:rPr>
        <w:t>Documents à consulter</w:t>
      </w:r>
      <w:r>
        <w:t> :</w:t>
      </w:r>
    </w:p>
    <w:p w14:paraId="0D63F697" w14:textId="30A5189F" w:rsidR="002E6D5F" w:rsidRPr="002E6D5F" w:rsidRDefault="002E6D5F" w:rsidP="002E6D5F">
      <w:r>
        <w:t>Tout document relatif à l’attribution de la prime de technicité aux agents.</w:t>
      </w:r>
    </w:p>
    <w:p w14:paraId="6C1E8E57" w14:textId="735E709A" w:rsidR="002E6D5F" w:rsidDel="00566290" w:rsidRDefault="002E6D5F" w:rsidP="002E6D5F">
      <w:pPr>
        <w:rPr>
          <w:del w:id="1167" w:author="Nicol, Fabrice" w:date="2017-09-19T20:40:00Z"/>
        </w:rPr>
      </w:pPr>
    </w:p>
    <w:p w14:paraId="39016546" w14:textId="758B9179" w:rsidR="00740A74" w:rsidRPr="00126F22" w:rsidRDefault="00740A74" w:rsidP="00572FE1">
      <w:pPr>
        <w:pStyle w:val="Firstparagraph"/>
        <w:rPr>
          <w:rFonts w:asciiTheme="majorHAnsi" w:hAnsiTheme="majorHAnsi" w:cstheme="majorHAnsi"/>
          <w:lang w:val="fr-FR"/>
        </w:rPr>
      </w:pPr>
      <w:r w:rsidRPr="00126F22">
        <w:rPr>
          <w:rFonts w:asciiTheme="majorHAnsi" w:hAnsiTheme="majorHAnsi" w:cstheme="majorHAnsi"/>
          <w:lang w:val="fr-FR"/>
        </w:rPr>
        <w:t xml:space="preserve">Un lien </w:t>
      </w:r>
      <w:del w:id="1168" w:author="Nicol, Fabrice" w:date="2017-09-19T19:07:00Z">
        <w:r w:rsidRPr="00126F22" w:rsidDel="00874176">
          <w:rPr>
            <w:rFonts w:asciiTheme="majorHAnsi" w:hAnsiTheme="majorHAnsi" w:cstheme="majorHAnsi"/>
            <w:lang w:val="fr-FR"/>
          </w:rPr>
          <w:delText>cliquable</w:delText>
        </w:r>
      </w:del>
      <w:ins w:id="1169" w:author="Nicol, Fabrice" w:date="2017-09-19T19:07:00Z">
        <w:r w:rsidR="00874176">
          <w:rPr>
            <w:rFonts w:asciiTheme="majorHAnsi" w:hAnsiTheme="majorHAnsi" w:cstheme="majorHAnsi"/>
            <w:lang w:val="fr-FR"/>
          </w:rPr>
          <w:t>hypertexte</w:t>
        </w:r>
      </w:ins>
      <w:r w:rsidRPr="00126F22">
        <w:rPr>
          <w:rFonts w:asciiTheme="majorHAnsi" w:hAnsiTheme="majorHAnsi" w:cstheme="majorHAnsi"/>
          <w:lang w:val="fr-FR"/>
        </w:rPr>
        <w:t xml:space="preserve"> est créé vers la </w:t>
      </w:r>
      <w:r w:rsidR="00965406" w:rsidRPr="00126F22">
        <w:rPr>
          <w:rFonts w:asciiTheme="majorHAnsi" w:hAnsiTheme="majorHAnsi" w:cstheme="majorHAnsi"/>
          <w:lang w:val="fr-FR"/>
        </w:rPr>
        <w:t>base de données CSV</w:t>
      </w:r>
      <w:r w:rsidRPr="00126F22">
        <w:rPr>
          <w:rFonts w:asciiTheme="majorHAnsi" w:hAnsiTheme="majorHAnsi" w:cstheme="majorHAnsi"/>
          <w:lang w:val="fr-FR"/>
        </w:rPr>
        <w:t xml:space="preserve"> </w:t>
      </w:r>
      <w:proofErr w:type="gramStart"/>
      <w:r w:rsidR="00BE261B">
        <w:rPr>
          <w:rFonts w:asciiTheme="majorHAnsi" w:hAnsiTheme="majorHAnsi" w:cstheme="majorHAnsi"/>
          <w:lang w:val="fr-FR"/>
        </w:rPr>
        <w:t>« </w:t>
      </w:r>
      <w:r w:rsidRPr="00126F22">
        <w:rPr>
          <w:rFonts w:asciiTheme="majorHAnsi" w:hAnsiTheme="majorHAnsi" w:cstheme="majorHAnsi"/>
          <w:lang w:val="fr-FR"/>
        </w:rPr>
        <w:t xml:space="preserve"> </w:t>
      </w:r>
      <w:r w:rsidRPr="00133DBA">
        <w:rPr>
          <w:rFonts w:asciiTheme="majorHAnsi" w:hAnsiTheme="majorHAnsi" w:cstheme="majorHAnsi"/>
          <w:lang w:val="fr-FR"/>
        </w:rPr>
        <w:t>Primes</w:t>
      </w:r>
      <w:proofErr w:type="gramEnd"/>
      <w:r w:rsidRPr="00133DBA">
        <w:rPr>
          <w:rFonts w:asciiTheme="majorHAnsi" w:hAnsiTheme="majorHAnsi" w:cstheme="majorHAnsi"/>
          <w:lang w:val="fr-FR"/>
        </w:rPr>
        <w:t xml:space="preserve"> de technicité NT</w:t>
      </w:r>
      <w:r w:rsidRPr="00126F22">
        <w:rPr>
          <w:rFonts w:asciiTheme="majorHAnsi" w:hAnsiTheme="majorHAnsi" w:cstheme="majorHAnsi"/>
          <w:lang w:val="fr-FR"/>
        </w:rPr>
        <w:t xml:space="preserve"> </w:t>
      </w:r>
      <w:r w:rsidR="00BE261B">
        <w:rPr>
          <w:rFonts w:asciiTheme="majorHAnsi" w:hAnsiTheme="majorHAnsi" w:cstheme="majorHAnsi"/>
          <w:lang w:val="fr-FR"/>
        </w:rPr>
        <w:t> »</w:t>
      </w:r>
      <w:r w:rsidRPr="00126F22">
        <w:rPr>
          <w:rFonts w:asciiTheme="majorHAnsi" w:hAnsiTheme="majorHAnsi" w:cstheme="majorHAnsi"/>
          <w:lang w:val="fr-FR"/>
        </w:rPr>
        <w:t>. Cette base détecte tous les agents non titulaires pour lesquels des primes de technicité ont été versées.</w:t>
      </w:r>
    </w:p>
    <w:p w14:paraId="059707F9" w14:textId="77777777" w:rsidR="00740A74" w:rsidRPr="00126F22" w:rsidRDefault="00740A74" w:rsidP="00126F22">
      <w:pPr>
        <w:spacing w:after="200"/>
        <w:jc w:val="left"/>
        <w:rPr>
          <w:rFonts w:asciiTheme="majorHAnsi" w:hAnsiTheme="majorHAnsi" w:cstheme="majorHAnsi"/>
        </w:rPr>
      </w:pPr>
    </w:p>
    <w:p w14:paraId="2C69D607" w14:textId="77777777" w:rsidR="005043B8" w:rsidRPr="002E6D5F" w:rsidRDefault="00AF2FCF" w:rsidP="004A2802">
      <w:pPr>
        <w:pStyle w:val="Paragraphedeliste"/>
        <w:numPr>
          <w:ilvl w:val="0"/>
          <w:numId w:val="38"/>
        </w:numPr>
        <w:rPr>
          <w:rFonts w:asciiTheme="majorHAnsi" w:hAnsiTheme="majorHAnsi" w:cstheme="majorHAnsi"/>
          <w:b/>
        </w:rPr>
      </w:pPr>
      <w:r w:rsidRPr="002E6D5F">
        <w:rPr>
          <w:rFonts w:asciiTheme="majorHAnsi" w:hAnsiTheme="majorHAnsi" w:cstheme="majorHAnsi"/>
          <w:b/>
        </w:rPr>
        <w:t>Vérifier l’indemnité forfaitaire et technique</w:t>
      </w:r>
    </w:p>
    <w:p w14:paraId="1582AB32" w14:textId="77777777" w:rsidR="004E1287" w:rsidRDefault="00D975CE" w:rsidP="009F47F6">
      <w:pPr>
        <w:rPr>
          <w:rFonts w:asciiTheme="majorHAnsi" w:hAnsiTheme="majorHAnsi" w:cstheme="majorHAnsi"/>
        </w:rPr>
      </w:pPr>
      <w:r w:rsidRPr="004E1287">
        <w:rPr>
          <w:rFonts w:asciiTheme="majorHAnsi" w:hAnsiTheme="majorHAnsi" w:cstheme="majorHAnsi"/>
          <w:b/>
          <w:u w:val="single"/>
        </w:rPr>
        <w:t>Obje</w:t>
      </w:r>
      <w:r w:rsidR="002E6D5F" w:rsidRPr="004E1287">
        <w:rPr>
          <w:rFonts w:asciiTheme="majorHAnsi" w:hAnsiTheme="majorHAnsi" w:cstheme="majorHAnsi"/>
          <w:b/>
          <w:u w:val="single"/>
        </w:rPr>
        <w:t>c</w:t>
      </w:r>
      <w:r w:rsidRPr="004E1287">
        <w:rPr>
          <w:rFonts w:asciiTheme="majorHAnsi" w:hAnsiTheme="majorHAnsi" w:cstheme="majorHAnsi"/>
          <w:b/>
          <w:u w:val="single"/>
        </w:rPr>
        <w:t>t</w:t>
      </w:r>
      <w:r w:rsidR="002E6D5F" w:rsidRPr="004E1287">
        <w:rPr>
          <w:rFonts w:asciiTheme="majorHAnsi" w:hAnsiTheme="majorHAnsi" w:cstheme="majorHAnsi"/>
          <w:b/>
          <w:u w:val="single"/>
        </w:rPr>
        <w:t>if</w:t>
      </w:r>
      <w:r w:rsidRPr="009F47F6">
        <w:rPr>
          <w:rFonts w:asciiTheme="majorHAnsi" w:hAnsiTheme="majorHAnsi" w:cstheme="majorHAnsi"/>
        </w:rPr>
        <w:t xml:space="preserve"> : </w:t>
      </w:r>
    </w:p>
    <w:p w14:paraId="4FBF54A2" w14:textId="1C57F869" w:rsidR="00E966B1" w:rsidRPr="009F47F6" w:rsidRDefault="004E1287" w:rsidP="009F47F6">
      <w:pPr>
        <w:rPr>
          <w:rFonts w:asciiTheme="majorHAnsi" w:hAnsiTheme="majorHAnsi" w:cstheme="majorHAnsi"/>
        </w:rPr>
      </w:pPr>
      <w:r>
        <w:rPr>
          <w:rFonts w:asciiTheme="majorHAnsi" w:hAnsiTheme="majorHAnsi" w:cstheme="majorHAnsi"/>
        </w:rPr>
        <w:t>D</w:t>
      </w:r>
      <w:r w:rsidR="00D975CE" w:rsidRPr="009F47F6">
        <w:rPr>
          <w:rFonts w:asciiTheme="majorHAnsi" w:hAnsiTheme="majorHAnsi" w:cstheme="majorHAnsi"/>
        </w:rPr>
        <w:t xml:space="preserve">étecter les agents non titulaires bénéficiant du versement de </w:t>
      </w:r>
      <w:r w:rsidR="00E966B1" w:rsidRPr="00126F22">
        <w:rPr>
          <w:rFonts w:asciiTheme="majorHAnsi" w:hAnsiTheme="majorHAnsi" w:cstheme="majorHAnsi"/>
        </w:rPr>
        <w:t>l’indemnité forfaitaire et technique</w:t>
      </w:r>
      <w:r w:rsidR="00E966B1">
        <w:rPr>
          <w:rFonts w:asciiTheme="majorHAnsi" w:hAnsiTheme="majorHAnsi" w:cstheme="majorHAnsi"/>
        </w:rPr>
        <w:t>.</w:t>
      </w:r>
    </w:p>
    <w:p w14:paraId="435EF8BD" w14:textId="77777777" w:rsidR="00E966B1" w:rsidRDefault="00D975CE" w:rsidP="002E6D5F">
      <w:pPr>
        <w:autoSpaceDE w:val="0"/>
        <w:autoSpaceDN w:val="0"/>
        <w:adjustRightInd w:val="0"/>
        <w:spacing w:before="240"/>
        <w:rPr>
          <w:rFonts w:asciiTheme="majorHAnsi" w:hAnsiTheme="majorHAnsi" w:cstheme="majorHAnsi"/>
        </w:rPr>
      </w:pPr>
      <w:r w:rsidRPr="002E6D5F">
        <w:rPr>
          <w:rFonts w:asciiTheme="majorHAnsi" w:hAnsiTheme="majorHAnsi" w:cstheme="majorHAnsi"/>
          <w:b/>
          <w:u w:val="single"/>
        </w:rPr>
        <w:t xml:space="preserve">Rappel de la </w:t>
      </w:r>
      <w:commentRangeStart w:id="1170"/>
      <w:r w:rsidRPr="002E6D5F">
        <w:rPr>
          <w:rFonts w:asciiTheme="majorHAnsi" w:hAnsiTheme="majorHAnsi" w:cstheme="majorHAnsi"/>
          <w:b/>
          <w:u w:val="single"/>
        </w:rPr>
        <w:t>règle</w:t>
      </w:r>
      <w:commentRangeEnd w:id="1170"/>
      <w:r w:rsidR="002E6D5F">
        <w:rPr>
          <w:rStyle w:val="Marquedecommentaire"/>
        </w:rPr>
        <w:commentReference w:id="1170"/>
      </w:r>
      <w:r w:rsidRPr="00E966B1">
        <w:rPr>
          <w:rFonts w:asciiTheme="majorHAnsi" w:hAnsiTheme="majorHAnsi" w:cstheme="majorHAnsi"/>
        </w:rPr>
        <w:t xml:space="preserve"> : </w:t>
      </w:r>
    </w:p>
    <w:p w14:paraId="077148B6" w14:textId="3C81DAD7" w:rsidR="00E966B1" w:rsidRDefault="002E6D5F" w:rsidP="002E6D5F">
      <w:pPr>
        <w:pBdr>
          <w:top w:val="single" w:sz="4" w:space="4" w:color="auto"/>
          <w:left w:val="single" w:sz="4" w:space="4" w:color="auto"/>
          <w:bottom w:val="single" w:sz="4" w:space="4" w:color="auto"/>
          <w:right w:val="single" w:sz="4" w:space="4" w:color="auto"/>
        </w:pBdr>
        <w:autoSpaceDE w:val="0"/>
        <w:autoSpaceDN w:val="0"/>
        <w:adjustRightInd w:val="0"/>
        <w:spacing w:after="0"/>
        <w:rPr>
          <w:rFonts w:asciiTheme="majorHAnsi" w:hAnsiTheme="majorHAnsi" w:cstheme="majorHAnsi"/>
        </w:rPr>
      </w:pPr>
      <w:r>
        <w:rPr>
          <w:rFonts w:asciiTheme="majorHAnsi" w:hAnsiTheme="majorHAnsi" w:cstheme="majorHAnsi"/>
        </w:rPr>
        <w:t xml:space="preserve">- </w:t>
      </w:r>
      <w:r w:rsidR="00E966B1" w:rsidRPr="00126F22">
        <w:rPr>
          <w:rFonts w:asciiTheme="majorHAnsi" w:hAnsiTheme="majorHAnsi" w:cstheme="majorHAnsi"/>
        </w:rPr>
        <w:t>Agents du corps des techniciens et techniciens supérieurs hospitaliers</w:t>
      </w:r>
      <w:r w:rsidR="00E966B1">
        <w:rPr>
          <w:rFonts w:asciiTheme="majorHAnsi" w:hAnsiTheme="majorHAnsi" w:cstheme="majorHAnsi"/>
        </w:rPr>
        <w:t>.</w:t>
      </w:r>
    </w:p>
    <w:p w14:paraId="5F77677D" w14:textId="51A47550" w:rsidR="00D975CE" w:rsidRDefault="002E6D5F" w:rsidP="002E6D5F">
      <w:pPr>
        <w:pBdr>
          <w:top w:val="single" w:sz="4" w:space="4" w:color="auto"/>
          <w:left w:val="single" w:sz="4" w:space="4" w:color="auto"/>
          <w:bottom w:val="single" w:sz="4" w:space="4" w:color="auto"/>
          <w:right w:val="single" w:sz="4" w:space="4" w:color="auto"/>
        </w:pBdr>
        <w:autoSpaceDE w:val="0"/>
        <w:autoSpaceDN w:val="0"/>
        <w:adjustRightInd w:val="0"/>
        <w:spacing w:after="0"/>
        <w:rPr>
          <w:rFonts w:asciiTheme="majorHAnsi" w:hAnsiTheme="majorHAnsi" w:cstheme="majorHAnsi"/>
        </w:rPr>
      </w:pPr>
      <w:r>
        <w:rPr>
          <w:rFonts w:asciiTheme="majorHAnsi" w:hAnsiTheme="majorHAnsi" w:cstheme="majorHAnsi"/>
        </w:rPr>
        <w:t xml:space="preserve">- </w:t>
      </w:r>
      <w:r w:rsidR="00E966B1" w:rsidRPr="00126F22">
        <w:rPr>
          <w:rFonts w:asciiTheme="majorHAnsi" w:hAnsiTheme="majorHAnsi" w:cstheme="majorHAnsi"/>
        </w:rPr>
        <w:t xml:space="preserve">Conditions d’octroi : </w:t>
      </w:r>
      <w:r w:rsidR="00E966B1">
        <w:rPr>
          <w:rFonts w:asciiTheme="majorHAnsi" w:hAnsiTheme="majorHAnsi" w:cstheme="majorHAnsi"/>
        </w:rPr>
        <w:t>décision individuelle d’attribution prise par le directeur et pour les agents contractuels, mention au contrat.</w:t>
      </w:r>
    </w:p>
    <w:p w14:paraId="72C142C4" w14:textId="42040062" w:rsidR="00E966B1" w:rsidRPr="00E966B1" w:rsidRDefault="002E6D5F" w:rsidP="002E6D5F">
      <w:pPr>
        <w:pBdr>
          <w:top w:val="single" w:sz="4" w:space="4" w:color="auto"/>
          <w:left w:val="single" w:sz="4" w:space="4" w:color="auto"/>
          <w:bottom w:val="single" w:sz="4" w:space="4" w:color="auto"/>
          <w:right w:val="single" w:sz="4" w:space="4" w:color="auto"/>
        </w:pBdr>
        <w:autoSpaceDE w:val="0"/>
        <w:autoSpaceDN w:val="0"/>
        <w:adjustRightInd w:val="0"/>
        <w:spacing w:after="0"/>
        <w:rPr>
          <w:rFonts w:asciiTheme="majorHAnsi" w:hAnsiTheme="majorHAnsi" w:cstheme="majorHAnsi"/>
        </w:rPr>
      </w:pPr>
      <w:r>
        <w:rPr>
          <w:rFonts w:asciiTheme="majorHAnsi" w:hAnsiTheme="majorHAnsi" w:cstheme="majorHAnsi"/>
        </w:rPr>
        <w:t xml:space="preserve">- </w:t>
      </w:r>
      <w:r w:rsidR="00E966B1" w:rsidRPr="00126F22">
        <w:rPr>
          <w:rFonts w:asciiTheme="majorHAnsi" w:hAnsiTheme="majorHAnsi" w:cstheme="majorHAnsi"/>
        </w:rPr>
        <w:t>Décret n°2013-102 du 29 janvier 2013 relatif à l'attribution d'une indemnité forfaitaire technique</w:t>
      </w:r>
      <w:r w:rsidR="00E966B1">
        <w:rPr>
          <w:rFonts w:asciiTheme="majorHAnsi" w:hAnsiTheme="majorHAnsi" w:cstheme="majorHAnsi"/>
        </w:rPr>
        <w:t>.</w:t>
      </w:r>
    </w:p>
    <w:p w14:paraId="3F6691CA" w14:textId="77777777" w:rsidR="00740A74" w:rsidRPr="00126F22" w:rsidRDefault="00740A74" w:rsidP="00FA59C0">
      <w:pPr>
        <w:rPr>
          <w:rFonts w:asciiTheme="majorHAnsi" w:hAnsiTheme="majorHAnsi" w:cstheme="majorHAnsi"/>
          <w:b/>
        </w:rPr>
      </w:pPr>
    </w:p>
    <w:p w14:paraId="5CF3C0C2" w14:textId="75C4B4FA" w:rsidR="00740A74" w:rsidRPr="002E6D5F" w:rsidRDefault="00740A74" w:rsidP="00126F22">
      <w:pPr>
        <w:suppressAutoHyphens/>
        <w:rPr>
          <w:rFonts w:asciiTheme="majorHAnsi" w:hAnsiTheme="majorHAnsi" w:cstheme="majorHAnsi"/>
        </w:rPr>
      </w:pPr>
      <w:r w:rsidRPr="002E6D5F">
        <w:rPr>
          <w:rFonts w:asciiTheme="majorHAnsi" w:hAnsiTheme="majorHAnsi" w:cstheme="majorHAnsi"/>
          <w:b/>
          <w:color w:val="D14A95" w:themeColor="accent1"/>
          <w:u w:val="single"/>
        </w:rPr>
        <w:t>Axe d’investigation</w:t>
      </w:r>
      <w:r w:rsidR="002E6D5F" w:rsidRPr="002E6D5F">
        <w:rPr>
          <w:rFonts w:asciiTheme="majorHAnsi" w:hAnsiTheme="majorHAnsi" w:cstheme="majorHAnsi"/>
          <w:color w:val="D14A95" w:themeColor="accent1"/>
        </w:rPr>
        <w:t> </w:t>
      </w:r>
      <w:r w:rsidR="002E6D5F" w:rsidRPr="002E6D5F">
        <w:rPr>
          <w:rFonts w:asciiTheme="majorHAnsi" w:hAnsiTheme="majorHAnsi" w:cstheme="majorHAnsi"/>
        </w:rPr>
        <w:t>:</w:t>
      </w:r>
    </w:p>
    <w:p w14:paraId="6277B15B" w14:textId="5EA2B439" w:rsidR="00740A74" w:rsidRPr="00126F22" w:rsidRDefault="00572FE1" w:rsidP="002E6D5F">
      <w:pPr>
        <w:pStyle w:val="Firstparagraph"/>
        <w:numPr>
          <w:ilvl w:val="0"/>
          <w:numId w:val="24"/>
        </w:numPr>
        <w:rPr>
          <w:rFonts w:asciiTheme="majorHAnsi" w:hAnsiTheme="majorHAnsi" w:cstheme="majorHAnsi"/>
          <w:lang w:val="fr-FR"/>
        </w:rPr>
      </w:pPr>
      <w:r w:rsidRPr="00126F22">
        <w:rPr>
          <w:rFonts w:asciiTheme="majorHAnsi" w:hAnsiTheme="majorHAnsi" w:cstheme="majorHAnsi"/>
          <w:lang w:val="fr-FR"/>
        </w:rPr>
        <w:t>Vérifier si une décision individuelle d’attribution prise par le directeur existe et pour les agents contractuels, si le contrat</w:t>
      </w:r>
      <w:r w:rsidR="0064103A">
        <w:rPr>
          <w:rFonts w:asciiTheme="majorHAnsi" w:hAnsiTheme="majorHAnsi" w:cstheme="majorHAnsi"/>
          <w:lang w:val="fr-FR"/>
        </w:rPr>
        <w:t xml:space="preserve"> </w:t>
      </w:r>
      <w:r w:rsidRPr="00126F22">
        <w:rPr>
          <w:rFonts w:asciiTheme="majorHAnsi" w:hAnsiTheme="majorHAnsi" w:cstheme="majorHAnsi"/>
          <w:lang w:val="fr-FR"/>
        </w:rPr>
        <w:t xml:space="preserve">prévoit le versement de </w:t>
      </w:r>
      <w:r w:rsidR="0064103A" w:rsidRPr="009F47F6">
        <w:rPr>
          <w:rFonts w:asciiTheme="majorHAnsi" w:hAnsiTheme="majorHAnsi" w:cstheme="majorHAnsi"/>
          <w:lang w:val="fr-FR"/>
        </w:rPr>
        <w:t>l’indemnité forfaitaire et technique</w:t>
      </w:r>
      <w:r w:rsidR="0064103A" w:rsidRPr="00126F22">
        <w:rPr>
          <w:rFonts w:asciiTheme="majorHAnsi" w:hAnsiTheme="majorHAnsi" w:cstheme="majorHAnsi"/>
          <w:lang w:val="fr-FR"/>
        </w:rPr>
        <w:t xml:space="preserve"> </w:t>
      </w:r>
      <w:r w:rsidRPr="00126F22">
        <w:rPr>
          <w:rFonts w:asciiTheme="majorHAnsi" w:hAnsiTheme="majorHAnsi" w:cstheme="majorHAnsi"/>
          <w:lang w:val="fr-FR"/>
        </w:rPr>
        <w:t>aux agents non titulaires de l’hôpital concerné</w:t>
      </w:r>
      <w:r w:rsidR="0064103A">
        <w:rPr>
          <w:rFonts w:asciiTheme="majorHAnsi" w:hAnsiTheme="majorHAnsi" w:cstheme="majorHAnsi"/>
          <w:lang w:val="fr-FR"/>
        </w:rPr>
        <w:t>.</w:t>
      </w:r>
    </w:p>
    <w:p w14:paraId="60D3D98F" w14:textId="77777777" w:rsidR="002E6D5F" w:rsidRDefault="002E6D5F" w:rsidP="00572FE1">
      <w:pPr>
        <w:pStyle w:val="Firstparagraph"/>
        <w:rPr>
          <w:rFonts w:asciiTheme="majorHAnsi" w:hAnsiTheme="majorHAnsi" w:cstheme="majorHAnsi"/>
          <w:lang w:val="fr-FR"/>
        </w:rPr>
      </w:pPr>
    </w:p>
    <w:p w14:paraId="7FBC9D02" w14:textId="77777777" w:rsidR="002E6D5F" w:rsidRDefault="002E6D5F" w:rsidP="002E6D5F">
      <w:r w:rsidRPr="002E6D5F">
        <w:rPr>
          <w:b/>
        </w:rPr>
        <w:t>Documents à consulter</w:t>
      </w:r>
      <w:r>
        <w:t> :</w:t>
      </w:r>
    </w:p>
    <w:p w14:paraId="01E049F2" w14:textId="737AE511" w:rsidR="002E6D5F" w:rsidRPr="002E6D5F" w:rsidRDefault="002E6D5F" w:rsidP="00566290">
      <w:r>
        <w:t>Tout document relatif à l’attribution de l’indemnité forfaitaire et technique aux agents.</w:t>
      </w:r>
    </w:p>
    <w:p w14:paraId="12223058" w14:textId="77777777" w:rsidR="002E6D5F" w:rsidRDefault="002E6D5F">
      <w:pPr>
        <w:pStyle w:val="Firstparagraph"/>
        <w:jc w:val="both"/>
        <w:rPr>
          <w:rFonts w:asciiTheme="majorHAnsi" w:hAnsiTheme="majorHAnsi" w:cstheme="majorHAnsi"/>
          <w:lang w:val="fr-FR"/>
        </w:rPr>
        <w:pPrChange w:id="1171" w:author="Nicol, Fabrice" w:date="2017-09-19T20:40:00Z">
          <w:pPr>
            <w:pStyle w:val="Firstparagraph"/>
          </w:pPr>
        </w:pPrChange>
      </w:pPr>
    </w:p>
    <w:p w14:paraId="24DBD1B1" w14:textId="6B3FDC00" w:rsidR="00740A74" w:rsidRPr="00126F22" w:rsidRDefault="00740A74">
      <w:pPr>
        <w:pStyle w:val="Firstparagraph"/>
        <w:jc w:val="both"/>
        <w:rPr>
          <w:rFonts w:asciiTheme="majorHAnsi" w:hAnsiTheme="majorHAnsi" w:cstheme="majorHAnsi"/>
          <w:lang w:val="fr-FR"/>
        </w:rPr>
        <w:pPrChange w:id="1172" w:author="Nicol, Fabrice" w:date="2017-09-19T20:40:00Z">
          <w:pPr>
            <w:pStyle w:val="Firstparagraph"/>
          </w:pPr>
        </w:pPrChange>
      </w:pPr>
      <w:r w:rsidRPr="00126F22">
        <w:rPr>
          <w:rFonts w:asciiTheme="majorHAnsi" w:hAnsiTheme="majorHAnsi" w:cstheme="majorHAnsi"/>
          <w:lang w:val="fr-FR"/>
        </w:rPr>
        <w:t xml:space="preserve">Un </w:t>
      </w:r>
      <w:r w:rsidR="003564BC" w:rsidRPr="00126F22">
        <w:rPr>
          <w:rFonts w:asciiTheme="majorHAnsi" w:hAnsiTheme="majorHAnsi" w:cstheme="majorHAnsi"/>
          <w:lang w:val="fr-FR"/>
        </w:rPr>
        <w:t>lien hypertexte</w:t>
      </w:r>
      <w:r w:rsidRPr="00126F22">
        <w:rPr>
          <w:rFonts w:asciiTheme="majorHAnsi" w:hAnsiTheme="majorHAnsi" w:cstheme="majorHAnsi"/>
          <w:lang w:val="fr-FR"/>
        </w:rPr>
        <w:t xml:space="preserve"> est créé vers la </w:t>
      </w:r>
      <w:r w:rsidR="00965406" w:rsidRPr="00126F22">
        <w:rPr>
          <w:rFonts w:asciiTheme="majorHAnsi" w:hAnsiTheme="majorHAnsi" w:cstheme="majorHAnsi"/>
          <w:lang w:val="fr-FR"/>
        </w:rPr>
        <w:t>base de données CSV</w:t>
      </w:r>
      <w:r w:rsidRPr="00126F22">
        <w:rPr>
          <w:rFonts w:asciiTheme="majorHAnsi" w:hAnsiTheme="majorHAnsi" w:cstheme="majorHAnsi"/>
          <w:lang w:val="fr-FR"/>
        </w:rPr>
        <w:t xml:space="preserve"> </w:t>
      </w:r>
      <w:proofErr w:type="gramStart"/>
      <w:r w:rsidR="00BE261B">
        <w:rPr>
          <w:rFonts w:asciiTheme="majorHAnsi" w:hAnsiTheme="majorHAnsi" w:cstheme="majorHAnsi"/>
          <w:lang w:val="fr-FR"/>
        </w:rPr>
        <w:t>« </w:t>
      </w:r>
      <w:r w:rsidRPr="00126F22">
        <w:rPr>
          <w:rFonts w:asciiTheme="majorHAnsi" w:hAnsiTheme="majorHAnsi" w:cstheme="majorHAnsi"/>
          <w:lang w:val="fr-FR"/>
        </w:rPr>
        <w:t xml:space="preserve"> </w:t>
      </w:r>
      <w:r w:rsidRPr="00133DBA">
        <w:rPr>
          <w:rFonts w:asciiTheme="majorHAnsi" w:hAnsiTheme="majorHAnsi" w:cstheme="majorHAnsi"/>
          <w:lang w:val="fr-FR"/>
        </w:rPr>
        <w:t>Indemnité</w:t>
      </w:r>
      <w:proofErr w:type="gramEnd"/>
      <w:r w:rsidRPr="00133DBA">
        <w:rPr>
          <w:rFonts w:asciiTheme="majorHAnsi" w:hAnsiTheme="majorHAnsi" w:cstheme="majorHAnsi"/>
          <w:lang w:val="fr-FR"/>
        </w:rPr>
        <w:t xml:space="preserve"> forfaitaire et technique aux NT</w:t>
      </w:r>
      <w:r w:rsidRPr="00126F22">
        <w:rPr>
          <w:rFonts w:asciiTheme="majorHAnsi" w:hAnsiTheme="majorHAnsi" w:cstheme="majorHAnsi"/>
          <w:lang w:val="fr-FR"/>
        </w:rPr>
        <w:t xml:space="preserve"> </w:t>
      </w:r>
      <w:r w:rsidR="00BE261B">
        <w:rPr>
          <w:rFonts w:asciiTheme="majorHAnsi" w:hAnsiTheme="majorHAnsi" w:cstheme="majorHAnsi"/>
          <w:lang w:val="fr-FR"/>
        </w:rPr>
        <w:t> »</w:t>
      </w:r>
      <w:r w:rsidRPr="00126F22">
        <w:rPr>
          <w:rFonts w:asciiTheme="majorHAnsi" w:hAnsiTheme="majorHAnsi" w:cstheme="majorHAnsi"/>
          <w:lang w:val="fr-FR"/>
        </w:rPr>
        <w:t>. Cette base détecte tous les agents non titulaires pour lesquels des indemnités forfaitaires et techniques ont été versées.</w:t>
      </w:r>
    </w:p>
    <w:p w14:paraId="200840C7" w14:textId="77777777" w:rsidR="00740A74" w:rsidRPr="00126F22" w:rsidRDefault="00740A74">
      <w:pPr>
        <w:spacing w:after="200"/>
        <w:rPr>
          <w:rFonts w:asciiTheme="majorHAnsi" w:hAnsiTheme="majorHAnsi" w:cstheme="majorHAnsi"/>
        </w:rPr>
        <w:pPrChange w:id="1173" w:author="Nicol, Fabrice" w:date="2017-09-19T20:40:00Z">
          <w:pPr>
            <w:spacing w:after="200"/>
            <w:jc w:val="left"/>
          </w:pPr>
        </w:pPrChange>
      </w:pPr>
    </w:p>
    <w:p w14:paraId="00013721" w14:textId="77777777" w:rsidR="005043B8" w:rsidRPr="002E6D5F" w:rsidRDefault="00AF2FCF" w:rsidP="004A2802">
      <w:pPr>
        <w:pStyle w:val="Paragraphedeliste"/>
        <w:numPr>
          <w:ilvl w:val="0"/>
          <w:numId w:val="38"/>
        </w:numPr>
        <w:rPr>
          <w:rFonts w:asciiTheme="majorHAnsi" w:hAnsiTheme="majorHAnsi" w:cstheme="majorHAnsi"/>
          <w:b/>
        </w:rPr>
      </w:pPr>
      <w:r w:rsidRPr="002E6D5F">
        <w:rPr>
          <w:rFonts w:asciiTheme="majorHAnsi" w:hAnsiTheme="majorHAnsi" w:cstheme="majorHAnsi"/>
          <w:b/>
        </w:rPr>
        <w:t xml:space="preserve">Vérifier la prime de service </w:t>
      </w:r>
    </w:p>
    <w:p w14:paraId="0D05B80D" w14:textId="77777777" w:rsidR="004E1287" w:rsidRDefault="00E27AE5" w:rsidP="009F47F6">
      <w:pPr>
        <w:rPr>
          <w:rFonts w:asciiTheme="majorHAnsi" w:hAnsiTheme="majorHAnsi" w:cstheme="majorHAnsi"/>
        </w:rPr>
      </w:pPr>
      <w:r w:rsidRPr="004E1287">
        <w:rPr>
          <w:rFonts w:asciiTheme="majorHAnsi" w:hAnsiTheme="majorHAnsi" w:cstheme="majorHAnsi"/>
          <w:b/>
          <w:u w:val="single"/>
        </w:rPr>
        <w:t>Obje</w:t>
      </w:r>
      <w:r w:rsidR="002E6D5F" w:rsidRPr="004E1287">
        <w:rPr>
          <w:rFonts w:asciiTheme="majorHAnsi" w:hAnsiTheme="majorHAnsi" w:cstheme="majorHAnsi"/>
          <w:b/>
          <w:u w:val="single"/>
        </w:rPr>
        <w:t>c</w:t>
      </w:r>
      <w:r w:rsidRPr="004E1287">
        <w:rPr>
          <w:rFonts w:asciiTheme="majorHAnsi" w:hAnsiTheme="majorHAnsi" w:cstheme="majorHAnsi"/>
          <w:b/>
          <w:u w:val="single"/>
        </w:rPr>
        <w:t>t</w:t>
      </w:r>
      <w:r w:rsidR="002E6D5F" w:rsidRPr="004E1287">
        <w:rPr>
          <w:rFonts w:asciiTheme="majorHAnsi" w:hAnsiTheme="majorHAnsi" w:cstheme="majorHAnsi"/>
          <w:b/>
          <w:u w:val="single"/>
        </w:rPr>
        <w:t>if</w:t>
      </w:r>
      <w:r w:rsidRPr="009F47F6">
        <w:rPr>
          <w:rFonts w:asciiTheme="majorHAnsi" w:hAnsiTheme="majorHAnsi" w:cstheme="majorHAnsi"/>
        </w:rPr>
        <w:t xml:space="preserve"> : </w:t>
      </w:r>
    </w:p>
    <w:p w14:paraId="4384F329" w14:textId="7C55560C" w:rsidR="00E27AE5" w:rsidRPr="009F47F6" w:rsidRDefault="004E1287" w:rsidP="009F47F6">
      <w:pPr>
        <w:rPr>
          <w:rFonts w:asciiTheme="majorHAnsi" w:hAnsiTheme="majorHAnsi" w:cstheme="majorHAnsi"/>
        </w:rPr>
      </w:pPr>
      <w:r>
        <w:rPr>
          <w:rFonts w:asciiTheme="majorHAnsi" w:hAnsiTheme="majorHAnsi" w:cstheme="majorHAnsi"/>
        </w:rPr>
        <w:t>D</w:t>
      </w:r>
      <w:r w:rsidR="00E27AE5" w:rsidRPr="009F47F6">
        <w:rPr>
          <w:rFonts w:asciiTheme="majorHAnsi" w:hAnsiTheme="majorHAnsi" w:cstheme="majorHAnsi"/>
        </w:rPr>
        <w:t xml:space="preserve">étecter les agents non titulaires bénéficiant du versement de la prime de </w:t>
      </w:r>
      <w:r w:rsidR="00E27AE5">
        <w:rPr>
          <w:rFonts w:asciiTheme="majorHAnsi" w:hAnsiTheme="majorHAnsi" w:cstheme="majorHAnsi"/>
        </w:rPr>
        <w:t>service</w:t>
      </w:r>
      <w:r w:rsidR="00E27AE5" w:rsidRPr="009F47F6">
        <w:rPr>
          <w:rFonts w:asciiTheme="majorHAnsi" w:hAnsiTheme="majorHAnsi" w:cstheme="majorHAnsi"/>
        </w:rPr>
        <w:t>.</w:t>
      </w:r>
    </w:p>
    <w:p w14:paraId="5E7133E6" w14:textId="77777777" w:rsidR="00E27AE5" w:rsidRPr="009F47F6" w:rsidRDefault="00E27AE5" w:rsidP="004E1287">
      <w:pPr>
        <w:autoSpaceDE w:val="0"/>
        <w:autoSpaceDN w:val="0"/>
        <w:adjustRightInd w:val="0"/>
        <w:spacing w:before="240"/>
        <w:rPr>
          <w:rFonts w:asciiTheme="majorHAnsi" w:hAnsiTheme="majorHAnsi" w:cstheme="majorHAnsi"/>
        </w:rPr>
      </w:pPr>
      <w:r w:rsidRPr="002E6D5F">
        <w:rPr>
          <w:rFonts w:asciiTheme="majorHAnsi" w:hAnsiTheme="majorHAnsi" w:cstheme="majorHAnsi"/>
          <w:b/>
          <w:u w:val="single"/>
        </w:rPr>
        <w:lastRenderedPageBreak/>
        <w:t xml:space="preserve">Rappel de la </w:t>
      </w:r>
      <w:commentRangeStart w:id="1174"/>
      <w:r w:rsidRPr="002E6D5F">
        <w:rPr>
          <w:rFonts w:asciiTheme="majorHAnsi" w:hAnsiTheme="majorHAnsi" w:cstheme="majorHAnsi"/>
          <w:b/>
          <w:u w:val="single"/>
        </w:rPr>
        <w:t>règle</w:t>
      </w:r>
      <w:commentRangeEnd w:id="1174"/>
      <w:r w:rsidR="004E1287">
        <w:rPr>
          <w:rStyle w:val="Marquedecommentaire"/>
        </w:rPr>
        <w:commentReference w:id="1174"/>
      </w:r>
      <w:r w:rsidRPr="009F47F6">
        <w:rPr>
          <w:rFonts w:asciiTheme="majorHAnsi" w:hAnsiTheme="majorHAnsi" w:cstheme="majorHAnsi"/>
        </w:rPr>
        <w:t xml:space="preserve"> : </w:t>
      </w:r>
    </w:p>
    <w:p w14:paraId="2FD40968" w14:textId="2654F90D" w:rsidR="00E27AE5" w:rsidRPr="002E6D5F" w:rsidRDefault="00E27AE5" w:rsidP="002E6D5F">
      <w:pPr>
        <w:pStyle w:val="normaljustifi"/>
        <w:numPr>
          <w:ilvl w:val="0"/>
          <w:numId w:val="84"/>
        </w:numPr>
        <w:pBdr>
          <w:top w:val="single" w:sz="4" w:space="4" w:color="auto"/>
          <w:left w:val="single" w:sz="4" w:space="4" w:color="auto"/>
          <w:bottom w:val="single" w:sz="4" w:space="4" w:color="auto"/>
          <w:right w:val="single" w:sz="4" w:space="4" w:color="auto"/>
        </w:pBdr>
        <w:rPr>
          <w:rFonts w:asciiTheme="majorHAnsi" w:hAnsiTheme="majorHAnsi" w:cstheme="majorHAnsi"/>
          <w:bCs/>
        </w:rPr>
      </w:pPr>
      <w:r w:rsidRPr="002E6D5F">
        <w:rPr>
          <w:rFonts w:asciiTheme="majorHAnsi" w:hAnsiTheme="majorHAnsi" w:cstheme="majorHAnsi"/>
          <w:bCs/>
        </w:rPr>
        <w:t>Article R6144-40 du Code de la Santé publique</w:t>
      </w:r>
      <w:r w:rsidR="00E018F5" w:rsidRPr="002E6D5F">
        <w:rPr>
          <w:rFonts w:asciiTheme="majorHAnsi" w:hAnsiTheme="majorHAnsi" w:cstheme="majorHAnsi"/>
          <w:bCs/>
        </w:rPr>
        <w:t>.</w:t>
      </w:r>
    </w:p>
    <w:p w14:paraId="7479A0C3" w14:textId="286D3556" w:rsidR="00E27AE5" w:rsidRPr="002E6D5F" w:rsidRDefault="00E27AE5" w:rsidP="002E6D5F">
      <w:pPr>
        <w:pStyle w:val="normaljustifi"/>
        <w:numPr>
          <w:ilvl w:val="0"/>
          <w:numId w:val="84"/>
        </w:numPr>
        <w:pBdr>
          <w:top w:val="single" w:sz="4" w:space="4" w:color="auto"/>
          <w:left w:val="single" w:sz="4" w:space="4" w:color="auto"/>
          <w:bottom w:val="single" w:sz="4" w:space="4" w:color="auto"/>
          <w:right w:val="single" w:sz="4" w:space="4" w:color="auto"/>
        </w:pBdr>
        <w:rPr>
          <w:rFonts w:asciiTheme="majorHAnsi" w:hAnsiTheme="majorHAnsi" w:cstheme="majorHAnsi"/>
          <w:bCs/>
        </w:rPr>
      </w:pPr>
      <w:r w:rsidRPr="002E6D5F">
        <w:rPr>
          <w:rFonts w:asciiTheme="majorHAnsi" w:hAnsiTheme="majorHAnsi" w:cstheme="majorHAnsi"/>
          <w:bCs/>
        </w:rPr>
        <w:t>Arrêté du 24 mars 1967 relatif aux conditions d'attribution de primes de service aux personnels de certains établissements d’</w:t>
      </w:r>
      <w:proofErr w:type="spellStart"/>
      <w:r w:rsidRPr="002E6D5F">
        <w:rPr>
          <w:rFonts w:asciiTheme="majorHAnsi" w:hAnsiTheme="majorHAnsi" w:cstheme="majorHAnsi"/>
          <w:bCs/>
        </w:rPr>
        <w:t>hopitalisation</w:t>
      </w:r>
      <w:proofErr w:type="spellEnd"/>
      <w:r w:rsidRPr="002E6D5F">
        <w:rPr>
          <w:rFonts w:asciiTheme="majorHAnsi" w:hAnsiTheme="majorHAnsi" w:cstheme="majorHAnsi"/>
          <w:bCs/>
        </w:rPr>
        <w:t>, énumérés à l'article 2 de la loi du 9 janvier 1986</w:t>
      </w:r>
      <w:r w:rsidR="00E018F5" w:rsidRPr="002E6D5F">
        <w:rPr>
          <w:rFonts w:asciiTheme="majorHAnsi" w:hAnsiTheme="majorHAnsi" w:cstheme="majorHAnsi"/>
          <w:bCs/>
        </w:rPr>
        <w:t>.</w:t>
      </w:r>
    </w:p>
    <w:p w14:paraId="79194BB4" w14:textId="58C94E2D" w:rsidR="00E27AE5" w:rsidRPr="002E6D5F" w:rsidRDefault="00E27AE5" w:rsidP="002E6D5F">
      <w:pPr>
        <w:pStyle w:val="Paragraphedeliste"/>
        <w:numPr>
          <w:ilvl w:val="0"/>
          <w:numId w:val="84"/>
        </w:numPr>
        <w:pBdr>
          <w:top w:val="single" w:sz="4" w:space="4" w:color="auto"/>
          <w:left w:val="single" w:sz="4" w:space="4" w:color="auto"/>
          <w:bottom w:val="single" w:sz="4" w:space="4" w:color="auto"/>
          <w:right w:val="single" w:sz="4" w:space="4" w:color="auto"/>
        </w:pBdr>
        <w:autoSpaceDE w:val="0"/>
        <w:autoSpaceDN w:val="0"/>
        <w:adjustRightInd w:val="0"/>
        <w:spacing w:after="0"/>
        <w:rPr>
          <w:rFonts w:asciiTheme="majorHAnsi" w:hAnsiTheme="majorHAnsi" w:cstheme="majorHAnsi"/>
        </w:rPr>
      </w:pPr>
      <w:r w:rsidRPr="002E6D5F">
        <w:rPr>
          <w:rFonts w:asciiTheme="majorHAnsi" w:hAnsiTheme="majorHAnsi" w:cstheme="majorHAnsi"/>
        </w:rPr>
        <w:t xml:space="preserve">Circulaire N° 362 du24 Mai 1967 sur la prise en application de </w:t>
      </w:r>
      <w:proofErr w:type="spellStart"/>
      <w:r w:rsidRPr="002E6D5F">
        <w:rPr>
          <w:rFonts w:asciiTheme="majorHAnsi" w:hAnsiTheme="majorHAnsi" w:cstheme="majorHAnsi"/>
        </w:rPr>
        <w:t>I'arrêté</w:t>
      </w:r>
      <w:proofErr w:type="spellEnd"/>
      <w:r w:rsidRPr="002E6D5F">
        <w:rPr>
          <w:rFonts w:asciiTheme="majorHAnsi" w:hAnsiTheme="majorHAnsi" w:cstheme="majorHAnsi"/>
        </w:rPr>
        <w:t xml:space="preserve"> du 24 mars 1967 modifiant les conditions d'attribution de la prime de service aux personnels de certains établissements d'hospitalisation, de soins ou de cure publics</w:t>
      </w:r>
      <w:r w:rsidR="00E018F5" w:rsidRPr="002E6D5F">
        <w:rPr>
          <w:rFonts w:asciiTheme="majorHAnsi" w:hAnsiTheme="majorHAnsi" w:cstheme="majorHAnsi"/>
        </w:rPr>
        <w:t>.</w:t>
      </w:r>
    </w:p>
    <w:p w14:paraId="065D1B1D" w14:textId="72CA836D" w:rsidR="005043B8" w:rsidRPr="002E6D5F" w:rsidRDefault="00E27AE5" w:rsidP="002E6D5F">
      <w:pPr>
        <w:pStyle w:val="Paragraphedeliste"/>
        <w:numPr>
          <w:ilvl w:val="0"/>
          <w:numId w:val="84"/>
        </w:numPr>
        <w:pBdr>
          <w:top w:val="single" w:sz="4" w:space="4" w:color="auto"/>
          <w:left w:val="single" w:sz="4" w:space="4" w:color="auto"/>
          <w:bottom w:val="single" w:sz="4" w:space="4" w:color="auto"/>
          <w:right w:val="single" w:sz="4" w:space="4" w:color="auto"/>
        </w:pBdr>
        <w:rPr>
          <w:rFonts w:asciiTheme="majorHAnsi" w:hAnsiTheme="majorHAnsi" w:cstheme="majorHAnsi"/>
        </w:rPr>
      </w:pPr>
      <w:r w:rsidRPr="002E6D5F">
        <w:rPr>
          <w:rFonts w:asciiTheme="majorHAnsi" w:hAnsiTheme="majorHAnsi" w:cstheme="majorHAnsi"/>
        </w:rPr>
        <w:t>Circulaire N° 436 du 16 novembre 1967 relative aux modalités d'attribution de la prime de service</w:t>
      </w:r>
      <w:r w:rsidR="00E018F5" w:rsidRPr="002E6D5F">
        <w:rPr>
          <w:rFonts w:asciiTheme="majorHAnsi" w:hAnsiTheme="majorHAnsi" w:cstheme="majorHAnsi"/>
        </w:rPr>
        <w:t>.</w:t>
      </w:r>
    </w:p>
    <w:p w14:paraId="20F1A25C" w14:textId="1B76A3C3" w:rsidR="00E27AE5" w:rsidRPr="002E6D5F" w:rsidRDefault="00E27AE5" w:rsidP="002E6D5F">
      <w:pPr>
        <w:pStyle w:val="normaljustifi"/>
        <w:numPr>
          <w:ilvl w:val="0"/>
          <w:numId w:val="84"/>
        </w:numPr>
        <w:pBdr>
          <w:top w:val="single" w:sz="4" w:space="4" w:color="auto"/>
          <w:left w:val="single" w:sz="4" w:space="4" w:color="auto"/>
          <w:bottom w:val="single" w:sz="4" w:space="4" w:color="auto"/>
          <w:right w:val="single" w:sz="4" w:space="4" w:color="auto"/>
        </w:pBdr>
        <w:rPr>
          <w:rFonts w:asciiTheme="majorHAnsi" w:hAnsiTheme="majorHAnsi" w:cstheme="majorHAnsi"/>
        </w:rPr>
      </w:pPr>
      <w:r w:rsidRPr="002E6D5F">
        <w:rPr>
          <w:rFonts w:asciiTheme="majorHAnsi" w:hAnsiTheme="majorHAnsi" w:cstheme="majorHAnsi"/>
        </w:rPr>
        <w:t>La prime de service est attribuée, tous les ans, à l’ensemble des agents titulaires et stagiaires de la fonction publique hospitalière à l’exclusion des agents contractuels, des agents employés à titre temporaire, les agents vacataires et les médecins et praticiens hospitalier</w:t>
      </w:r>
      <w:r w:rsidR="00E018F5" w:rsidRPr="002E6D5F">
        <w:rPr>
          <w:rFonts w:asciiTheme="majorHAnsi" w:hAnsiTheme="majorHAnsi" w:cstheme="majorHAnsi"/>
        </w:rPr>
        <w:t>.</w:t>
      </w:r>
    </w:p>
    <w:p w14:paraId="07EDF3B7" w14:textId="6E693B29" w:rsidR="00E27AE5" w:rsidRPr="002E6D5F" w:rsidRDefault="00E27AE5" w:rsidP="002E6D5F">
      <w:pPr>
        <w:pStyle w:val="Paragraphedeliste"/>
        <w:numPr>
          <w:ilvl w:val="0"/>
          <w:numId w:val="84"/>
        </w:numPr>
        <w:pBdr>
          <w:top w:val="single" w:sz="4" w:space="4" w:color="auto"/>
          <w:left w:val="single" w:sz="4" w:space="4" w:color="auto"/>
          <w:bottom w:val="single" w:sz="4" w:space="4" w:color="auto"/>
          <w:right w:val="single" w:sz="4" w:space="4" w:color="auto"/>
        </w:pBdr>
        <w:rPr>
          <w:rFonts w:asciiTheme="majorHAnsi" w:hAnsiTheme="majorHAnsi" w:cstheme="majorHAnsi"/>
        </w:rPr>
      </w:pPr>
      <w:r w:rsidRPr="002E6D5F">
        <w:rPr>
          <w:rFonts w:asciiTheme="majorHAnsi" w:hAnsiTheme="majorHAnsi" w:cstheme="majorHAnsi"/>
        </w:rPr>
        <w:t xml:space="preserve">Conditions d’octroi : </w:t>
      </w:r>
      <w:r w:rsidR="00905A7D" w:rsidRPr="002E6D5F">
        <w:rPr>
          <w:rFonts w:asciiTheme="majorHAnsi" w:hAnsiTheme="majorHAnsi" w:cstheme="majorHAnsi"/>
        </w:rPr>
        <w:t>d</w:t>
      </w:r>
      <w:r w:rsidRPr="002E6D5F">
        <w:rPr>
          <w:rFonts w:asciiTheme="majorHAnsi" w:hAnsiTheme="majorHAnsi" w:cstheme="majorHAnsi"/>
        </w:rPr>
        <w:t>écision individuelle d’attribution prise par le directeur et pour les agents contractuels, mention au contrat</w:t>
      </w:r>
      <w:r w:rsidR="00E018F5" w:rsidRPr="002E6D5F">
        <w:rPr>
          <w:rFonts w:asciiTheme="majorHAnsi" w:hAnsiTheme="majorHAnsi" w:cstheme="majorHAnsi"/>
        </w:rPr>
        <w:t>.</w:t>
      </w:r>
    </w:p>
    <w:p w14:paraId="4AB72BE5" w14:textId="77777777" w:rsidR="00740A74" w:rsidRPr="00126F22" w:rsidRDefault="00740A74" w:rsidP="00FA59C0">
      <w:pPr>
        <w:rPr>
          <w:rFonts w:asciiTheme="majorHAnsi" w:hAnsiTheme="majorHAnsi" w:cstheme="majorHAnsi"/>
          <w:b/>
        </w:rPr>
      </w:pPr>
    </w:p>
    <w:p w14:paraId="701BCEF9" w14:textId="51EF211F" w:rsidR="00740A74" w:rsidRPr="00126F22" w:rsidRDefault="00740A74" w:rsidP="00126F22">
      <w:pPr>
        <w:suppressAutoHyphens/>
        <w:rPr>
          <w:rFonts w:asciiTheme="majorHAnsi" w:hAnsiTheme="majorHAnsi" w:cstheme="majorHAnsi"/>
          <w:b/>
          <w:u w:val="single"/>
        </w:rPr>
      </w:pPr>
      <w:r w:rsidRPr="00126F22">
        <w:rPr>
          <w:rFonts w:asciiTheme="majorHAnsi" w:hAnsiTheme="majorHAnsi" w:cstheme="majorHAnsi"/>
          <w:b/>
          <w:u w:val="single"/>
        </w:rPr>
        <w:t>Axe d’investigation</w:t>
      </w:r>
    </w:p>
    <w:p w14:paraId="75E01E0A" w14:textId="79521B99" w:rsidR="00740A74" w:rsidRDefault="00740A74" w:rsidP="00126F22">
      <w:pPr>
        <w:pStyle w:val="Paragraphedeliste"/>
        <w:numPr>
          <w:ilvl w:val="0"/>
          <w:numId w:val="24"/>
        </w:numPr>
        <w:suppressAutoHyphens/>
        <w:spacing w:after="0"/>
        <w:rPr>
          <w:rFonts w:asciiTheme="majorHAnsi" w:hAnsiTheme="majorHAnsi" w:cstheme="majorHAnsi"/>
        </w:rPr>
      </w:pPr>
      <w:r w:rsidRPr="00126F22">
        <w:rPr>
          <w:rFonts w:asciiTheme="majorHAnsi" w:hAnsiTheme="majorHAnsi" w:cstheme="majorHAnsi"/>
        </w:rPr>
        <w:t xml:space="preserve">Vérifier si </w:t>
      </w:r>
      <w:r w:rsidR="00572FE1">
        <w:rPr>
          <w:rFonts w:asciiTheme="majorHAnsi" w:hAnsiTheme="majorHAnsi" w:cstheme="majorHAnsi"/>
        </w:rPr>
        <w:t>une décision individuelle d’attribution prise par le directeur existe et pour les agents contractuels, si le contrat</w:t>
      </w:r>
      <w:r w:rsidR="009D40DC">
        <w:rPr>
          <w:rFonts w:asciiTheme="majorHAnsi" w:hAnsiTheme="majorHAnsi" w:cstheme="majorHAnsi"/>
        </w:rPr>
        <w:t xml:space="preserve"> </w:t>
      </w:r>
      <w:r w:rsidRPr="00126F22">
        <w:rPr>
          <w:rFonts w:asciiTheme="majorHAnsi" w:hAnsiTheme="majorHAnsi" w:cstheme="majorHAnsi"/>
        </w:rPr>
        <w:t xml:space="preserve">prévoit le versement de la prime de service aux agents non titulaires de l’hôpital concerné. </w:t>
      </w:r>
    </w:p>
    <w:p w14:paraId="5DF9A5A1" w14:textId="77777777" w:rsidR="002E6D5F" w:rsidRPr="002E6D5F" w:rsidRDefault="002E6D5F" w:rsidP="002E6D5F">
      <w:pPr>
        <w:suppressAutoHyphens/>
        <w:spacing w:after="0"/>
        <w:rPr>
          <w:rFonts w:asciiTheme="majorHAnsi" w:hAnsiTheme="majorHAnsi" w:cstheme="majorHAnsi"/>
        </w:rPr>
      </w:pPr>
    </w:p>
    <w:p w14:paraId="532C347D" w14:textId="1BC8BEAA" w:rsidR="00C3075E" w:rsidRPr="00126F22" w:rsidRDefault="00C3075E" w:rsidP="00FA59C0">
      <w:pPr>
        <w:rPr>
          <w:rFonts w:asciiTheme="majorHAnsi" w:hAnsiTheme="majorHAnsi" w:cstheme="majorHAnsi"/>
          <w:b/>
          <w:u w:val="single"/>
        </w:rPr>
      </w:pPr>
      <w:r w:rsidRPr="00126F22">
        <w:rPr>
          <w:rFonts w:asciiTheme="majorHAnsi" w:hAnsiTheme="majorHAnsi" w:cstheme="majorHAnsi"/>
          <w:b/>
          <w:u w:val="single"/>
        </w:rPr>
        <w:t>Point d’attention</w:t>
      </w:r>
    </w:p>
    <w:p w14:paraId="31ED61F1" w14:textId="5CCF4F93" w:rsidR="00740A74" w:rsidRPr="007334AE" w:rsidRDefault="00740A74" w:rsidP="007334AE">
      <w:pPr>
        <w:pStyle w:val="Paragraphedeliste"/>
        <w:numPr>
          <w:ilvl w:val="0"/>
          <w:numId w:val="85"/>
        </w:numPr>
        <w:rPr>
          <w:rFonts w:asciiTheme="majorHAnsi" w:hAnsiTheme="majorHAnsi" w:cstheme="majorHAnsi"/>
        </w:rPr>
      </w:pPr>
      <w:r w:rsidRPr="007334AE">
        <w:rPr>
          <w:rFonts w:asciiTheme="majorHAnsi" w:hAnsiTheme="majorHAnsi" w:cstheme="majorHAnsi"/>
        </w:rPr>
        <w:t>La prime de service est versée en 2 fois. La situation de certains agents peut changer entre temps, et le 2</w:t>
      </w:r>
      <w:r w:rsidRPr="007334AE">
        <w:rPr>
          <w:rFonts w:asciiTheme="majorHAnsi" w:hAnsiTheme="majorHAnsi" w:cstheme="majorHAnsi"/>
          <w:vertAlign w:val="superscript"/>
        </w:rPr>
        <w:t>ème</w:t>
      </w:r>
      <w:r w:rsidRPr="007334AE">
        <w:rPr>
          <w:rFonts w:asciiTheme="majorHAnsi" w:hAnsiTheme="majorHAnsi" w:cstheme="majorHAnsi"/>
        </w:rPr>
        <w:t xml:space="preserve"> versement peut parfois être effectué alors que l’agent a changé de statut.</w:t>
      </w:r>
    </w:p>
    <w:p w14:paraId="7AD31B36" w14:textId="77777777" w:rsidR="00740A74" w:rsidRPr="00126F22" w:rsidRDefault="00740A74">
      <w:pPr>
        <w:pStyle w:val="Paragraphedeliste"/>
        <w:rPr>
          <w:rFonts w:asciiTheme="majorHAnsi" w:hAnsiTheme="majorHAnsi" w:cstheme="majorHAnsi"/>
        </w:rPr>
      </w:pPr>
      <w:r w:rsidRPr="00126F22">
        <w:rPr>
          <w:rFonts w:asciiTheme="majorHAnsi" w:hAnsiTheme="majorHAnsi" w:cstheme="majorHAnsi"/>
        </w:rPr>
        <w:t>Exemple : un titulaire part en retraite. Il est réembauché pour un mois comme non titulaire. Sur son dernier bulletin de paye, il est indiqué comme « non titulaire » et touche la prime spécifique. Mais celle-ci correspond en réalité au 2ème versement rattaché à son ancien statut de titulaire, et n’est pas irrégulière.</w:t>
      </w:r>
    </w:p>
    <w:p w14:paraId="0FC7DD75" w14:textId="77777777" w:rsidR="00740A74" w:rsidRPr="00126F22" w:rsidRDefault="00740A74">
      <w:pPr>
        <w:pStyle w:val="Firstparagraph"/>
        <w:rPr>
          <w:rFonts w:asciiTheme="majorHAnsi" w:hAnsiTheme="majorHAnsi" w:cstheme="majorHAnsi"/>
          <w:lang w:val="fr-FR"/>
        </w:rPr>
      </w:pPr>
    </w:p>
    <w:p w14:paraId="01878848" w14:textId="1BE4F658" w:rsidR="00740A74" w:rsidRPr="00126F22" w:rsidRDefault="00740A74">
      <w:pPr>
        <w:pStyle w:val="Firstparagraph"/>
        <w:rPr>
          <w:rFonts w:asciiTheme="majorHAnsi" w:hAnsiTheme="majorHAnsi" w:cstheme="majorHAnsi"/>
          <w:lang w:val="fr-FR"/>
        </w:rPr>
      </w:pPr>
      <w:r w:rsidRPr="00126F22">
        <w:rPr>
          <w:rFonts w:asciiTheme="majorHAnsi" w:hAnsiTheme="majorHAnsi" w:cstheme="majorHAnsi"/>
          <w:lang w:val="fr-FR"/>
        </w:rPr>
        <w:t xml:space="preserve">Un </w:t>
      </w:r>
      <w:r w:rsidR="003564BC" w:rsidRPr="00126F22">
        <w:rPr>
          <w:rFonts w:asciiTheme="majorHAnsi" w:hAnsiTheme="majorHAnsi" w:cstheme="majorHAnsi"/>
          <w:lang w:val="fr-FR"/>
        </w:rPr>
        <w:t>lien hypertexte</w:t>
      </w:r>
      <w:r w:rsidRPr="00126F22">
        <w:rPr>
          <w:rFonts w:asciiTheme="majorHAnsi" w:hAnsiTheme="majorHAnsi" w:cstheme="majorHAnsi"/>
          <w:lang w:val="fr-FR"/>
        </w:rPr>
        <w:t xml:space="preserve"> est créé vers la </w:t>
      </w:r>
      <w:r w:rsidR="00965406" w:rsidRPr="00126F22">
        <w:rPr>
          <w:rFonts w:asciiTheme="majorHAnsi" w:hAnsiTheme="majorHAnsi" w:cstheme="majorHAnsi"/>
          <w:lang w:val="fr-FR"/>
        </w:rPr>
        <w:t>base de données CSV</w:t>
      </w:r>
      <w:r w:rsidRPr="00126F22">
        <w:rPr>
          <w:rFonts w:asciiTheme="majorHAnsi" w:hAnsiTheme="majorHAnsi" w:cstheme="majorHAnsi"/>
          <w:lang w:val="fr-FR"/>
        </w:rPr>
        <w:t xml:space="preserve"> </w:t>
      </w:r>
      <w:r w:rsidR="00BE261B">
        <w:rPr>
          <w:rFonts w:asciiTheme="majorHAnsi" w:hAnsiTheme="majorHAnsi" w:cstheme="majorHAnsi"/>
          <w:lang w:val="fr-FR"/>
        </w:rPr>
        <w:t>« </w:t>
      </w:r>
      <w:r w:rsidRPr="00133DBA">
        <w:rPr>
          <w:rFonts w:asciiTheme="majorHAnsi" w:hAnsiTheme="majorHAnsi" w:cstheme="majorHAnsi"/>
          <w:lang w:val="fr-FR"/>
        </w:rPr>
        <w:t>Prime de service aux NT</w:t>
      </w:r>
      <w:r w:rsidR="00BE261B">
        <w:rPr>
          <w:rFonts w:asciiTheme="majorHAnsi" w:hAnsiTheme="majorHAnsi" w:cstheme="majorHAnsi"/>
          <w:lang w:val="fr-FR"/>
        </w:rPr>
        <w:t> »</w:t>
      </w:r>
      <w:r w:rsidRPr="00126F22">
        <w:rPr>
          <w:rFonts w:asciiTheme="majorHAnsi" w:hAnsiTheme="majorHAnsi" w:cstheme="majorHAnsi"/>
          <w:lang w:val="fr-FR"/>
        </w:rPr>
        <w:t>. Cette base détecte tous les agents non titulaires pour lesquels des primes de service ont été versées.</w:t>
      </w:r>
    </w:p>
    <w:p w14:paraId="28C87824" w14:textId="77777777" w:rsidR="00740A74" w:rsidRPr="00126F22" w:rsidRDefault="00740A74" w:rsidP="00126F22">
      <w:pPr>
        <w:spacing w:after="200"/>
        <w:jc w:val="left"/>
        <w:rPr>
          <w:rFonts w:asciiTheme="majorHAnsi" w:hAnsiTheme="majorHAnsi" w:cstheme="majorHAnsi"/>
        </w:rPr>
      </w:pPr>
    </w:p>
    <w:p w14:paraId="2DB5C0E4" w14:textId="51B8D1D4" w:rsidR="00740A74" w:rsidRPr="007334AE" w:rsidRDefault="00740A74" w:rsidP="00126F22">
      <w:pPr>
        <w:spacing w:after="200"/>
        <w:jc w:val="left"/>
        <w:rPr>
          <w:rFonts w:asciiTheme="majorHAnsi" w:hAnsiTheme="majorHAnsi" w:cstheme="majorHAnsi"/>
        </w:rPr>
      </w:pPr>
      <w:r w:rsidRPr="00126F22">
        <w:rPr>
          <w:rFonts w:asciiTheme="majorHAnsi" w:hAnsiTheme="majorHAnsi" w:cstheme="majorHAnsi"/>
          <w:color w:val="FF0000"/>
        </w:rPr>
        <w:br w:type="page"/>
      </w:r>
    </w:p>
    <w:p w14:paraId="1C323718" w14:textId="59216E40" w:rsidR="000B5E25" w:rsidRPr="00572FE1" w:rsidRDefault="008C4DAF" w:rsidP="00FA59C0">
      <w:pPr>
        <w:pStyle w:val="Titre1"/>
        <w:shd w:val="clear" w:color="auto" w:fill="D14A95" w:themeFill="accent1"/>
        <w:rPr>
          <w:rFonts w:cstheme="majorHAnsi"/>
          <w:color w:val="FFFFFF" w:themeColor="background1"/>
        </w:rPr>
      </w:pPr>
      <w:bookmarkStart w:id="1175" w:name="_Toc493088747"/>
      <w:commentRangeStart w:id="1176"/>
      <w:commentRangeStart w:id="1177"/>
      <w:r w:rsidRPr="007334AE">
        <w:rPr>
          <w:rFonts w:cstheme="majorHAnsi"/>
          <w:color w:val="FFFFFF" w:themeColor="background1"/>
        </w:rPr>
        <w:lastRenderedPageBreak/>
        <w:t>FICHE</w:t>
      </w:r>
      <w:commentRangeEnd w:id="1176"/>
      <w:r w:rsidR="00003D75" w:rsidRPr="007334AE">
        <w:rPr>
          <w:rStyle w:val="Marquedecommentaire"/>
          <w:rFonts w:asciiTheme="minorHAnsi" w:eastAsia="Times New Roman" w:hAnsiTheme="minorHAnsi" w:cs="Times New Roman"/>
          <w:b w:val="0"/>
          <w:bCs w:val="0"/>
          <w:caps w:val="0"/>
          <w:color w:val="FFFFFF" w:themeColor="background1"/>
        </w:rPr>
        <w:commentReference w:id="1176"/>
      </w:r>
      <w:commentRangeEnd w:id="1177"/>
      <w:r w:rsidR="00566290">
        <w:rPr>
          <w:rStyle w:val="Marquedecommentaire"/>
          <w:rFonts w:asciiTheme="minorHAnsi" w:eastAsia="Times New Roman" w:hAnsiTheme="minorHAnsi" w:cs="Times New Roman"/>
          <w:b w:val="0"/>
          <w:bCs w:val="0"/>
          <w:caps w:val="0"/>
        </w:rPr>
        <w:commentReference w:id="1177"/>
      </w:r>
      <w:r w:rsidRPr="007334AE">
        <w:rPr>
          <w:rFonts w:cstheme="majorHAnsi"/>
          <w:color w:val="FFFFFF" w:themeColor="background1"/>
        </w:rPr>
        <w:t xml:space="preserve"> </w:t>
      </w:r>
      <w:r>
        <w:rPr>
          <w:rFonts w:cstheme="majorHAnsi"/>
          <w:color w:val="FFFFFF" w:themeColor="background1"/>
        </w:rPr>
        <w:t>N° </w:t>
      </w:r>
      <w:r w:rsidR="00A34B31">
        <w:rPr>
          <w:rFonts w:cstheme="majorHAnsi"/>
          <w:color w:val="FFFFFF" w:themeColor="background1"/>
        </w:rPr>
        <w:t>16</w:t>
      </w:r>
      <w:r w:rsidR="00A34B31" w:rsidRPr="00EB01E4">
        <w:rPr>
          <w:rFonts w:cstheme="majorHAnsi"/>
          <w:color w:val="FFFFFF" w:themeColor="background1"/>
        </w:rPr>
        <w:t xml:space="preserve"> </w:t>
      </w:r>
      <w:r w:rsidR="002379EB" w:rsidRPr="00EB01E4">
        <w:rPr>
          <w:rFonts w:cstheme="majorHAnsi"/>
          <w:color w:val="FFFFFF" w:themeColor="background1"/>
        </w:rPr>
        <w:t xml:space="preserve">- </w:t>
      </w:r>
      <w:r w:rsidR="000B5E25" w:rsidRPr="00572FE1">
        <w:rPr>
          <w:rFonts w:cstheme="majorHAnsi"/>
          <w:color w:val="FFFFFF" w:themeColor="background1"/>
        </w:rPr>
        <w:t>CONTRÔLER LES ÉVÉNEMENTS DE PAYE</w:t>
      </w:r>
      <w:bookmarkEnd w:id="1175"/>
    </w:p>
    <w:p w14:paraId="20E704D0" w14:textId="1710B388" w:rsidR="00AF4E45" w:rsidRPr="004A293A" w:rsidRDefault="007334AE" w:rsidP="00AF4E45">
      <w:pPr>
        <w:rPr>
          <w:rFonts w:asciiTheme="majorHAnsi" w:hAnsiTheme="majorHAnsi" w:cstheme="majorHAnsi"/>
        </w:rPr>
      </w:pPr>
      <w:r w:rsidRPr="007334AE">
        <w:rPr>
          <w:rFonts w:asciiTheme="majorHAnsi" w:hAnsiTheme="majorHAnsi" w:cstheme="majorHAnsi"/>
          <w:b/>
        </w:rPr>
        <w:t>Objectif</w:t>
      </w:r>
      <w:r>
        <w:rPr>
          <w:rFonts w:asciiTheme="majorHAnsi" w:hAnsiTheme="majorHAnsi" w:cstheme="majorHAnsi"/>
        </w:rPr>
        <w:t> :</w:t>
      </w:r>
      <w:r w:rsidR="00F723B6">
        <w:rPr>
          <w:rFonts w:asciiTheme="majorHAnsi" w:hAnsiTheme="majorHAnsi" w:cstheme="majorHAnsi"/>
        </w:rPr>
        <w:t xml:space="preserve"> Fiabiliser </w:t>
      </w:r>
      <w:r w:rsidR="00AF4E45">
        <w:rPr>
          <w:rFonts w:asciiTheme="majorHAnsi" w:hAnsiTheme="majorHAnsi" w:cstheme="majorHAnsi"/>
        </w:rPr>
        <w:t>les irrégularités constatées par le logiciel avant les échanges avec les organismes contrôlés.</w:t>
      </w:r>
    </w:p>
    <w:p w14:paraId="6EE27033" w14:textId="224B4D49" w:rsidR="007334AE" w:rsidRPr="007334AE" w:rsidRDefault="007334AE" w:rsidP="00126F22">
      <w:pPr>
        <w:rPr>
          <w:rFonts w:asciiTheme="majorHAnsi" w:hAnsiTheme="majorHAnsi" w:cstheme="majorHAnsi"/>
          <w:b/>
          <w:color w:val="D14A95" w:themeColor="accent1"/>
          <w:sz w:val="22"/>
        </w:rPr>
      </w:pPr>
      <w:r w:rsidRPr="007334AE">
        <w:rPr>
          <w:rFonts w:asciiTheme="majorHAnsi" w:hAnsiTheme="majorHAnsi" w:cstheme="majorHAnsi"/>
          <w:b/>
          <w:color w:val="D14A95" w:themeColor="accent1"/>
          <w:sz w:val="22"/>
        </w:rPr>
        <w:t>Point d’attention </w:t>
      </w:r>
    </w:p>
    <w:p w14:paraId="3C1D9E52" w14:textId="59AC2CCF" w:rsidR="00AF4E45" w:rsidRDefault="007334AE" w:rsidP="00126F22">
      <w:pPr>
        <w:rPr>
          <w:rFonts w:asciiTheme="majorHAnsi" w:hAnsiTheme="majorHAnsi" w:cstheme="majorHAnsi"/>
        </w:rPr>
      </w:pPr>
      <w:r>
        <w:rPr>
          <w:rFonts w:asciiTheme="majorHAnsi" w:hAnsiTheme="majorHAnsi" w:cstheme="majorHAnsi"/>
          <w:sz w:val="22"/>
        </w:rPr>
        <w:t>C</w:t>
      </w:r>
      <w:r w:rsidR="00AF4E45" w:rsidRPr="00126F22">
        <w:rPr>
          <w:rFonts w:asciiTheme="majorHAnsi" w:hAnsiTheme="majorHAnsi" w:cstheme="majorHAnsi"/>
          <w:sz w:val="22"/>
        </w:rPr>
        <w:t xml:space="preserve">ertains événements de </w:t>
      </w:r>
      <w:del w:id="1178" w:author="Nicol, Fabrice" w:date="2017-09-19T16:57:00Z">
        <w:r w:rsidR="00AF4E45" w:rsidRPr="00126F22" w:rsidDel="00847F7B">
          <w:rPr>
            <w:rFonts w:asciiTheme="majorHAnsi" w:hAnsiTheme="majorHAnsi" w:cstheme="majorHAnsi"/>
            <w:sz w:val="22"/>
          </w:rPr>
          <w:delText>paie</w:delText>
        </w:r>
      </w:del>
      <w:ins w:id="1179" w:author="Nicol, Fabrice" w:date="2017-09-19T16:57:00Z">
        <w:r w:rsidR="00847F7B">
          <w:rPr>
            <w:rFonts w:asciiTheme="majorHAnsi" w:hAnsiTheme="majorHAnsi" w:cstheme="majorHAnsi"/>
            <w:sz w:val="22"/>
          </w:rPr>
          <w:t>paye</w:t>
        </w:r>
      </w:ins>
      <w:r w:rsidR="00AF4E45" w:rsidRPr="00126F22">
        <w:rPr>
          <w:rFonts w:asciiTheme="majorHAnsi" w:hAnsiTheme="majorHAnsi" w:cstheme="majorHAnsi"/>
          <w:sz w:val="22"/>
        </w:rPr>
        <w:t xml:space="preserve"> ont un lien direct avec le régime indemnitaire dû à l’agent d’une collectivité.</w:t>
      </w:r>
    </w:p>
    <w:p w14:paraId="7CABB108" w14:textId="53601BD1" w:rsidR="00F723B6" w:rsidRPr="00126F22" w:rsidRDefault="00F723B6" w:rsidP="00F723B6">
      <w:pPr>
        <w:rPr>
          <w:rFonts w:asciiTheme="majorHAnsi" w:hAnsiTheme="majorHAnsi" w:cstheme="majorHAnsi"/>
        </w:rPr>
      </w:pPr>
      <w:r w:rsidRPr="007334AE">
        <w:rPr>
          <w:rFonts w:asciiTheme="majorHAnsi" w:hAnsiTheme="majorHAnsi" w:cstheme="majorHAnsi"/>
          <w:u w:val="single"/>
        </w:rPr>
        <w:t>Exemple</w:t>
      </w:r>
      <w:r>
        <w:rPr>
          <w:rFonts w:asciiTheme="majorHAnsi" w:hAnsiTheme="majorHAnsi" w:cstheme="majorHAnsi"/>
        </w:rPr>
        <w:t> : u</w:t>
      </w:r>
      <w:r w:rsidRPr="00126F22">
        <w:rPr>
          <w:rFonts w:asciiTheme="majorHAnsi" w:hAnsiTheme="majorHAnsi" w:cstheme="majorHAnsi"/>
        </w:rPr>
        <w:t>n agent, bénéficiaire d’une NBI, qui change d’affectation sur un poste n’ouvrant pas droit à l’octroi de la NBI, ne doit pas conserver le paiement de la NBI.</w:t>
      </w:r>
    </w:p>
    <w:p w14:paraId="5E1170E4" w14:textId="07A2CC8A" w:rsidR="00F723B6" w:rsidRPr="00126F22" w:rsidRDefault="007334AE" w:rsidP="00F723B6">
      <w:pPr>
        <w:rPr>
          <w:rFonts w:asciiTheme="majorHAnsi" w:hAnsiTheme="majorHAnsi" w:cstheme="majorHAnsi"/>
        </w:rPr>
      </w:pPr>
      <w:r>
        <w:rPr>
          <w:rFonts w:asciiTheme="majorHAnsi" w:hAnsiTheme="majorHAnsi" w:cstheme="majorHAnsi"/>
        </w:rPr>
        <w:t>Le logiciel</w:t>
      </w:r>
      <w:r w:rsidR="00F723B6" w:rsidRPr="00126F22">
        <w:rPr>
          <w:rFonts w:asciiTheme="majorHAnsi" w:hAnsiTheme="majorHAnsi" w:cstheme="majorHAnsi"/>
        </w:rPr>
        <w:t xml:space="preserve"> permet, à partir de la nomenclature des événements et le </w:t>
      </w:r>
      <w:r>
        <w:rPr>
          <w:rFonts w:asciiTheme="majorHAnsi" w:hAnsiTheme="majorHAnsi" w:cstheme="majorHAnsi"/>
        </w:rPr>
        <w:t xml:space="preserve">type d’événements, de contrôler </w:t>
      </w:r>
      <w:r w:rsidR="00F723B6" w:rsidRPr="00126F22">
        <w:rPr>
          <w:rFonts w:asciiTheme="majorHAnsi" w:hAnsiTheme="majorHAnsi" w:cstheme="majorHAnsi"/>
        </w:rPr>
        <w:t>si la nouvelle bonification indiciaire a été conservée dans le salaire versé à l’agent.</w:t>
      </w:r>
    </w:p>
    <w:p w14:paraId="78E934CF" w14:textId="39B73F3B" w:rsidR="000B5E25" w:rsidRPr="00126F22" w:rsidRDefault="000B5E25" w:rsidP="00126F22">
      <w:pPr>
        <w:rPr>
          <w:rFonts w:asciiTheme="majorHAnsi" w:hAnsiTheme="majorHAnsi" w:cstheme="majorHAnsi"/>
        </w:rPr>
      </w:pPr>
      <w:r w:rsidRPr="00126F22">
        <w:rPr>
          <w:rFonts w:asciiTheme="majorHAnsi" w:hAnsiTheme="majorHAnsi" w:cstheme="majorHAnsi"/>
        </w:rPr>
        <w:t xml:space="preserve">Trois </w:t>
      </w:r>
      <w:r w:rsidR="00A940C3" w:rsidRPr="00126F22">
        <w:rPr>
          <w:rFonts w:asciiTheme="majorHAnsi" w:hAnsiTheme="majorHAnsi" w:cstheme="majorHAnsi"/>
        </w:rPr>
        <w:t>liens hypertextes</w:t>
      </w:r>
      <w:r w:rsidRPr="00126F22">
        <w:rPr>
          <w:rFonts w:asciiTheme="majorHAnsi" w:hAnsiTheme="majorHAnsi" w:cstheme="majorHAnsi"/>
        </w:rPr>
        <w:t xml:space="preserve"> sont proposés vers la nomenclature des événements, le tri par type d’événement et le tri par agent</w:t>
      </w:r>
      <w:r w:rsidR="00AF167B">
        <w:rPr>
          <w:rFonts w:asciiTheme="majorHAnsi" w:hAnsiTheme="majorHAnsi" w:cstheme="majorHAnsi"/>
        </w:rPr>
        <w:t xml:space="preserve">, en </w:t>
      </w:r>
      <w:r w:rsidR="007334AE">
        <w:rPr>
          <w:rFonts w:asciiTheme="majorHAnsi" w:hAnsiTheme="majorHAnsi" w:cstheme="majorHAnsi"/>
        </w:rPr>
        <w:t>annexe</w:t>
      </w:r>
      <w:r w:rsidR="00AF167B">
        <w:rPr>
          <w:rFonts w:asciiTheme="majorHAnsi" w:hAnsiTheme="majorHAnsi" w:cstheme="majorHAnsi"/>
        </w:rPr>
        <w:t xml:space="preserve"> du rapport produit par </w:t>
      </w:r>
      <w:r w:rsidR="007334AE">
        <w:rPr>
          <w:rFonts w:asciiTheme="majorHAnsi" w:hAnsiTheme="majorHAnsi" w:cstheme="majorHAnsi"/>
        </w:rPr>
        <w:t>le logiciel.</w:t>
      </w:r>
    </w:p>
    <w:p w14:paraId="115FF7FB" w14:textId="0F9D0630" w:rsidR="00AF167B" w:rsidRPr="007F0CC0" w:rsidRDefault="00AF167B" w:rsidP="00AF167B">
      <w:pPr>
        <w:pStyle w:val="Titretableau"/>
        <w:rPr>
          <w:rFonts w:asciiTheme="majorHAnsi" w:hAnsiTheme="majorHAnsi" w:cstheme="majorHAnsi"/>
        </w:rPr>
      </w:pPr>
      <w:r>
        <w:t> Nomenclature des événements</w:t>
      </w:r>
    </w:p>
    <w:tbl>
      <w:tblPr>
        <w:tblStyle w:val="Grilledutableau"/>
        <w:tblW w:w="10523" w:type="dxa"/>
        <w:jc w:val="center"/>
        <w:tblInd w:w="0" w:type="dxa"/>
        <w:tblCellMar>
          <w:left w:w="93" w:type="dxa"/>
        </w:tblCellMar>
        <w:tblLook w:val="04A0" w:firstRow="1" w:lastRow="0" w:firstColumn="1" w:lastColumn="0" w:noHBand="0" w:noVBand="1"/>
      </w:tblPr>
      <w:tblGrid>
        <w:gridCol w:w="3481"/>
        <w:gridCol w:w="3391"/>
        <w:gridCol w:w="3651"/>
      </w:tblGrid>
      <w:tr w:rsidR="000B5E25" w:rsidRPr="00FA59C0" w14:paraId="13D267C5" w14:textId="77777777" w:rsidTr="00BB579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81" w:type="dxa"/>
            <w:shd w:val="clear" w:color="auto" w:fill="auto"/>
            <w:tcMar>
              <w:left w:w="93" w:type="dxa"/>
            </w:tcMar>
          </w:tcPr>
          <w:p w14:paraId="67A6B990" w14:textId="77777777" w:rsidR="000B5E25" w:rsidRPr="00126F22" w:rsidRDefault="000B5E25" w:rsidP="00FA59C0">
            <w:pPr>
              <w:rPr>
                <w:rFonts w:asciiTheme="majorHAnsi" w:hAnsiTheme="majorHAnsi" w:cstheme="majorHAnsi"/>
              </w:rPr>
            </w:pPr>
          </w:p>
          <w:p w14:paraId="0229AE05" w14:textId="77777777" w:rsidR="000B5E25" w:rsidRPr="00126F22" w:rsidRDefault="000B5E25">
            <w:pPr>
              <w:rPr>
                <w:rFonts w:asciiTheme="majorHAnsi" w:hAnsiTheme="majorHAnsi" w:cstheme="majorHAnsi"/>
              </w:rPr>
            </w:pPr>
            <w:r w:rsidRPr="00126F22">
              <w:rPr>
                <w:rFonts w:asciiTheme="majorHAnsi" w:hAnsiTheme="majorHAnsi" w:cstheme="majorHAnsi"/>
              </w:rPr>
              <w:t>Nomenclature</w:t>
            </w:r>
          </w:p>
        </w:tc>
        <w:tc>
          <w:tcPr>
            <w:tcW w:w="3391" w:type="dxa"/>
            <w:shd w:val="clear" w:color="auto" w:fill="auto"/>
            <w:tcMar>
              <w:left w:w="93" w:type="dxa"/>
            </w:tcMar>
          </w:tcPr>
          <w:p w14:paraId="1405AE17" w14:textId="77777777" w:rsidR="000B5E25" w:rsidRPr="00126F22" w:rsidRDefault="000B5E25">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126F22">
              <w:rPr>
                <w:rFonts w:asciiTheme="majorHAnsi" w:hAnsiTheme="majorHAnsi" w:cstheme="majorHAnsi"/>
              </w:rPr>
              <w:t>Tri par type d’événement, agent, année, mois</w:t>
            </w:r>
          </w:p>
        </w:tc>
        <w:tc>
          <w:tcPr>
            <w:tcW w:w="3651" w:type="dxa"/>
            <w:shd w:val="clear" w:color="auto" w:fill="auto"/>
            <w:tcMar>
              <w:left w:w="93" w:type="dxa"/>
            </w:tcMar>
          </w:tcPr>
          <w:p w14:paraId="38F46BA5" w14:textId="77777777" w:rsidR="000B5E25" w:rsidRPr="00126F22" w:rsidRDefault="000B5E25">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126F22">
              <w:rPr>
                <w:rFonts w:asciiTheme="majorHAnsi" w:hAnsiTheme="majorHAnsi" w:cstheme="majorHAnsi"/>
              </w:rPr>
              <w:t>Tri par agent, année, mois événement</w:t>
            </w:r>
          </w:p>
        </w:tc>
      </w:tr>
      <w:tr w:rsidR="000B5E25" w:rsidRPr="00FA59C0" w14:paraId="29F6D0D0" w14:textId="77777777" w:rsidTr="00BB57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81" w:type="dxa"/>
            <w:shd w:val="clear" w:color="auto" w:fill="auto"/>
            <w:tcMar>
              <w:left w:w="93" w:type="dxa"/>
            </w:tcMar>
          </w:tcPr>
          <w:p w14:paraId="09E3A758" w14:textId="77777777" w:rsidR="000B5E25" w:rsidRPr="00126F22" w:rsidRDefault="000B5E25" w:rsidP="00FA59C0">
            <w:pPr>
              <w:rPr>
                <w:rFonts w:asciiTheme="majorHAnsi" w:hAnsiTheme="majorHAnsi" w:cstheme="majorHAnsi"/>
              </w:rPr>
            </w:pPr>
            <w:r w:rsidRPr="00126F22">
              <w:rPr>
                <w:rFonts w:asciiTheme="majorHAnsi" w:hAnsiTheme="majorHAnsi" w:cstheme="majorHAnsi"/>
                <w:noProof/>
              </w:rPr>
              <w:drawing>
                <wp:inline distT="0" distB="0" distL="0" distR="0" wp14:anchorId="18B96E8A" wp14:editId="1CD26480">
                  <wp:extent cx="2082800" cy="3441700"/>
                  <wp:effectExtent l="0" t="0" r="0" b="0"/>
                  <wp:docPr id="73"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 37"/>
                          <pic:cNvPicPr>
                            <a:picLocks noChangeAspect="1" noChangeArrowheads="1"/>
                          </pic:cNvPicPr>
                        </pic:nvPicPr>
                        <pic:blipFill>
                          <a:blip r:embed="rId64"/>
                          <a:stretch>
                            <a:fillRect/>
                          </a:stretch>
                        </pic:blipFill>
                        <pic:spPr bwMode="auto">
                          <a:xfrm>
                            <a:off x="0" y="0"/>
                            <a:ext cx="2082800" cy="3441700"/>
                          </a:xfrm>
                          <a:prstGeom prst="rect">
                            <a:avLst/>
                          </a:prstGeom>
                        </pic:spPr>
                      </pic:pic>
                    </a:graphicData>
                  </a:graphic>
                </wp:inline>
              </w:drawing>
            </w:r>
          </w:p>
        </w:tc>
        <w:tc>
          <w:tcPr>
            <w:tcW w:w="3391" w:type="dxa"/>
            <w:shd w:val="clear" w:color="auto" w:fill="auto"/>
            <w:tcMar>
              <w:left w:w="93" w:type="dxa"/>
            </w:tcMar>
          </w:tcPr>
          <w:p w14:paraId="7D9785F9" w14:textId="77777777" w:rsidR="000B5E25" w:rsidRPr="00126F22" w:rsidRDefault="000B5E25" w:rsidP="00EB01E4">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126F22">
              <w:rPr>
                <w:rFonts w:asciiTheme="majorHAnsi" w:hAnsiTheme="majorHAnsi" w:cstheme="majorHAnsi"/>
                <w:noProof/>
              </w:rPr>
              <w:drawing>
                <wp:inline distT="0" distB="0" distL="0" distR="0" wp14:anchorId="4E663719" wp14:editId="425CA78D">
                  <wp:extent cx="2025650" cy="3441700"/>
                  <wp:effectExtent l="0" t="0" r="0" b="0"/>
                  <wp:docPr id="74"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 46"/>
                          <pic:cNvPicPr>
                            <a:picLocks noChangeAspect="1" noChangeArrowheads="1"/>
                          </pic:cNvPicPr>
                        </pic:nvPicPr>
                        <pic:blipFill>
                          <a:blip r:embed="rId65"/>
                          <a:stretch>
                            <a:fillRect/>
                          </a:stretch>
                        </pic:blipFill>
                        <pic:spPr bwMode="auto">
                          <a:xfrm>
                            <a:off x="0" y="0"/>
                            <a:ext cx="2025650" cy="3441700"/>
                          </a:xfrm>
                          <a:prstGeom prst="rect">
                            <a:avLst/>
                          </a:prstGeom>
                        </pic:spPr>
                      </pic:pic>
                    </a:graphicData>
                  </a:graphic>
                </wp:inline>
              </w:drawing>
            </w:r>
          </w:p>
        </w:tc>
        <w:tc>
          <w:tcPr>
            <w:tcW w:w="3651" w:type="dxa"/>
            <w:shd w:val="clear" w:color="auto" w:fill="auto"/>
            <w:tcMar>
              <w:left w:w="93" w:type="dxa"/>
            </w:tcMar>
          </w:tcPr>
          <w:p w14:paraId="38FBABB3" w14:textId="77777777" w:rsidR="000B5E25" w:rsidRPr="00126F22" w:rsidRDefault="000B5E25" w:rsidP="00572FE1">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126F22">
              <w:rPr>
                <w:rFonts w:asciiTheme="majorHAnsi" w:hAnsiTheme="majorHAnsi" w:cstheme="majorHAnsi"/>
                <w:noProof/>
              </w:rPr>
              <w:drawing>
                <wp:inline distT="0" distB="0" distL="0" distR="0" wp14:anchorId="7794B485" wp14:editId="1EDE4C87">
                  <wp:extent cx="2190750" cy="3409950"/>
                  <wp:effectExtent l="0" t="0" r="0" b="0"/>
                  <wp:docPr id="75"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 43"/>
                          <pic:cNvPicPr>
                            <a:picLocks noChangeAspect="1" noChangeArrowheads="1"/>
                          </pic:cNvPicPr>
                        </pic:nvPicPr>
                        <pic:blipFill>
                          <a:blip r:embed="rId66"/>
                          <a:stretch>
                            <a:fillRect/>
                          </a:stretch>
                        </pic:blipFill>
                        <pic:spPr bwMode="auto">
                          <a:xfrm>
                            <a:off x="0" y="0"/>
                            <a:ext cx="2190750" cy="3409950"/>
                          </a:xfrm>
                          <a:prstGeom prst="rect">
                            <a:avLst/>
                          </a:prstGeom>
                        </pic:spPr>
                      </pic:pic>
                    </a:graphicData>
                  </a:graphic>
                </wp:inline>
              </w:drawing>
            </w:r>
          </w:p>
        </w:tc>
      </w:tr>
    </w:tbl>
    <w:p w14:paraId="7CB58CC8" w14:textId="5F3609DE" w:rsidR="000B5E25" w:rsidRPr="00126F22" w:rsidRDefault="007334AE" w:rsidP="00126F22">
      <w:pPr>
        <w:spacing w:after="200"/>
        <w:jc w:val="left"/>
        <w:rPr>
          <w:rFonts w:asciiTheme="majorHAnsi" w:hAnsiTheme="majorHAnsi" w:cstheme="majorHAnsi"/>
        </w:rPr>
      </w:pPr>
      <w:r w:rsidRPr="007334AE">
        <w:rPr>
          <w:rFonts w:asciiTheme="majorHAnsi" w:hAnsiTheme="majorHAnsi" w:cstheme="majorHAnsi"/>
          <w:b/>
        </w:rPr>
        <w:t>Interprétation</w:t>
      </w:r>
      <w:r>
        <w:rPr>
          <w:rFonts w:asciiTheme="majorHAnsi" w:hAnsiTheme="majorHAnsi" w:cstheme="majorHAnsi"/>
        </w:rPr>
        <w:t> :</w:t>
      </w:r>
    </w:p>
    <w:p w14:paraId="5BE6D0F6" w14:textId="0E95008D" w:rsidR="000B5E25" w:rsidRPr="007334AE" w:rsidRDefault="000B5E25" w:rsidP="00FA59C0">
      <w:pPr>
        <w:rPr>
          <w:rFonts w:asciiTheme="majorHAnsi" w:hAnsiTheme="majorHAnsi" w:cstheme="majorHAnsi"/>
        </w:rPr>
      </w:pPr>
      <w:r w:rsidRPr="007334AE">
        <w:rPr>
          <w:rFonts w:asciiTheme="majorHAnsi" w:hAnsiTheme="majorHAnsi" w:cstheme="majorHAnsi"/>
        </w:rPr>
        <w:t>Ces tableaux sont notamment utiles pour compléter l’examen des attributions de NBI</w:t>
      </w:r>
      <w:r w:rsidR="007334AE">
        <w:rPr>
          <w:rFonts w:asciiTheme="majorHAnsi" w:hAnsiTheme="majorHAnsi" w:cstheme="majorHAnsi"/>
        </w:rPr>
        <w:t>.</w:t>
      </w:r>
    </w:p>
    <w:p w14:paraId="40EB5465" w14:textId="77777777" w:rsidR="000B5E25" w:rsidRPr="00126F22" w:rsidRDefault="000B5E25" w:rsidP="00FA59C0">
      <w:pPr>
        <w:rPr>
          <w:rFonts w:asciiTheme="majorHAnsi" w:hAnsiTheme="majorHAnsi" w:cstheme="majorHAnsi"/>
          <w:b/>
        </w:rPr>
      </w:pPr>
    </w:p>
    <w:p w14:paraId="1F11772B" w14:textId="77777777" w:rsidR="000B5E25" w:rsidRPr="00126F22" w:rsidRDefault="000B5E25" w:rsidP="00126F22">
      <w:pPr>
        <w:spacing w:after="200"/>
        <w:jc w:val="left"/>
        <w:rPr>
          <w:rFonts w:asciiTheme="majorHAnsi" w:hAnsiTheme="majorHAnsi" w:cstheme="majorHAnsi"/>
        </w:rPr>
      </w:pPr>
      <w:r w:rsidRPr="00126F22">
        <w:rPr>
          <w:rFonts w:asciiTheme="majorHAnsi" w:hAnsiTheme="majorHAnsi" w:cstheme="majorHAnsi"/>
        </w:rPr>
        <w:br w:type="page"/>
      </w:r>
    </w:p>
    <w:p w14:paraId="7C15633E" w14:textId="3C1C87AA" w:rsidR="000B5E25" w:rsidRDefault="008C4DAF" w:rsidP="00FA59C0">
      <w:pPr>
        <w:pStyle w:val="Titre1"/>
        <w:shd w:val="clear" w:color="auto" w:fill="D14A95" w:themeFill="accent1"/>
        <w:rPr>
          <w:rFonts w:cstheme="majorHAnsi"/>
          <w:color w:val="FFFFFF" w:themeColor="background1"/>
        </w:rPr>
      </w:pPr>
      <w:bookmarkStart w:id="1180" w:name="_Toc493088748"/>
      <w:r>
        <w:rPr>
          <w:rFonts w:cstheme="majorHAnsi"/>
          <w:color w:val="FFFFFF" w:themeColor="background1"/>
        </w:rPr>
        <w:lastRenderedPageBreak/>
        <w:t>FICHE N° </w:t>
      </w:r>
      <w:r w:rsidR="00A34B31">
        <w:rPr>
          <w:rFonts w:cstheme="majorHAnsi"/>
          <w:color w:val="FFFFFF" w:themeColor="background1"/>
        </w:rPr>
        <w:t>17</w:t>
      </w:r>
      <w:r w:rsidR="00A34B31" w:rsidRPr="00EB01E4">
        <w:rPr>
          <w:rFonts w:cstheme="majorHAnsi"/>
          <w:color w:val="FFFFFF" w:themeColor="background1"/>
        </w:rPr>
        <w:t xml:space="preserve"> </w:t>
      </w:r>
      <w:r w:rsidR="002379EB" w:rsidRPr="00EB01E4">
        <w:rPr>
          <w:rFonts w:cstheme="majorHAnsi"/>
          <w:color w:val="FFFFFF" w:themeColor="background1"/>
        </w:rPr>
        <w:t xml:space="preserve">- </w:t>
      </w:r>
      <w:r w:rsidR="000B5E25" w:rsidRPr="00572FE1">
        <w:rPr>
          <w:rFonts w:cstheme="majorHAnsi"/>
          <w:color w:val="FFFFFF" w:themeColor="background1"/>
        </w:rPr>
        <w:t xml:space="preserve">CONTRÔLER LES LIBELLÉS DE </w:t>
      </w:r>
      <w:commentRangeStart w:id="1181"/>
      <w:r w:rsidR="000B5E25" w:rsidRPr="00572FE1">
        <w:rPr>
          <w:rFonts w:cstheme="majorHAnsi"/>
          <w:color w:val="FFFFFF" w:themeColor="background1"/>
        </w:rPr>
        <w:t>PAYE</w:t>
      </w:r>
      <w:commentRangeEnd w:id="1181"/>
      <w:r w:rsidR="005B1F19">
        <w:rPr>
          <w:rStyle w:val="Marquedecommentaire"/>
          <w:rFonts w:asciiTheme="minorHAnsi" w:eastAsia="Times New Roman" w:hAnsiTheme="minorHAnsi" w:cs="Times New Roman"/>
          <w:b w:val="0"/>
          <w:bCs w:val="0"/>
          <w:caps w:val="0"/>
        </w:rPr>
        <w:commentReference w:id="1181"/>
      </w:r>
      <w:bookmarkEnd w:id="1180"/>
    </w:p>
    <w:p w14:paraId="5C99ACD6" w14:textId="3969E538" w:rsidR="00021983" w:rsidRDefault="007334AE" w:rsidP="009F47F6">
      <w:r>
        <w:rPr>
          <w:b/>
          <w:u w:val="single"/>
        </w:rPr>
        <w:t>Objectif</w:t>
      </w:r>
      <w:r w:rsidRPr="007334AE">
        <w:t> :</w:t>
      </w:r>
      <w:r w:rsidR="00021983">
        <w:t xml:space="preserve"> Fiabiliser les libellés de paye afin de détecter les anomalies dans le versement de la paye.</w:t>
      </w:r>
    </w:p>
    <w:p w14:paraId="3A3D26B1" w14:textId="05466404" w:rsidR="00A13508" w:rsidRDefault="00611E2B" w:rsidP="009F47F6">
      <w:pPr>
        <w:rPr>
          <w:rFonts w:cstheme="majorHAnsi"/>
        </w:rPr>
      </w:pPr>
      <w:r w:rsidRPr="009F47F6">
        <w:rPr>
          <w:rFonts w:asciiTheme="majorHAnsi" w:hAnsiTheme="majorHAnsi" w:cstheme="majorHAnsi"/>
          <w:b/>
          <w:u w:val="single"/>
        </w:rPr>
        <w:t>Partie du rapport d’analyse concernée</w:t>
      </w:r>
      <w:r w:rsidRPr="009F47F6">
        <w:rPr>
          <w:rFonts w:asciiTheme="majorHAnsi" w:hAnsiTheme="majorHAnsi" w:cstheme="majorHAnsi"/>
          <w:b/>
        </w:rPr>
        <w:t> :</w:t>
      </w:r>
      <w:r>
        <w:rPr>
          <w:rFonts w:asciiTheme="majorHAnsi" w:hAnsiTheme="majorHAnsi" w:cstheme="majorHAnsi"/>
        </w:rPr>
        <w:t xml:space="preserve"> Annexe </w:t>
      </w:r>
      <w:r w:rsidR="00A13508">
        <w:rPr>
          <w:rFonts w:asciiTheme="majorHAnsi" w:hAnsiTheme="majorHAnsi" w:cstheme="majorHAnsi"/>
        </w:rPr>
        <w:t>du rapport</w:t>
      </w:r>
      <w:r>
        <w:rPr>
          <w:rFonts w:asciiTheme="majorHAnsi" w:hAnsiTheme="majorHAnsi" w:cstheme="majorHAnsi"/>
        </w:rPr>
        <w:t>.</w:t>
      </w:r>
      <w:r w:rsidR="00260064">
        <w:rPr>
          <w:rFonts w:asciiTheme="majorHAnsi" w:hAnsiTheme="majorHAnsi" w:cstheme="majorHAnsi"/>
        </w:rPr>
        <w:t xml:space="preserve"> Quatre liens :</w:t>
      </w:r>
    </w:p>
    <w:p w14:paraId="63AF0D00" w14:textId="77777777" w:rsidR="00260064" w:rsidRPr="009F47F6" w:rsidRDefault="00260064" w:rsidP="009F47F6">
      <w:pPr>
        <w:ind w:left="708"/>
        <w:rPr>
          <w:rStyle w:val="Lienhypertexte"/>
        </w:rPr>
      </w:pPr>
      <w:r w:rsidRPr="009F47F6">
        <w:rPr>
          <w:rStyle w:val="Lienhypertexte"/>
        </w:rPr>
        <w:t>Plusieurs libellés par code</w:t>
      </w:r>
    </w:p>
    <w:p w14:paraId="4D929550" w14:textId="77777777" w:rsidR="00260064" w:rsidRPr="009F47F6" w:rsidRDefault="00260064" w:rsidP="009F47F6">
      <w:pPr>
        <w:ind w:left="708"/>
        <w:rPr>
          <w:rStyle w:val="Lienhypertexte"/>
        </w:rPr>
      </w:pPr>
      <w:r w:rsidRPr="009F47F6">
        <w:rPr>
          <w:rStyle w:val="Lienhypertexte"/>
        </w:rPr>
        <w:t>Plusieurs codes par libellé</w:t>
      </w:r>
    </w:p>
    <w:p w14:paraId="0B76EF83" w14:textId="77777777" w:rsidR="00260064" w:rsidRPr="009F47F6" w:rsidRDefault="00260064" w:rsidP="009F47F6">
      <w:pPr>
        <w:ind w:left="708"/>
        <w:rPr>
          <w:rStyle w:val="Lienhypertexte"/>
        </w:rPr>
      </w:pPr>
      <w:r w:rsidRPr="009F47F6">
        <w:rPr>
          <w:rStyle w:val="Lienhypertexte"/>
        </w:rPr>
        <w:t>Plusieurs types de ligne par code</w:t>
      </w:r>
    </w:p>
    <w:p w14:paraId="55F8543B" w14:textId="47D8771F" w:rsidR="00260064" w:rsidRPr="009F47F6" w:rsidRDefault="00260064" w:rsidP="009F47F6">
      <w:pPr>
        <w:ind w:left="708"/>
        <w:rPr>
          <w:rStyle w:val="Lienhypertexte"/>
        </w:rPr>
      </w:pPr>
      <w:r w:rsidRPr="009F47F6">
        <w:rPr>
          <w:rStyle w:val="Lienhypertexte"/>
        </w:rPr>
        <w:t>Plusieurs types de ligne par libellé</w:t>
      </w:r>
    </w:p>
    <w:p w14:paraId="565EB920" w14:textId="77777777" w:rsidR="00260064" w:rsidRDefault="00260064" w:rsidP="009F47F6">
      <w:pPr>
        <w:rPr>
          <w:rFonts w:cstheme="majorHAnsi"/>
        </w:rPr>
      </w:pPr>
    </w:p>
    <w:p w14:paraId="6EC923A4" w14:textId="5DC0768F" w:rsidR="00260064" w:rsidRPr="009F47F6" w:rsidRDefault="00260064" w:rsidP="009F47F6">
      <w:pPr>
        <w:rPr>
          <w:rFonts w:cstheme="majorHAnsi"/>
          <w:sz w:val="22"/>
          <w:u w:val="single"/>
        </w:rPr>
      </w:pPr>
      <w:r w:rsidRPr="009F47F6">
        <w:rPr>
          <w:rFonts w:asciiTheme="majorHAnsi" w:hAnsiTheme="majorHAnsi" w:cstheme="majorHAnsi"/>
          <w:b/>
          <w:sz w:val="22"/>
          <w:u w:val="single"/>
        </w:rPr>
        <w:t>Objectif du test :</w:t>
      </w:r>
    </w:p>
    <w:p w14:paraId="0A0DB345" w14:textId="37DE860B" w:rsidR="00611E2B" w:rsidRPr="009F47F6" w:rsidRDefault="00260064" w:rsidP="009F47F6">
      <w:r w:rsidRPr="00126F22">
        <w:rPr>
          <w:rFonts w:asciiTheme="majorHAnsi" w:hAnsiTheme="majorHAnsi" w:cstheme="majorHAnsi"/>
          <w:sz w:val="22"/>
        </w:rPr>
        <w:t>Certains libellés ou codes de paye peuvent être équivoques et entraîner des erreurs de requête. L'équivocité des codes est particulièrement préjudiciable lorsque les libellés correspondent à des types de ligne de paye distincts,</w:t>
      </w:r>
      <w:r w:rsidRPr="00126F22">
        <w:rPr>
          <w:rFonts w:asciiTheme="majorHAnsi" w:hAnsiTheme="majorHAnsi" w:cstheme="majorHAnsi"/>
          <w:sz w:val="22"/>
          <w:szCs w:val="22"/>
        </w:rPr>
        <w:t xml:space="preserve"> les libellés correspondant à au moins deux codes et les codes ou libellés correspondant à au moins deux types de ligne de paye distincts.</w:t>
      </w:r>
    </w:p>
    <w:p w14:paraId="7A7D4237" w14:textId="77777777" w:rsidR="000B5E25" w:rsidRPr="00126F22" w:rsidRDefault="000B5E25" w:rsidP="00126F22">
      <w:pPr>
        <w:spacing w:after="200"/>
        <w:jc w:val="left"/>
        <w:rPr>
          <w:rFonts w:asciiTheme="majorHAnsi" w:hAnsiTheme="majorHAnsi" w:cstheme="majorHAnsi"/>
        </w:rPr>
      </w:pPr>
    </w:p>
    <w:tbl>
      <w:tblPr>
        <w:tblStyle w:val="Grilledutableau2"/>
        <w:tblW w:w="9628" w:type="dxa"/>
        <w:jc w:val="center"/>
        <w:tblCellMar>
          <w:left w:w="93" w:type="dxa"/>
        </w:tblCellMar>
        <w:tblLook w:val="04A0" w:firstRow="1" w:lastRow="0" w:firstColumn="1" w:lastColumn="0" w:noHBand="0" w:noVBand="1"/>
      </w:tblPr>
      <w:tblGrid>
        <w:gridCol w:w="3539"/>
        <w:gridCol w:w="6089"/>
      </w:tblGrid>
      <w:tr w:rsidR="00220290" w:rsidRPr="00FA59C0" w14:paraId="0AC60EE5" w14:textId="77777777" w:rsidTr="00BB579A">
        <w:trPr>
          <w:jc w:val="center"/>
        </w:trPr>
        <w:tc>
          <w:tcPr>
            <w:tcW w:w="3539" w:type="dxa"/>
            <w:shd w:val="clear" w:color="auto" w:fill="auto"/>
            <w:tcMar>
              <w:left w:w="93" w:type="dxa"/>
            </w:tcMar>
          </w:tcPr>
          <w:p w14:paraId="46F1E285" w14:textId="77777777" w:rsidR="00260064" w:rsidRDefault="00260064" w:rsidP="00FA59C0">
            <w:pPr>
              <w:spacing w:before="180" w:after="180"/>
              <w:rPr>
                <w:rFonts w:asciiTheme="majorHAnsi" w:eastAsia="Calibri" w:hAnsiTheme="majorHAnsi" w:cstheme="majorHAnsi"/>
                <w:color w:val="00000A"/>
                <w:sz w:val="22"/>
                <w:szCs w:val="22"/>
                <w:lang w:eastAsia="en-US"/>
              </w:rPr>
            </w:pPr>
          </w:p>
          <w:p w14:paraId="3262412D" w14:textId="114DB64F" w:rsidR="00220290" w:rsidRPr="00126F22" w:rsidRDefault="00260064" w:rsidP="00FA59C0">
            <w:pPr>
              <w:spacing w:before="180" w:after="180"/>
              <w:rPr>
                <w:rFonts w:asciiTheme="majorHAnsi" w:eastAsia="Calibri" w:hAnsiTheme="majorHAnsi" w:cstheme="majorHAnsi"/>
                <w:color w:val="00000A"/>
                <w:sz w:val="22"/>
                <w:szCs w:val="22"/>
                <w:lang w:eastAsia="en-US"/>
              </w:rPr>
            </w:pPr>
            <w:r>
              <w:rPr>
                <w:rFonts w:asciiTheme="majorHAnsi" w:eastAsia="Calibri" w:hAnsiTheme="majorHAnsi" w:cstheme="majorHAnsi"/>
                <w:color w:val="00000A"/>
                <w:sz w:val="22"/>
                <w:szCs w:val="22"/>
                <w:lang w:eastAsia="en-US"/>
              </w:rPr>
              <w:t xml:space="preserve">Ce tableau renseigne tous les </w:t>
            </w:r>
            <w:r w:rsidR="00220290" w:rsidRPr="00126F22">
              <w:rPr>
                <w:rFonts w:asciiTheme="majorHAnsi" w:eastAsia="Calibri" w:hAnsiTheme="majorHAnsi" w:cstheme="majorHAnsi"/>
                <w:color w:val="00000A"/>
                <w:sz w:val="22"/>
                <w:szCs w:val="22"/>
                <w:lang w:eastAsia="en-US"/>
              </w:rPr>
              <w:t xml:space="preserve">codes et libellés de </w:t>
            </w:r>
            <w:del w:id="1182" w:author="Nicol, Fabrice" w:date="2017-09-19T16:57:00Z">
              <w:r w:rsidR="00220290" w:rsidRPr="00126F22" w:rsidDel="00847F7B">
                <w:rPr>
                  <w:rFonts w:asciiTheme="majorHAnsi" w:eastAsia="Calibri" w:hAnsiTheme="majorHAnsi" w:cstheme="majorHAnsi"/>
                  <w:color w:val="00000A"/>
                  <w:sz w:val="22"/>
                  <w:szCs w:val="22"/>
                  <w:lang w:eastAsia="en-US"/>
                </w:rPr>
                <w:delText>paie</w:delText>
              </w:r>
            </w:del>
            <w:proofErr w:type="gramStart"/>
            <w:ins w:id="1183" w:author="Nicol, Fabrice" w:date="2017-09-19T16:57:00Z">
              <w:r w:rsidR="00847F7B">
                <w:rPr>
                  <w:rFonts w:asciiTheme="majorHAnsi" w:eastAsia="Calibri" w:hAnsiTheme="majorHAnsi" w:cstheme="majorHAnsi"/>
                  <w:color w:val="00000A"/>
                  <w:sz w:val="22"/>
                  <w:szCs w:val="22"/>
                  <w:lang w:eastAsia="en-US"/>
                </w:rPr>
                <w:t>paye</w:t>
              </w:r>
            </w:ins>
            <w:r w:rsidR="00220290" w:rsidRPr="00126F22">
              <w:rPr>
                <w:rFonts w:asciiTheme="majorHAnsi" w:eastAsia="Calibri" w:hAnsiTheme="majorHAnsi" w:cstheme="majorHAnsi"/>
                <w:color w:val="00000A"/>
                <w:sz w:val="22"/>
                <w:szCs w:val="22"/>
                <w:lang w:eastAsia="en-US"/>
              </w:rPr>
              <w:t xml:space="preserve"> utilisés</w:t>
            </w:r>
            <w:proofErr w:type="gramEnd"/>
            <w:r w:rsidR="00220290" w:rsidRPr="00126F22">
              <w:rPr>
                <w:rFonts w:asciiTheme="majorHAnsi" w:eastAsia="Calibri" w:hAnsiTheme="majorHAnsi" w:cstheme="majorHAnsi"/>
                <w:color w:val="00000A"/>
                <w:sz w:val="22"/>
                <w:szCs w:val="22"/>
                <w:lang w:eastAsia="en-US"/>
              </w:rPr>
              <w:t xml:space="preserve"> par la collectivité. </w:t>
            </w:r>
          </w:p>
          <w:p w14:paraId="7E6B254C" w14:textId="208A0934" w:rsidR="00220290" w:rsidRPr="00126F22" w:rsidRDefault="00260064">
            <w:pPr>
              <w:spacing w:before="180" w:after="180"/>
              <w:rPr>
                <w:rFonts w:asciiTheme="majorHAnsi" w:eastAsia="Calibri" w:hAnsiTheme="majorHAnsi" w:cstheme="majorHAnsi"/>
                <w:color w:val="00000A"/>
                <w:lang w:eastAsia="en-US"/>
              </w:rPr>
            </w:pPr>
            <w:r>
              <w:rPr>
                <w:rFonts w:asciiTheme="majorHAnsi" w:eastAsia="Calibri" w:hAnsiTheme="majorHAnsi" w:cstheme="majorHAnsi"/>
                <w:color w:val="00000A"/>
                <w:sz w:val="22"/>
                <w:szCs w:val="22"/>
                <w:lang w:eastAsia="en-US"/>
              </w:rPr>
              <w:t>S</w:t>
            </w:r>
            <w:r w:rsidR="00220290" w:rsidRPr="00126F22">
              <w:rPr>
                <w:rFonts w:asciiTheme="majorHAnsi" w:eastAsia="Calibri" w:hAnsiTheme="majorHAnsi" w:cstheme="majorHAnsi"/>
                <w:color w:val="00000A"/>
                <w:sz w:val="22"/>
                <w:szCs w:val="22"/>
                <w:lang w:eastAsia="en-US"/>
              </w:rPr>
              <w:t>ur Excel de</w:t>
            </w:r>
            <w:r>
              <w:rPr>
                <w:rFonts w:asciiTheme="majorHAnsi" w:eastAsia="Calibri" w:hAnsiTheme="majorHAnsi" w:cstheme="majorHAnsi"/>
                <w:color w:val="00000A"/>
                <w:sz w:val="22"/>
                <w:szCs w:val="22"/>
                <w:lang w:eastAsia="en-US"/>
              </w:rPr>
              <w:t>s</w:t>
            </w:r>
            <w:r w:rsidR="00220290" w:rsidRPr="00126F22">
              <w:rPr>
                <w:rFonts w:asciiTheme="majorHAnsi" w:eastAsia="Calibri" w:hAnsiTheme="majorHAnsi" w:cstheme="majorHAnsi"/>
                <w:color w:val="00000A"/>
                <w:sz w:val="22"/>
                <w:szCs w:val="22"/>
                <w:lang w:eastAsia="en-US"/>
              </w:rPr>
              <w:t xml:space="preserve"> filtres et de</w:t>
            </w:r>
            <w:r>
              <w:rPr>
                <w:rFonts w:asciiTheme="majorHAnsi" w:eastAsia="Calibri" w:hAnsiTheme="majorHAnsi" w:cstheme="majorHAnsi"/>
                <w:color w:val="00000A"/>
                <w:sz w:val="22"/>
                <w:szCs w:val="22"/>
                <w:lang w:eastAsia="en-US"/>
              </w:rPr>
              <w:t>s</w:t>
            </w:r>
            <w:r w:rsidR="00220290" w:rsidRPr="00126F22">
              <w:rPr>
                <w:rFonts w:asciiTheme="majorHAnsi" w:eastAsia="Calibri" w:hAnsiTheme="majorHAnsi" w:cstheme="majorHAnsi"/>
                <w:color w:val="00000A"/>
                <w:sz w:val="22"/>
                <w:szCs w:val="22"/>
                <w:lang w:eastAsia="en-US"/>
              </w:rPr>
              <w:t xml:space="preserve"> tableaux croisés dynamiques </w:t>
            </w:r>
            <w:r>
              <w:rPr>
                <w:rFonts w:asciiTheme="majorHAnsi" w:eastAsia="Calibri" w:hAnsiTheme="majorHAnsi" w:cstheme="majorHAnsi"/>
                <w:color w:val="00000A"/>
                <w:sz w:val="22"/>
                <w:szCs w:val="22"/>
                <w:lang w:eastAsia="en-US"/>
              </w:rPr>
              <w:t xml:space="preserve">peuvent être réalisés </w:t>
            </w:r>
            <w:r w:rsidR="00220290" w:rsidRPr="00126F22">
              <w:rPr>
                <w:rFonts w:asciiTheme="majorHAnsi" w:eastAsia="Calibri" w:hAnsiTheme="majorHAnsi" w:cstheme="majorHAnsi"/>
                <w:color w:val="00000A"/>
                <w:sz w:val="22"/>
                <w:szCs w:val="22"/>
                <w:lang w:eastAsia="en-US"/>
              </w:rPr>
              <w:t xml:space="preserve">pour </w:t>
            </w:r>
            <w:r>
              <w:rPr>
                <w:rFonts w:asciiTheme="majorHAnsi" w:eastAsia="Calibri" w:hAnsiTheme="majorHAnsi" w:cstheme="majorHAnsi"/>
                <w:color w:val="00000A"/>
                <w:sz w:val="22"/>
                <w:szCs w:val="22"/>
                <w:lang w:eastAsia="en-US"/>
              </w:rPr>
              <w:t>analyser l</w:t>
            </w:r>
            <w:r w:rsidR="00220290" w:rsidRPr="00126F22">
              <w:rPr>
                <w:rFonts w:asciiTheme="majorHAnsi" w:eastAsia="Calibri" w:hAnsiTheme="majorHAnsi" w:cstheme="majorHAnsi"/>
                <w:color w:val="00000A"/>
                <w:sz w:val="22"/>
                <w:szCs w:val="22"/>
                <w:lang w:eastAsia="en-US"/>
              </w:rPr>
              <w:t>es primes</w:t>
            </w:r>
            <w:r>
              <w:rPr>
                <w:rFonts w:asciiTheme="majorHAnsi" w:eastAsia="Calibri" w:hAnsiTheme="majorHAnsi" w:cstheme="majorHAnsi"/>
                <w:color w:val="00000A"/>
                <w:sz w:val="22"/>
                <w:szCs w:val="22"/>
                <w:lang w:eastAsia="en-US"/>
              </w:rPr>
              <w:t>.</w:t>
            </w:r>
          </w:p>
        </w:tc>
        <w:tc>
          <w:tcPr>
            <w:tcW w:w="6088" w:type="dxa"/>
            <w:shd w:val="clear" w:color="auto" w:fill="auto"/>
            <w:tcMar>
              <w:left w:w="93" w:type="dxa"/>
            </w:tcMar>
          </w:tcPr>
          <w:p w14:paraId="6F82DF86" w14:textId="77777777" w:rsidR="00220290" w:rsidRPr="00126F22" w:rsidRDefault="00220290" w:rsidP="00126F22">
            <w:pPr>
              <w:spacing w:before="180" w:after="180"/>
              <w:rPr>
                <w:rFonts w:asciiTheme="majorHAnsi" w:eastAsia="Calibri" w:hAnsiTheme="majorHAnsi" w:cstheme="majorHAnsi"/>
                <w:color w:val="00000A"/>
                <w:lang w:eastAsia="en-US"/>
              </w:rPr>
            </w:pPr>
            <w:r w:rsidRPr="00126F22">
              <w:rPr>
                <w:rFonts w:asciiTheme="majorHAnsi" w:eastAsia="Calibri" w:hAnsiTheme="majorHAnsi" w:cstheme="majorHAnsi"/>
                <w:noProof/>
                <w:color w:val="00000A"/>
              </w:rPr>
              <w:drawing>
                <wp:inline distT="0" distB="0" distL="0" distR="0" wp14:anchorId="512A9469" wp14:editId="698C50EA">
                  <wp:extent cx="3695700" cy="2990850"/>
                  <wp:effectExtent l="0" t="0" r="0" b="0"/>
                  <wp:docPr id="76" name="Imag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 252"/>
                          <pic:cNvPicPr>
                            <a:picLocks noChangeAspect="1" noChangeArrowheads="1"/>
                          </pic:cNvPicPr>
                        </pic:nvPicPr>
                        <pic:blipFill>
                          <a:blip r:embed="rId67"/>
                          <a:stretch>
                            <a:fillRect/>
                          </a:stretch>
                        </pic:blipFill>
                        <pic:spPr bwMode="auto">
                          <a:xfrm>
                            <a:off x="0" y="0"/>
                            <a:ext cx="3695700" cy="2990850"/>
                          </a:xfrm>
                          <a:prstGeom prst="rect">
                            <a:avLst/>
                          </a:prstGeom>
                        </pic:spPr>
                      </pic:pic>
                    </a:graphicData>
                  </a:graphic>
                </wp:inline>
              </w:drawing>
            </w:r>
          </w:p>
        </w:tc>
      </w:tr>
    </w:tbl>
    <w:p w14:paraId="149632ED" w14:textId="5AA48D5E" w:rsidR="00021983" w:rsidRDefault="00021983" w:rsidP="00126F22">
      <w:pPr>
        <w:spacing w:after="200"/>
        <w:jc w:val="left"/>
        <w:rPr>
          <w:rFonts w:asciiTheme="majorHAnsi" w:hAnsiTheme="majorHAnsi" w:cstheme="majorHAnsi"/>
        </w:rPr>
      </w:pPr>
    </w:p>
    <w:p w14:paraId="75D023E4" w14:textId="77777777" w:rsidR="00021983" w:rsidRPr="00126F22" w:rsidRDefault="00021983" w:rsidP="00126F22">
      <w:pPr>
        <w:spacing w:after="200"/>
        <w:jc w:val="left"/>
        <w:rPr>
          <w:rFonts w:asciiTheme="majorHAnsi" w:hAnsiTheme="majorHAnsi" w:cstheme="majorHAnsi"/>
        </w:rPr>
      </w:pPr>
    </w:p>
    <w:p w14:paraId="159E6450" w14:textId="68D9D9D8" w:rsidR="00220290" w:rsidRPr="00126F22" w:rsidRDefault="00220290" w:rsidP="00126F22">
      <w:pPr>
        <w:pStyle w:val="Corpsdetexte"/>
        <w:rPr>
          <w:rFonts w:asciiTheme="majorHAnsi" w:hAnsiTheme="majorHAnsi" w:cstheme="majorHAnsi"/>
        </w:rPr>
      </w:pPr>
      <w:r w:rsidRPr="00126F22">
        <w:rPr>
          <w:rFonts w:asciiTheme="majorHAnsi" w:hAnsiTheme="majorHAnsi" w:cstheme="majorHAnsi"/>
        </w:rPr>
        <w:t xml:space="preserve">Un </w:t>
      </w:r>
      <w:r w:rsidR="003564BC" w:rsidRPr="00126F22">
        <w:rPr>
          <w:rFonts w:asciiTheme="majorHAnsi" w:hAnsiTheme="majorHAnsi" w:cstheme="majorHAnsi"/>
        </w:rPr>
        <w:t>lien hypertexte</w:t>
      </w:r>
      <w:r w:rsidRPr="00126F22">
        <w:rPr>
          <w:rFonts w:asciiTheme="majorHAnsi" w:hAnsiTheme="majorHAnsi" w:cstheme="majorHAnsi"/>
        </w:rPr>
        <w:t xml:space="preserve"> est proposé vers les codes correspondant à au moins deux libellés distincts, les libellés correspondant à au moins deux codes et les codes ou libellés correspondant à au moins deux types de ligne de paye distincts.</w:t>
      </w:r>
      <w:r w:rsidR="00260064">
        <w:rPr>
          <w:rFonts w:asciiTheme="majorHAnsi" w:hAnsiTheme="majorHAnsi" w:cstheme="majorHAnsi"/>
        </w:rPr>
        <w:t xml:space="preserve"> Ces cas dans lesquels les libellés et codes de paye ne </w:t>
      </w:r>
      <w:proofErr w:type="spellStart"/>
      <w:proofErr w:type="gramStart"/>
      <w:r w:rsidR="00260064">
        <w:rPr>
          <w:rFonts w:asciiTheme="majorHAnsi" w:hAnsiTheme="majorHAnsi" w:cstheme="majorHAnsi"/>
        </w:rPr>
        <w:t>correspon,dent</w:t>
      </w:r>
      <w:proofErr w:type="spellEnd"/>
      <w:proofErr w:type="gramEnd"/>
      <w:r w:rsidR="00260064">
        <w:rPr>
          <w:rFonts w:asciiTheme="majorHAnsi" w:hAnsiTheme="majorHAnsi" w:cstheme="majorHAnsi"/>
        </w:rPr>
        <w:t xml:space="preserve"> pas de manière univoque sont </w:t>
      </w:r>
      <w:proofErr w:type="spellStart"/>
      <w:r w:rsidR="00260064">
        <w:rPr>
          <w:rFonts w:asciiTheme="majorHAnsi" w:hAnsiTheme="majorHAnsi" w:cstheme="majorHAnsi"/>
        </w:rPr>
        <w:t>suceptibles</w:t>
      </w:r>
      <w:proofErr w:type="spellEnd"/>
      <w:r w:rsidR="00260064">
        <w:rPr>
          <w:rFonts w:asciiTheme="majorHAnsi" w:hAnsiTheme="majorHAnsi" w:cstheme="majorHAnsi"/>
        </w:rPr>
        <w:t xml:space="preserve"> d’occasionner des erreurs de détection et de diagnostic du logiciel. Lorsque leur fréquence est importante, la base de paye peut présenter </w:t>
      </w:r>
      <w:proofErr w:type="gramStart"/>
      <w:r w:rsidR="00260064">
        <w:rPr>
          <w:rFonts w:asciiTheme="majorHAnsi" w:hAnsiTheme="majorHAnsi" w:cstheme="majorHAnsi"/>
        </w:rPr>
        <w:t>des défaut</w:t>
      </w:r>
      <w:proofErr w:type="gramEnd"/>
      <w:r w:rsidR="00260064">
        <w:rPr>
          <w:rFonts w:asciiTheme="majorHAnsi" w:hAnsiTheme="majorHAnsi" w:cstheme="majorHAnsi"/>
        </w:rPr>
        <w:t xml:space="preserve"> de qualité rendant malaisé tout contrôle réglementaire, qu’il soit automatisé ou manuel.</w:t>
      </w:r>
    </w:p>
    <w:p w14:paraId="4EA5A750" w14:textId="6F9227CA" w:rsidR="00AA526C" w:rsidRPr="007F0CC0" w:rsidRDefault="00AA526C" w:rsidP="00AA526C">
      <w:pPr>
        <w:pStyle w:val="Titretableau"/>
        <w:rPr>
          <w:rFonts w:asciiTheme="majorHAnsi" w:hAnsiTheme="majorHAnsi" w:cstheme="majorHAnsi"/>
        </w:rPr>
      </w:pPr>
      <w:r>
        <w:lastRenderedPageBreak/>
        <w:t> Anomalies sur les libellés</w:t>
      </w:r>
    </w:p>
    <w:p w14:paraId="787B14B8" w14:textId="77777777" w:rsidR="00220290" w:rsidRPr="00126F22" w:rsidRDefault="00220290" w:rsidP="00126F22">
      <w:pPr>
        <w:spacing w:after="200"/>
        <w:jc w:val="left"/>
        <w:rPr>
          <w:rFonts w:asciiTheme="majorHAnsi" w:hAnsiTheme="majorHAnsi" w:cstheme="majorHAnsi"/>
        </w:rPr>
      </w:pPr>
    </w:p>
    <w:tbl>
      <w:tblPr>
        <w:tblStyle w:val="Grilledutableau"/>
        <w:tblW w:w="10592" w:type="dxa"/>
        <w:jc w:val="center"/>
        <w:tblInd w:w="0" w:type="dxa"/>
        <w:tblCellMar>
          <w:left w:w="93" w:type="dxa"/>
        </w:tblCellMar>
        <w:tblLook w:val="04A0" w:firstRow="1" w:lastRow="0" w:firstColumn="1" w:lastColumn="0" w:noHBand="0" w:noVBand="1"/>
      </w:tblPr>
      <w:tblGrid>
        <w:gridCol w:w="2590"/>
        <w:gridCol w:w="2860"/>
        <w:gridCol w:w="2661"/>
        <w:gridCol w:w="2481"/>
      </w:tblGrid>
      <w:tr w:rsidR="00220290" w:rsidRPr="00FA59C0" w14:paraId="7B4194F5" w14:textId="77777777" w:rsidTr="00BB579A">
        <w:trPr>
          <w:cnfStyle w:val="100000000000" w:firstRow="1" w:lastRow="0" w:firstColumn="0" w:lastColumn="0" w:oddVBand="0" w:evenVBand="0" w:oddHBand="0" w:evenHBand="0" w:firstRowFirstColumn="0" w:firstRowLastColumn="0" w:lastRowFirstColumn="0" w:lastRowLastColumn="0"/>
          <w:jc w:val="center"/>
          <w:hidden/>
        </w:trPr>
        <w:tc>
          <w:tcPr>
            <w:cnfStyle w:val="001000000000" w:firstRow="0" w:lastRow="0" w:firstColumn="1" w:lastColumn="0" w:oddVBand="0" w:evenVBand="0" w:oddHBand="0" w:evenHBand="0" w:firstRowFirstColumn="0" w:firstRowLastColumn="0" w:lastRowFirstColumn="0" w:lastRowLastColumn="0"/>
            <w:tcW w:w="2590" w:type="dxa"/>
            <w:shd w:val="clear" w:color="auto" w:fill="auto"/>
            <w:tcMar>
              <w:left w:w="93" w:type="dxa"/>
            </w:tcMar>
          </w:tcPr>
          <w:p w14:paraId="24D6D7DF" w14:textId="77777777" w:rsidR="00220290" w:rsidRPr="00126F22" w:rsidRDefault="00313C48" w:rsidP="00FA59C0">
            <w:pPr>
              <w:pStyle w:val="Corpsdetexte"/>
              <w:rPr>
                <w:rFonts w:asciiTheme="majorHAnsi" w:hAnsiTheme="majorHAnsi" w:cstheme="majorHAnsi"/>
                <w:sz w:val="20"/>
                <w:szCs w:val="20"/>
              </w:rPr>
            </w:pPr>
            <w:hyperlink r:id="rId68">
              <w:r w:rsidR="00220290" w:rsidRPr="00126F22">
                <w:rPr>
                  <w:rStyle w:val="LienInternet"/>
                  <w:rFonts w:asciiTheme="majorHAnsi" w:hAnsiTheme="majorHAnsi" w:cstheme="majorHAnsi"/>
                  <w:vanish/>
                  <w:webHidden/>
                  <w:sz w:val="20"/>
                  <w:szCs w:val="20"/>
                </w:rPr>
                <w:t>Plusieurs libellés par code</w:t>
              </w:r>
            </w:hyperlink>
          </w:p>
        </w:tc>
        <w:tc>
          <w:tcPr>
            <w:tcW w:w="2860" w:type="dxa"/>
            <w:shd w:val="clear" w:color="auto" w:fill="auto"/>
            <w:tcMar>
              <w:left w:w="93" w:type="dxa"/>
            </w:tcMar>
          </w:tcPr>
          <w:p w14:paraId="612457C2" w14:textId="77777777" w:rsidR="00220290" w:rsidRPr="00126F22" w:rsidRDefault="00313C48" w:rsidP="00EB01E4">
            <w:pPr>
              <w:pStyle w:val="Corpsdetexte"/>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hyperlink r:id="rId69">
              <w:r w:rsidR="00220290" w:rsidRPr="00126F22">
                <w:rPr>
                  <w:rStyle w:val="LienInternet"/>
                  <w:rFonts w:asciiTheme="majorHAnsi" w:hAnsiTheme="majorHAnsi" w:cstheme="majorHAnsi"/>
                  <w:vanish/>
                  <w:webHidden/>
                  <w:sz w:val="20"/>
                  <w:szCs w:val="20"/>
                </w:rPr>
                <w:t>Plusieurs codes par libellé</w:t>
              </w:r>
            </w:hyperlink>
          </w:p>
        </w:tc>
        <w:tc>
          <w:tcPr>
            <w:tcW w:w="2661" w:type="dxa"/>
            <w:shd w:val="clear" w:color="auto" w:fill="auto"/>
            <w:tcMar>
              <w:left w:w="93" w:type="dxa"/>
            </w:tcMar>
          </w:tcPr>
          <w:p w14:paraId="4A478DD6" w14:textId="77777777" w:rsidR="00220290" w:rsidRPr="00126F22" w:rsidRDefault="00313C48" w:rsidP="00572FE1">
            <w:pPr>
              <w:pStyle w:val="Corpsdetexte"/>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hyperlink r:id="rId70">
              <w:r w:rsidR="00220290" w:rsidRPr="00126F22">
                <w:rPr>
                  <w:rStyle w:val="LienInternet"/>
                  <w:rFonts w:asciiTheme="majorHAnsi" w:hAnsiTheme="majorHAnsi" w:cstheme="majorHAnsi"/>
                  <w:vanish/>
                  <w:webHidden/>
                  <w:sz w:val="20"/>
                  <w:szCs w:val="20"/>
                </w:rPr>
                <w:t>Plusieurs types de ligne par code</w:t>
              </w:r>
            </w:hyperlink>
          </w:p>
        </w:tc>
        <w:tc>
          <w:tcPr>
            <w:tcW w:w="2481" w:type="dxa"/>
            <w:shd w:val="clear" w:color="auto" w:fill="auto"/>
            <w:tcMar>
              <w:left w:w="93" w:type="dxa"/>
            </w:tcMar>
          </w:tcPr>
          <w:p w14:paraId="361914D9" w14:textId="77777777" w:rsidR="00220290" w:rsidRPr="00126F22" w:rsidRDefault="00313C48">
            <w:pPr>
              <w:pStyle w:val="Corpsdetexte"/>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hyperlink r:id="rId71">
              <w:r w:rsidR="00220290" w:rsidRPr="00126F22">
                <w:rPr>
                  <w:rStyle w:val="LienInternet"/>
                  <w:rFonts w:asciiTheme="majorHAnsi" w:hAnsiTheme="majorHAnsi" w:cstheme="majorHAnsi"/>
                  <w:vanish/>
                  <w:webHidden/>
                  <w:sz w:val="20"/>
                  <w:szCs w:val="20"/>
                </w:rPr>
                <w:t>Plusieurs types de ligne par libellé</w:t>
              </w:r>
            </w:hyperlink>
          </w:p>
        </w:tc>
      </w:tr>
      <w:tr w:rsidR="00220290" w:rsidRPr="00FA59C0" w14:paraId="2BB61A4E" w14:textId="77777777" w:rsidTr="00BB57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0" w:type="dxa"/>
            <w:shd w:val="clear" w:color="auto" w:fill="auto"/>
            <w:tcMar>
              <w:left w:w="93" w:type="dxa"/>
            </w:tcMar>
          </w:tcPr>
          <w:p w14:paraId="1DFC69D3" w14:textId="77777777" w:rsidR="00220290" w:rsidRPr="00126F22" w:rsidRDefault="00220290" w:rsidP="00FA59C0">
            <w:pPr>
              <w:pStyle w:val="Corpsdetexte"/>
              <w:rPr>
                <w:rFonts w:asciiTheme="majorHAnsi" w:hAnsiTheme="majorHAnsi" w:cstheme="majorHAnsi"/>
              </w:rPr>
            </w:pPr>
            <w:r w:rsidRPr="00126F22">
              <w:rPr>
                <w:rFonts w:asciiTheme="majorHAnsi" w:hAnsiTheme="majorHAnsi" w:cstheme="majorHAnsi"/>
                <w:noProof/>
              </w:rPr>
              <w:drawing>
                <wp:inline distT="0" distB="0" distL="0" distR="0" wp14:anchorId="470919DE" wp14:editId="433232F7">
                  <wp:extent cx="1517015" cy="3016250"/>
                  <wp:effectExtent l="0" t="0" r="0" b="0"/>
                  <wp:docPr id="77"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 242"/>
                          <pic:cNvPicPr>
                            <a:picLocks noChangeAspect="1" noChangeArrowheads="1"/>
                          </pic:cNvPicPr>
                        </pic:nvPicPr>
                        <pic:blipFill>
                          <a:blip r:embed="rId72"/>
                          <a:stretch>
                            <a:fillRect/>
                          </a:stretch>
                        </pic:blipFill>
                        <pic:spPr bwMode="auto">
                          <a:xfrm>
                            <a:off x="0" y="0"/>
                            <a:ext cx="1517015" cy="3016250"/>
                          </a:xfrm>
                          <a:prstGeom prst="rect">
                            <a:avLst/>
                          </a:prstGeom>
                        </pic:spPr>
                      </pic:pic>
                    </a:graphicData>
                  </a:graphic>
                </wp:inline>
              </w:drawing>
            </w:r>
          </w:p>
        </w:tc>
        <w:tc>
          <w:tcPr>
            <w:tcW w:w="2860" w:type="dxa"/>
            <w:shd w:val="clear" w:color="auto" w:fill="auto"/>
            <w:tcMar>
              <w:left w:w="93" w:type="dxa"/>
            </w:tcMar>
          </w:tcPr>
          <w:p w14:paraId="77749000" w14:textId="77777777" w:rsidR="00220290" w:rsidRPr="00126F22" w:rsidRDefault="00220290" w:rsidP="00EB01E4">
            <w:pPr>
              <w:pStyle w:val="Corpsdetexte"/>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126F22">
              <w:rPr>
                <w:rFonts w:asciiTheme="majorHAnsi" w:hAnsiTheme="majorHAnsi" w:cstheme="majorHAnsi"/>
                <w:noProof/>
              </w:rPr>
              <w:drawing>
                <wp:inline distT="0" distB="0" distL="0" distR="0" wp14:anchorId="77D9F4FC" wp14:editId="7F985DC8">
                  <wp:extent cx="1688465" cy="2978150"/>
                  <wp:effectExtent l="0" t="0" r="0" b="0"/>
                  <wp:docPr id="78"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1"/>
                          <pic:cNvPicPr>
                            <a:picLocks noChangeAspect="1" noChangeArrowheads="1"/>
                          </pic:cNvPicPr>
                        </pic:nvPicPr>
                        <pic:blipFill>
                          <a:blip r:embed="rId73"/>
                          <a:stretch>
                            <a:fillRect/>
                          </a:stretch>
                        </pic:blipFill>
                        <pic:spPr bwMode="auto">
                          <a:xfrm>
                            <a:off x="0" y="0"/>
                            <a:ext cx="1688465" cy="2978150"/>
                          </a:xfrm>
                          <a:prstGeom prst="rect">
                            <a:avLst/>
                          </a:prstGeom>
                        </pic:spPr>
                      </pic:pic>
                    </a:graphicData>
                  </a:graphic>
                </wp:inline>
              </w:drawing>
            </w:r>
          </w:p>
        </w:tc>
        <w:tc>
          <w:tcPr>
            <w:tcW w:w="2661" w:type="dxa"/>
            <w:shd w:val="clear" w:color="auto" w:fill="auto"/>
            <w:tcMar>
              <w:left w:w="93" w:type="dxa"/>
            </w:tcMar>
          </w:tcPr>
          <w:p w14:paraId="4DC553B9" w14:textId="77777777" w:rsidR="00220290" w:rsidRPr="00126F22" w:rsidRDefault="00220290" w:rsidP="00572FE1">
            <w:pPr>
              <w:pStyle w:val="Corpsdetexte"/>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126F22">
              <w:rPr>
                <w:rFonts w:asciiTheme="majorHAnsi" w:hAnsiTheme="majorHAnsi" w:cstheme="majorHAnsi"/>
                <w:noProof/>
              </w:rPr>
              <w:drawing>
                <wp:inline distT="0" distB="0" distL="0" distR="0" wp14:anchorId="1352B3C6" wp14:editId="66C77EFB">
                  <wp:extent cx="1562100" cy="2997200"/>
                  <wp:effectExtent l="0" t="0" r="0" b="0"/>
                  <wp:docPr id="79"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 245"/>
                          <pic:cNvPicPr>
                            <a:picLocks noChangeAspect="1" noChangeArrowheads="1"/>
                          </pic:cNvPicPr>
                        </pic:nvPicPr>
                        <pic:blipFill>
                          <a:blip r:embed="rId74"/>
                          <a:stretch>
                            <a:fillRect/>
                          </a:stretch>
                        </pic:blipFill>
                        <pic:spPr bwMode="auto">
                          <a:xfrm>
                            <a:off x="0" y="0"/>
                            <a:ext cx="1562100" cy="2997200"/>
                          </a:xfrm>
                          <a:prstGeom prst="rect">
                            <a:avLst/>
                          </a:prstGeom>
                        </pic:spPr>
                      </pic:pic>
                    </a:graphicData>
                  </a:graphic>
                </wp:inline>
              </w:drawing>
            </w:r>
          </w:p>
        </w:tc>
        <w:tc>
          <w:tcPr>
            <w:tcW w:w="2481" w:type="dxa"/>
            <w:shd w:val="clear" w:color="auto" w:fill="auto"/>
            <w:tcMar>
              <w:left w:w="93" w:type="dxa"/>
            </w:tcMar>
          </w:tcPr>
          <w:p w14:paraId="2629C6A3" w14:textId="77777777" w:rsidR="00220290" w:rsidRPr="00126F22" w:rsidRDefault="00220290">
            <w:pPr>
              <w:pStyle w:val="Corpsdetexte"/>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126F22">
              <w:rPr>
                <w:rFonts w:asciiTheme="majorHAnsi" w:hAnsiTheme="majorHAnsi" w:cstheme="majorHAnsi"/>
                <w:noProof/>
              </w:rPr>
              <w:drawing>
                <wp:inline distT="0" distB="0" distL="0" distR="0" wp14:anchorId="0E5F4B0A" wp14:editId="78CE68AA">
                  <wp:extent cx="1447800" cy="2965450"/>
                  <wp:effectExtent l="0" t="0" r="0" b="0"/>
                  <wp:docPr id="80" name="Imag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 246"/>
                          <pic:cNvPicPr>
                            <a:picLocks noChangeAspect="1" noChangeArrowheads="1"/>
                          </pic:cNvPicPr>
                        </pic:nvPicPr>
                        <pic:blipFill>
                          <a:blip r:embed="rId75"/>
                          <a:stretch>
                            <a:fillRect/>
                          </a:stretch>
                        </pic:blipFill>
                        <pic:spPr bwMode="auto">
                          <a:xfrm>
                            <a:off x="0" y="0"/>
                            <a:ext cx="1447800" cy="2965450"/>
                          </a:xfrm>
                          <a:prstGeom prst="rect">
                            <a:avLst/>
                          </a:prstGeom>
                        </pic:spPr>
                      </pic:pic>
                    </a:graphicData>
                  </a:graphic>
                </wp:inline>
              </w:drawing>
            </w:r>
          </w:p>
        </w:tc>
      </w:tr>
    </w:tbl>
    <w:p w14:paraId="041BF9EE" w14:textId="77777777" w:rsidR="00220290" w:rsidRPr="00126F22" w:rsidRDefault="00220290" w:rsidP="00126F22">
      <w:pPr>
        <w:pStyle w:val="Corpsdetexte"/>
        <w:rPr>
          <w:rFonts w:asciiTheme="majorHAnsi" w:hAnsiTheme="majorHAnsi" w:cstheme="majorHAnsi"/>
        </w:rPr>
      </w:pPr>
    </w:p>
    <w:p w14:paraId="404FDFE6" w14:textId="77777777" w:rsidR="00220290" w:rsidRPr="00126F22" w:rsidRDefault="00220290" w:rsidP="00126F22">
      <w:pPr>
        <w:pStyle w:val="Corpsdetexte"/>
        <w:rPr>
          <w:rFonts w:asciiTheme="majorHAnsi" w:hAnsiTheme="majorHAnsi" w:cstheme="majorHAnsi"/>
        </w:rPr>
      </w:pPr>
      <w:r w:rsidRPr="00126F22">
        <w:rPr>
          <w:rFonts w:asciiTheme="majorHAnsi" w:hAnsiTheme="majorHAnsi" w:cstheme="majorHAnsi"/>
        </w:rPr>
        <w:t>L’examen des cas de non-correspondance stricte entre libellés et codes de paye peut être utile lorsqu’apparaissent des problèmes de fiabilité de l’analyse heuristique, qui ne peuvent pas être résolus par le renseignement des codes de paye dans l’onglet Codes. Si un code de paye désigne plusieurs types différents de ligne de paye, la fiabilisation recherchée dans le mode de traitement dit « exact » sera en effet mise en échec.</w:t>
      </w:r>
    </w:p>
    <w:p w14:paraId="534D5C7C" w14:textId="77777777" w:rsidR="00220290" w:rsidRPr="00126F22" w:rsidRDefault="00220290" w:rsidP="00126F22">
      <w:pPr>
        <w:spacing w:after="200"/>
        <w:jc w:val="left"/>
        <w:rPr>
          <w:rFonts w:asciiTheme="majorHAnsi" w:hAnsiTheme="majorHAnsi" w:cstheme="majorHAnsi"/>
        </w:rPr>
      </w:pPr>
    </w:p>
    <w:p w14:paraId="59E1EA65" w14:textId="77777777" w:rsidR="00220290" w:rsidRPr="00126F22" w:rsidRDefault="00220290" w:rsidP="00126F22">
      <w:pPr>
        <w:spacing w:after="200"/>
        <w:jc w:val="left"/>
        <w:rPr>
          <w:rFonts w:asciiTheme="majorHAnsi" w:hAnsiTheme="majorHAnsi" w:cstheme="majorHAnsi"/>
        </w:rPr>
      </w:pPr>
      <w:r w:rsidRPr="00126F22">
        <w:rPr>
          <w:rFonts w:asciiTheme="majorHAnsi" w:hAnsiTheme="majorHAnsi" w:cstheme="majorHAnsi"/>
        </w:rPr>
        <w:br w:type="page"/>
      </w:r>
    </w:p>
    <w:p w14:paraId="4AEA0D5E" w14:textId="294F32ED" w:rsidR="00220290" w:rsidRPr="00572FE1" w:rsidRDefault="008C4DAF" w:rsidP="00FA59C0">
      <w:pPr>
        <w:pStyle w:val="Titre1"/>
        <w:shd w:val="clear" w:color="auto" w:fill="D14A95" w:themeFill="accent1"/>
        <w:rPr>
          <w:rFonts w:cstheme="majorHAnsi"/>
          <w:color w:val="FFFFFF" w:themeColor="background1"/>
        </w:rPr>
      </w:pPr>
      <w:bookmarkStart w:id="1184" w:name="_Toc493088749"/>
      <w:r>
        <w:rPr>
          <w:rFonts w:cstheme="majorHAnsi"/>
          <w:color w:val="FFFFFF" w:themeColor="background1"/>
        </w:rPr>
        <w:lastRenderedPageBreak/>
        <w:t>FICHE N° </w:t>
      </w:r>
      <w:r w:rsidR="00A34B31">
        <w:rPr>
          <w:rFonts w:cstheme="majorHAnsi"/>
          <w:color w:val="FFFFFF" w:themeColor="background1"/>
        </w:rPr>
        <w:t>18</w:t>
      </w:r>
      <w:r w:rsidR="00A34B31" w:rsidRPr="00FA59C0">
        <w:rPr>
          <w:rFonts w:cstheme="majorHAnsi"/>
          <w:color w:val="FFFFFF" w:themeColor="background1"/>
        </w:rPr>
        <w:t xml:space="preserve"> </w:t>
      </w:r>
      <w:r w:rsidR="002379EB" w:rsidRPr="00FA59C0">
        <w:rPr>
          <w:rFonts w:cstheme="majorHAnsi"/>
          <w:color w:val="FFFFFF" w:themeColor="background1"/>
        </w:rPr>
        <w:t xml:space="preserve">- </w:t>
      </w:r>
      <w:r w:rsidR="00220290" w:rsidRPr="00EB01E4">
        <w:rPr>
          <w:rFonts w:cstheme="majorHAnsi"/>
          <w:color w:val="FFFFFF" w:themeColor="background1"/>
        </w:rPr>
        <w:t>MESURER LA FIABILITÉ DES HEURES ET DES</w:t>
      </w:r>
      <w:r w:rsidR="00220290" w:rsidRPr="00572FE1">
        <w:rPr>
          <w:rFonts w:cstheme="majorHAnsi"/>
          <w:color w:val="FFFFFF" w:themeColor="background1"/>
        </w:rPr>
        <w:t xml:space="preserve"> QUOTITÉS DE TRAVAIL</w:t>
      </w:r>
      <w:bookmarkEnd w:id="1184"/>
    </w:p>
    <w:p w14:paraId="4AB17C48" w14:textId="77777777" w:rsidR="007334AE" w:rsidRDefault="007334AE" w:rsidP="00126F22">
      <w:pPr>
        <w:spacing w:before="240"/>
        <w:rPr>
          <w:rFonts w:asciiTheme="majorHAnsi" w:hAnsiTheme="majorHAnsi" w:cstheme="majorHAnsi"/>
        </w:rPr>
      </w:pPr>
      <w:r>
        <w:rPr>
          <w:rFonts w:asciiTheme="majorHAnsi" w:hAnsiTheme="majorHAnsi" w:cstheme="majorHAnsi"/>
          <w:b/>
          <w:u w:val="single"/>
        </w:rPr>
        <w:t>Objectif</w:t>
      </w:r>
      <w:r w:rsidR="00B52F0B" w:rsidRPr="009F47F6">
        <w:rPr>
          <w:rFonts w:asciiTheme="majorHAnsi" w:hAnsiTheme="majorHAnsi" w:cstheme="majorHAnsi"/>
          <w:b/>
        </w:rPr>
        <w:t> :</w:t>
      </w:r>
      <w:r w:rsidR="00CD2045" w:rsidRPr="006876F7">
        <w:rPr>
          <w:rFonts w:asciiTheme="majorHAnsi" w:hAnsiTheme="majorHAnsi" w:cstheme="majorHAnsi"/>
        </w:rPr>
        <w:t xml:space="preserve"> </w:t>
      </w:r>
    </w:p>
    <w:p w14:paraId="0C5DA167" w14:textId="77777777" w:rsidR="007334AE" w:rsidRDefault="007334AE" w:rsidP="00126F22">
      <w:pPr>
        <w:pStyle w:val="Paragraphedeliste"/>
        <w:numPr>
          <w:ilvl w:val="0"/>
          <w:numId w:val="61"/>
        </w:numPr>
        <w:spacing w:before="240"/>
        <w:rPr>
          <w:rFonts w:asciiTheme="majorHAnsi" w:hAnsiTheme="majorHAnsi" w:cstheme="majorHAnsi"/>
        </w:rPr>
      </w:pPr>
      <w:r w:rsidRPr="007334AE">
        <w:rPr>
          <w:rFonts w:asciiTheme="majorHAnsi" w:hAnsiTheme="majorHAnsi" w:cstheme="majorHAnsi"/>
        </w:rPr>
        <w:t>D</w:t>
      </w:r>
      <w:r w:rsidR="00CD2045" w:rsidRPr="007334AE">
        <w:rPr>
          <w:rFonts w:asciiTheme="majorHAnsi" w:hAnsiTheme="majorHAnsi" w:cstheme="majorHAnsi"/>
        </w:rPr>
        <w:t>éterminer le degré de fiabilité des heur</w:t>
      </w:r>
      <w:r w:rsidR="006876F7" w:rsidRPr="007334AE">
        <w:rPr>
          <w:rFonts w:asciiTheme="majorHAnsi" w:hAnsiTheme="majorHAnsi" w:cstheme="majorHAnsi"/>
        </w:rPr>
        <w:t>e</w:t>
      </w:r>
      <w:r w:rsidR="00CD2045" w:rsidRPr="007334AE">
        <w:rPr>
          <w:rFonts w:asciiTheme="majorHAnsi" w:hAnsiTheme="majorHAnsi" w:cstheme="majorHAnsi"/>
        </w:rPr>
        <w:t>s et des quotités de travail.</w:t>
      </w:r>
      <w:r w:rsidR="00A13508" w:rsidRPr="007334AE">
        <w:rPr>
          <w:rFonts w:asciiTheme="majorHAnsi" w:hAnsiTheme="majorHAnsi" w:cstheme="majorHAnsi"/>
        </w:rPr>
        <w:t xml:space="preserve"> </w:t>
      </w:r>
    </w:p>
    <w:p w14:paraId="30D4617A" w14:textId="77777777" w:rsidR="007334AE" w:rsidRDefault="007334AE" w:rsidP="007334AE">
      <w:pPr>
        <w:pStyle w:val="Paragraphedeliste"/>
        <w:spacing w:before="240"/>
        <w:rPr>
          <w:rFonts w:asciiTheme="majorHAnsi" w:hAnsiTheme="majorHAnsi" w:cstheme="majorHAnsi"/>
        </w:rPr>
      </w:pPr>
    </w:p>
    <w:p w14:paraId="100F9F7A" w14:textId="326F8364" w:rsidR="00220290" w:rsidRPr="007334AE" w:rsidRDefault="007334AE" w:rsidP="007334AE">
      <w:pPr>
        <w:pStyle w:val="Paragraphedeliste"/>
        <w:spacing w:before="240"/>
        <w:rPr>
          <w:rFonts w:asciiTheme="majorHAnsi" w:hAnsiTheme="majorHAnsi" w:cstheme="majorHAnsi"/>
        </w:rPr>
      </w:pPr>
      <w:r>
        <w:rPr>
          <w:rFonts w:asciiTheme="majorHAnsi" w:hAnsiTheme="majorHAnsi" w:cstheme="majorHAnsi"/>
        </w:rPr>
        <w:t>A</w:t>
      </w:r>
      <w:commentRangeStart w:id="1185"/>
      <w:commentRangeStart w:id="1186"/>
      <w:r w:rsidR="00220290" w:rsidRPr="007334AE">
        <w:rPr>
          <w:rFonts w:asciiTheme="majorHAnsi" w:hAnsiTheme="majorHAnsi" w:cstheme="majorHAnsi"/>
        </w:rPr>
        <w:t>ltaïr</w:t>
      </w:r>
      <w:commentRangeEnd w:id="1185"/>
      <w:r w:rsidR="00B52F0B">
        <w:rPr>
          <w:rStyle w:val="Marquedecommentaire"/>
        </w:rPr>
        <w:commentReference w:id="1185"/>
      </w:r>
      <w:commentRangeEnd w:id="1186"/>
      <w:r w:rsidR="00566290">
        <w:rPr>
          <w:rStyle w:val="Marquedecommentaire"/>
        </w:rPr>
        <w:commentReference w:id="1186"/>
      </w:r>
      <w:r w:rsidR="00220290" w:rsidRPr="007334AE">
        <w:rPr>
          <w:rFonts w:asciiTheme="majorHAnsi" w:hAnsiTheme="majorHAnsi" w:cstheme="majorHAnsi"/>
        </w:rPr>
        <w:t xml:space="preserve"> détecte l’ensemble des bulletins de salaire </w:t>
      </w:r>
      <w:del w:id="1187" w:author="Nicol, Fabrice" w:date="2017-09-19T20:48:00Z">
        <w:r w:rsidR="00220290" w:rsidRPr="007334AE" w:rsidDel="00566290">
          <w:rPr>
            <w:rFonts w:asciiTheme="majorHAnsi" w:hAnsiTheme="majorHAnsi" w:cstheme="majorHAnsi"/>
          </w:rPr>
          <w:delText>sans quotité de travail et don</w:delText>
        </w:r>
      </w:del>
      <w:del w:id="1188" w:author="Nicol, Fabrice" w:date="2017-09-19T20:49:00Z">
        <w:r w:rsidR="00220290" w:rsidRPr="007334AE" w:rsidDel="00566290">
          <w:rPr>
            <w:rFonts w:asciiTheme="majorHAnsi" w:hAnsiTheme="majorHAnsi" w:cstheme="majorHAnsi"/>
          </w:rPr>
          <w:delText>t</w:delText>
        </w:r>
      </w:del>
      <w:ins w:id="1189" w:author="Nicol, Fabrice" w:date="2017-09-19T20:49:00Z">
        <w:r w:rsidR="00566290">
          <w:rPr>
            <w:rFonts w:asciiTheme="majorHAnsi" w:hAnsiTheme="majorHAnsi" w:cstheme="majorHAnsi"/>
          </w:rPr>
          <w:t>qui font état du versement d’un</w:t>
        </w:r>
      </w:ins>
      <w:r w:rsidR="00220290" w:rsidRPr="007334AE">
        <w:rPr>
          <w:rFonts w:asciiTheme="majorHAnsi" w:hAnsiTheme="majorHAnsi" w:cstheme="majorHAnsi"/>
        </w:rPr>
        <w:t xml:space="preserve"> salaire </w:t>
      </w:r>
      <w:del w:id="1190" w:author="Nicol, Fabrice" w:date="2017-09-19T20:49:00Z">
        <w:r w:rsidR="00220290" w:rsidRPr="007334AE" w:rsidDel="00566290">
          <w:rPr>
            <w:rFonts w:asciiTheme="majorHAnsi" w:hAnsiTheme="majorHAnsi" w:cstheme="majorHAnsi"/>
          </w:rPr>
          <w:delText xml:space="preserve"> </w:delText>
        </w:r>
      </w:del>
      <w:r w:rsidR="00220290" w:rsidRPr="007334AE">
        <w:rPr>
          <w:rFonts w:asciiTheme="majorHAnsi" w:hAnsiTheme="majorHAnsi" w:cstheme="majorHAnsi"/>
        </w:rPr>
        <w:t>à l’agent</w:t>
      </w:r>
      <w:ins w:id="1191" w:author="Nicol, Fabrice" w:date="2017-09-19T20:49:00Z">
        <w:r w:rsidR="00D512A0">
          <w:rPr>
            <w:rFonts w:asciiTheme="majorHAnsi" w:hAnsiTheme="majorHAnsi" w:cstheme="majorHAnsi"/>
          </w:rPr>
          <w:t xml:space="preserve"> mais qui ne renseignent pas de quotité de travail</w:t>
        </w:r>
      </w:ins>
      <w:r w:rsidR="00220290" w:rsidRPr="007334AE">
        <w:rPr>
          <w:rFonts w:asciiTheme="majorHAnsi" w:hAnsiTheme="majorHAnsi" w:cstheme="majorHAnsi"/>
        </w:rPr>
        <w:t>. Un lien vers la base de données des salaires versés aux agents dont la quotité de travail est absente est proposé.</w:t>
      </w:r>
    </w:p>
    <w:p w14:paraId="4265B402" w14:textId="02D4257F" w:rsidR="00220290" w:rsidRDefault="00220290" w:rsidP="00126F22">
      <w:pPr>
        <w:spacing w:before="240"/>
        <w:rPr>
          <w:rFonts w:asciiTheme="majorHAnsi" w:hAnsiTheme="majorHAnsi" w:cstheme="majorHAnsi"/>
        </w:rPr>
      </w:pPr>
      <w:r w:rsidRPr="00126F22">
        <w:rPr>
          <w:rFonts w:asciiTheme="majorHAnsi" w:hAnsiTheme="majorHAnsi" w:cstheme="majorHAnsi"/>
        </w:rPr>
        <w:t xml:space="preserve">Ce problème de fiabilité est de nature à </w:t>
      </w:r>
      <w:r w:rsidR="006876F7">
        <w:rPr>
          <w:rFonts w:asciiTheme="majorHAnsi" w:hAnsiTheme="majorHAnsi" w:cstheme="majorHAnsi"/>
        </w:rPr>
        <w:t xml:space="preserve">affecter </w:t>
      </w:r>
      <w:r w:rsidRPr="00126F22">
        <w:rPr>
          <w:rFonts w:asciiTheme="majorHAnsi" w:hAnsiTheme="majorHAnsi" w:cstheme="majorHAnsi"/>
        </w:rPr>
        <w:t>les statistiques salariales réalisées sur base de paye, mais également certains tests réglementaires (et de liquidation).</w:t>
      </w:r>
    </w:p>
    <w:p w14:paraId="4F90450E" w14:textId="7B40941F" w:rsidR="00A13508" w:rsidRPr="009F47F6" w:rsidRDefault="00A13508" w:rsidP="009F47F6">
      <w:r>
        <w:rPr>
          <w:rFonts w:asciiTheme="majorHAnsi" w:hAnsiTheme="majorHAnsi" w:cstheme="majorHAnsi"/>
        </w:rPr>
        <w:t xml:space="preserve">En </w:t>
      </w:r>
      <w:r w:rsidR="007334AE">
        <w:rPr>
          <w:rFonts w:asciiTheme="majorHAnsi" w:hAnsiTheme="majorHAnsi" w:cstheme="majorHAnsi"/>
        </w:rPr>
        <w:t>annexe</w:t>
      </w:r>
      <w:r>
        <w:rPr>
          <w:rFonts w:asciiTheme="majorHAnsi" w:hAnsiTheme="majorHAnsi" w:cstheme="majorHAnsi"/>
        </w:rPr>
        <w:t xml:space="preserve"> du rapport</w:t>
      </w:r>
      <w:r w:rsidR="006876F7">
        <w:rPr>
          <w:rFonts w:asciiTheme="majorHAnsi" w:hAnsiTheme="majorHAnsi" w:cstheme="majorHAnsi"/>
        </w:rPr>
        <w:t xml:space="preserve"> d’analyse un lien permet d’ouvrir le tableau CSV suivant, qui renseigne les cas dans lesquels le nombre total d’heures de travail est nul alors qu’une somme est payée :</w:t>
      </w:r>
    </w:p>
    <w:p w14:paraId="52B77C67" w14:textId="7DF0413D" w:rsidR="00220290" w:rsidRPr="009F47F6" w:rsidRDefault="007334AE" w:rsidP="009F47F6">
      <w:pPr>
        <w:pStyle w:val="Titretableau"/>
        <w:rPr>
          <w:rFonts w:asciiTheme="majorHAnsi" w:hAnsiTheme="majorHAnsi" w:cstheme="majorHAnsi"/>
          <w:b w:val="0"/>
        </w:rPr>
      </w:pPr>
      <w:r w:rsidRPr="00126F22">
        <w:rPr>
          <w:rFonts w:asciiTheme="majorHAnsi" w:hAnsiTheme="majorHAnsi" w:cstheme="majorHAnsi"/>
          <w:noProof/>
          <w:lang w:eastAsia="fr-FR"/>
        </w:rPr>
        <w:drawing>
          <wp:anchor distT="0" distB="0" distL="114300" distR="114300" simplePos="0" relativeHeight="251999232" behindDoc="0" locked="0" layoutInCell="1" allowOverlap="1" wp14:anchorId="6D519807" wp14:editId="4B61C517">
            <wp:simplePos x="0" y="0"/>
            <wp:positionH relativeFrom="column">
              <wp:posOffset>252095</wp:posOffset>
            </wp:positionH>
            <wp:positionV relativeFrom="page">
              <wp:posOffset>4333875</wp:posOffset>
            </wp:positionV>
            <wp:extent cx="5435600" cy="2692400"/>
            <wp:effectExtent l="0" t="0" r="0" b="0"/>
            <wp:wrapThrough wrapText="bothSides">
              <wp:wrapPolygon edited="0">
                <wp:start x="0" y="0"/>
                <wp:lineTo x="0" y="21396"/>
                <wp:lineTo x="21499" y="21396"/>
                <wp:lineTo x="21499" y="0"/>
                <wp:lineTo x="0" y="0"/>
              </wp:wrapPolygon>
            </wp:wrapThrough>
            <wp:docPr id="81" name="Imag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 254"/>
                    <pic:cNvPicPr>
                      <a:picLocks noChangeAspect="1" noChangeArrowheads="1"/>
                    </pic:cNvPicPr>
                  </pic:nvPicPr>
                  <pic:blipFill rotWithShape="1">
                    <a:blip r:embed="rId76">
                      <a:extLst>
                        <a:ext uri="{28A0092B-C50C-407E-A947-70E740481C1C}">
                          <a14:useLocalDpi xmlns:a14="http://schemas.microsoft.com/office/drawing/2010/main" val="0"/>
                        </a:ext>
                      </a:extLst>
                    </a:blip>
                    <a:srcRect r="373"/>
                    <a:stretch/>
                  </pic:blipFill>
                  <pic:spPr bwMode="auto">
                    <a:xfrm>
                      <a:off x="0" y="0"/>
                      <a:ext cx="5435600" cy="2692400"/>
                    </a:xfrm>
                    <a:prstGeom prst="rect">
                      <a:avLst/>
                    </a:prstGeom>
                  </pic:spPr>
                </pic:pic>
              </a:graphicData>
            </a:graphic>
          </wp:anchor>
        </w:drawing>
      </w:r>
      <w:r w:rsidR="00B52F0B">
        <w:t> </w:t>
      </w:r>
      <w:proofErr w:type="spellStart"/>
      <w:r w:rsidR="00B52F0B">
        <w:t>Fiablité</w:t>
      </w:r>
      <w:proofErr w:type="spellEnd"/>
      <w:r w:rsidR="00B52F0B">
        <w:t xml:space="preserve"> des heures et des quotités de travail</w:t>
      </w:r>
    </w:p>
    <w:p w14:paraId="642C66CA" w14:textId="03480B90" w:rsidR="00220290" w:rsidRPr="00126F22" w:rsidRDefault="00220290" w:rsidP="00126F22">
      <w:pPr>
        <w:spacing w:after="200"/>
        <w:jc w:val="left"/>
        <w:rPr>
          <w:rFonts w:asciiTheme="majorHAnsi" w:hAnsiTheme="majorHAnsi" w:cstheme="majorHAnsi"/>
        </w:rPr>
      </w:pPr>
    </w:p>
    <w:p w14:paraId="36F83587" w14:textId="77777777" w:rsidR="006876F7" w:rsidRDefault="006876F7">
      <w:pPr>
        <w:spacing w:after="200"/>
        <w:rPr>
          <w:rFonts w:asciiTheme="majorHAnsi" w:hAnsiTheme="majorHAnsi" w:cstheme="majorHAnsi"/>
        </w:rPr>
        <w:pPrChange w:id="1192" w:author="Nicol, Fabrice" w:date="2017-09-19T20:41:00Z">
          <w:pPr>
            <w:spacing w:after="200"/>
            <w:jc w:val="left"/>
          </w:pPr>
        </w:pPrChange>
      </w:pPr>
      <w:r>
        <w:rPr>
          <w:rFonts w:asciiTheme="majorHAnsi" w:hAnsiTheme="majorHAnsi" w:cstheme="majorHAnsi"/>
        </w:rPr>
        <w:t>Un autre tableau renseigne les cas dans lesquels dans lesquels la quotité de travail est nulle (0 %) alors qu’une rémunération est payée.</w:t>
      </w:r>
    </w:p>
    <w:p w14:paraId="5C6C495B" w14:textId="77777777" w:rsidR="00611E2B" w:rsidRDefault="00611E2B" w:rsidP="00566290">
      <w:pPr>
        <w:spacing w:after="200"/>
        <w:rPr>
          <w:rFonts w:asciiTheme="majorHAnsi" w:hAnsiTheme="majorHAnsi" w:cstheme="majorHAnsi"/>
        </w:rPr>
      </w:pPr>
      <w:r>
        <w:rPr>
          <w:rFonts w:asciiTheme="majorHAnsi" w:hAnsiTheme="majorHAnsi" w:cstheme="majorHAnsi"/>
        </w:rPr>
        <w:t xml:space="preserve">Ces situations sont toutefois normales dans le cas des vacataires rémunérés à la prestation (ou au forfait) ou si le temps de travail ne peut pas être précisément mesuré. </w:t>
      </w:r>
    </w:p>
    <w:p w14:paraId="0A4A47CF" w14:textId="01F9CCD9" w:rsidR="00A34B31" w:rsidRDefault="00611E2B" w:rsidP="00566290">
      <w:pPr>
        <w:spacing w:after="200"/>
        <w:rPr>
          <w:rFonts w:asciiTheme="majorHAnsi" w:hAnsiTheme="majorHAnsi" w:cstheme="majorHAnsi"/>
        </w:rPr>
      </w:pPr>
      <w:r>
        <w:rPr>
          <w:rFonts w:asciiTheme="majorHAnsi" w:hAnsiTheme="majorHAnsi" w:cstheme="majorHAnsi"/>
        </w:rPr>
        <w:t xml:space="preserve">Certaines collectivités utilisent, par ailleurs, cette convention, de manière discutable, pour les fonctionnaires titulaires à temps plein, considérant que leur quotité est alors de 100 % et leur temps de travail de 1607 heures par an. Cette interprétation de la convention-cadre nationale de dématérialisation, qui reste minoritaire, est de nature à perturber </w:t>
      </w:r>
      <w:r w:rsidR="00A34B31">
        <w:rPr>
          <w:rFonts w:asciiTheme="majorHAnsi" w:hAnsiTheme="majorHAnsi" w:cstheme="majorHAnsi"/>
        </w:rPr>
        <w:t>les tests réalisés par le logiciel.</w:t>
      </w:r>
    </w:p>
    <w:p w14:paraId="6A30021B" w14:textId="22D2E5AA" w:rsidR="00767C10" w:rsidRDefault="00767C10" w:rsidP="009F47F6">
      <w:pPr>
        <w:spacing w:after="200"/>
        <w:rPr>
          <w:rFonts w:asciiTheme="majorHAnsi" w:hAnsiTheme="majorHAnsi" w:cstheme="majorHAnsi"/>
        </w:rPr>
      </w:pPr>
    </w:p>
    <w:p w14:paraId="1E75F6F3" w14:textId="77777777" w:rsidR="006876F7" w:rsidRPr="00126F22" w:rsidRDefault="006876F7">
      <w:pPr>
        <w:spacing w:after="200"/>
        <w:jc w:val="left"/>
        <w:rPr>
          <w:rFonts w:asciiTheme="majorHAnsi" w:hAnsiTheme="majorHAnsi" w:cstheme="majorHAnsi"/>
        </w:rPr>
      </w:pPr>
    </w:p>
    <w:p w14:paraId="4ECDC556" w14:textId="66B96A52" w:rsidR="00220290" w:rsidRPr="00572FE1" w:rsidRDefault="008C4DAF" w:rsidP="00FA59C0">
      <w:pPr>
        <w:pStyle w:val="Titre1"/>
        <w:shd w:val="clear" w:color="auto" w:fill="D14A95" w:themeFill="accent1"/>
        <w:rPr>
          <w:rFonts w:cstheme="majorHAnsi"/>
          <w:color w:val="FFFFFF" w:themeColor="background1"/>
        </w:rPr>
      </w:pPr>
      <w:bookmarkStart w:id="1193" w:name="_Toc493088750"/>
      <w:r>
        <w:rPr>
          <w:rFonts w:cstheme="majorHAnsi"/>
          <w:color w:val="FFFFFF" w:themeColor="background1"/>
        </w:rPr>
        <w:lastRenderedPageBreak/>
        <w:t>FICHE N° </w:t>
      </w:r>
      <w:r w:rsidR="00A34B31">
        <w:rPr>
          <w:rFonts w:cstheme="majorHAnsi"/>
          <w:color w:val="FFFFFF" w:themeColor="background1"/>
        </w:rPr>
        <w:t>19</w:t>
      </w:r>
      <w:r w:rsidR="00A34B31" w:rsidRPr="00FA59C0">
        <w:rPr>
          <w:rFonts w:cstheme="majorHAnsi"/>
          <w:color w:val="FFFFFF" w:themeColor="background1"/>
        </w:rPr>
        <w:t xml:space="preserve"> </w:t>
      </w:r>
      <w:r w:rsidR="002379EB" w:rsidRPr="00FA59C0">
        <w:rPr>
          <w:rFonts w:cstheme="majorHAnsi"/>
          <w:color w:val="FFFFFF" w:themeColor="background1"/>
        </w:rPr>
        <w:t xml:space="preserve">- </w:t>
      </w:r>
      <w:r w:rsidR="00767C10" w:rsidRPr="00EB01E4">
        <w:rPr>
          <w:rFonts w:cstheme="majorHAnsi"/>
          <w:color w:val="FFFFFF" w:themeColor="background1"/>
        </w:rPr>
        <w:t>UTILISER LE TABLEAU DES PERSONNELS</w:t>
      </w:r>
      <w:bookmarkEnd w:id="1193"/>
    </w:p>
    <w:p w14:paraId="3B88641D" w14:textId="657CB8FA" w:rsidR="00082920" w:rsidRDefault="007334AE" w:rsidP="00EB01E4">
      <w:pPr>
        <w:rPr>
          <w:rFonts w:asciiTheme="majorHAnsi" w:hAnsiTheme="majorHAnsi" w:cstheme="majorHAnsi"/>
        </w:rPr>
      </w:pPr>
      <w:r>
        <w:rPr>
          <w:rFonts w:asciiTheme="majorHAnsi" w:hAnsiTheme="majorHAnsi" w:cstheme="majorHAnsi"/>
          <w:b/>
          <w:u w:val="single"/>
        </w:rPr>
        <w:t>Objectif</w:t>
      </w:r>
      <w:r w:rsidRPr="007334AE">
        <w:rPr>
          <w:rFonts w:asciiTheme="majorHAnsi" w:hAnsiTheme="majorHAnsi" w:cstheme="majorHAnsi"/>
        </w:rPr>
        <w:t> :</w:t>
      </w:r>
      <w:r w:rsidR="00082920">
        <w:rPr>
          <w:rFonts w:asciiTheme="majorHAnsi" w:hAnsiTheme="majorHAnsi" w:cstheme="majorHAnsi"/>
        </w:rPr>
        <w:t xml:space="preserve"> </w:t>
      </w:r>
      <w:r w:rsidR="00611E2B">
        <w:rPr>
          <w:rFonts w:asciiTheme="majorHAnsi" w:hAnsiTheme="majorHAnsi" w:cstheme="majorHAnsi"/>
        </w:rPr>
        <w:t xml:space="preserve">Produire </w:t>
      </w:r>
      <w:r w:rsidR="005A5E0E">
        <w:rPr>
          <w:rFonts w:asciiTheme="majorHAnsi" w:hAnsiTheme="majorHAnsi" w:cstheme="majorHAnsi"/>
        </w:rPr>
        <w:t>la liste de l’ensemble du personnel de la collectivité ou de l’établissement public.</w:t>
      </w:r>
    </w:p>
    <w:p w14:paraId="5DAE9FD5" w14:textId="678359AC" w:rsidR="00767C10" w:rsidRPr="00126F22" w:rsidRDefault="00082920">
      <w:pPr>
        <w:rPr>
          <w:rFonts w:asciiTheme="majorHAnsi" w:hAnsiTheme="majorHAnsi" w:cstheme="majorHAnsi"/>
        </w:rPr>
      </w:pPr>
      <w:r w:rsidRPr="009F47F6">
        <w:rPr>
          <w:rFonts w:asciiTheme="majorHAnsi" w:hAnsiTheme="majorHAnsi" w:cstheme="majorHAnsi"/>
          <w:b/>
          <w:u w:val="single"/>
        </w:rPr>
        <w:t>Objet :</w:t>
      </w:r>
      <w:r>
        <w:rPr>
          <w:rFonts w:asciiTheme="majorHAnsi" w:hAnsiTheme="majorHAnsi" w:cstheme="majorHAnsi"/>
        </w:rPr>
        <w:t xml:space="preserve"> l</w:t>
      </w:r>
      <w:r w:rsidR="00767C10" w:rsidRPr="00126F22">
        <w:rPr>
          <w:rFonts w:asciiTheme="majorHAnsi" w:hAnsiTheme="majorHAnsi" w:cstheme="majorHAnsi"/>
        </w:rPr>
        <w:t>e tableau Grade/Catégorie permet de vérifier que l’inférence statistique des catégories statutaires est correcte, et de corriger les erreurs éventuelles, en consultant le tableau d</w:t>
      </w:r>
      <w:r w:rsidR="00807D04">
        <w:rPr>
          <w:rFonts w:asciiTheme="majorHAnsi" w:hAnsiTheme="majorHAnsi" w:cstheme="majorHAnsi"/>
        </w:rPr>
        <w:t>u</w:t>
      </w:r>
      <w:r w:rsidR="00767C10" w:rsidRPr="00126F22">
        <w:rPr>
          <w:rFonts w:asciiTheme="majorHAnsi" w:hAnsiTheme="majorHAnsi" w:cstheme="majorHAnsi"/>
        </w:rPr>
        <w:t xml:space="preserve"> personnel.</w:t>
      </w:r>
    </w:p>
    <w:p w14:paraId="56FECB44" w14:textId="1F956E7B" w:rsidR="00082920" w:rsidRPr="004A293A" w:rsidRDefault="00611E2B" w:rsidP="00082920">
      <w:r w:rsidRPr="009F47F6">
        <w:rPr>
          <w:rFonts w:asciiTheme="majorHAnsi" w:hAnsiTheme="majorHAnsi" w:cstheme="majorHAnsi"/>
          <w:b/>
          <w:u w:val="single"/>
        </w:rPr>
        <w:t>Partie du rapport d’analyse concernée</w:t>
      </w:r>
      <w:r>
        <w:rPr>
          <w:rFonts w:asciiTheme="majorHAnsi" w:hAnsiTheme="majorHAnsi" w:cstheme="majorHAnsi"/>
        </w:rPr>
        <w:t> : annexe du rapport.</w:t>
      </w:r>
    </w:p>
    <w:p w14:paraId="3CB81FA0" w14:textId="42BC366E" w:rsidR="00767C10" w:rsidRDefault="00611E2B">
      <w:pPr>
        <w:spacing w:after="0"/>
        <w:rPr>
          <w:rFonts w:asciiTheme="majorHAnsi" w:hAnsiTheme="majorHAnsi" w:cstheme="majorHAnsi"/>
        </w:rPr>
      </w:pPr>
      <w:r>
        <w:rPr>
          <w:rFonts w:asciiTheme="majorHAnsi" w:hAnsiTheme="majorHAnsi" w:cstheme="majorHAnsi"/>
        </w:rPr>
        <w:t xml:space="preserve">Le rapport d’analyse </w:t>
      </w:r>
      <w:r w:rsidR="00082920" w:rsidRPr="00126F22">
        <w:rPr>
          <w:rFonts w:asciiTheme="majorHAnsi" w:hAnsiTheme="majorHAnsi" w:cstheme="majorHAnsi"/>
        </w:rPr>
        <w:t>propose deux liens hypertextes pour l’ensemble des agents de la collectivité.</w:t>
      </w:r>
    </w:p>
    <w:p w14:paraId="3813ACD8" w14:textId="0F7E9F56" w:rsidR="00D073DC" w:rsidRPr="004A293A" w:rsidRDefault="00D073DC" w:rsidP="00D073DC">
      <w:pPr>
        <w:pStyle w:val="Titretableau"/>
        <w:rPr>
          <w:rFonts w:asciiTheme="majorHAnsi" w:hAnsiTheme="majorHAnsi" w:cstheme="majorHAnsi"/>
        </w:rPr>
      </w:pPr>
      <w:r>
        <w:t> Tableau du personnel par grade et catégorie et par matricule</w:t>
      </w:r>
    </w:p>
    <w:p w14:paraId="4092B975" w14:textId="77777777" w:rsidR="008E34C6" w:rsidRPr="00126F22" w:rsidRDefault="008E34C6">
      <w:pPr>
        <w:spacing w:after="0"/>
        <w:rPr>
          <w:rFonts w:asciiTheme="majorHAnsi" w:hAnsiTheme="majorHAnsi" w:cstheme="majorHAnsi"/>
          <w:color w:val="00000A"/>
          <w:sz w:val="22"/>
        </w:rPr>
      </w:pPr>
    </w:p>
    <w:tbl>
      <w:tblPr>
        <w:tblStyle w:val="Grilledutableau3"/>
        <w:tblW w:w="9710" w:type="dxa"/>
        <w:tblInd w:w="-15" w:type="dxa"/>
        <w:tblCellMar>
          <w:left w:w="93" w:type="dxa"/>
        </w:tblCellMar>
        <w:tblLook w:val="04A0" w:firstRow="1" w:lastRow="0" w:firstColumn="1" w:lastColumn="0" w:noHBand="0" w:noVBand="1"/>
      </w:tblPr>
      <w:tblGrid>
        <w:gridCol w:w="4814"/>
        <w:gridCol w:w="4896"/>
      </w:tblGrid>
      <w:tr w:rsidR="00767C10" w:rsidRPr="00FA59C0" w14:paraId="754DC034" w14:textId="77777777" w:rsidTr="00ED75E5">
        <w:tc>
          <w:tcPr>
            <w:tcW w:w="4814" w:type="dxa"/>
            <w:shd w:val="clear" w:color="auto" w:fill="auto"/>
            <w:tcMar>
              <w:left w:w="93" w:type="dxa"/>
            </w:tcMar>
          </w:tcPr>
          <w:p w14:paraId="7EA20D25" w14:textId="77777777" w:rsidR="00767C10" w:rsidRPr="00126F22" w:rsidRDefault="00767C10" w:rsidP="00126F22">
            <w:pPr>
              <w:spacing w:after="0"/>
              <w:rPr>
                <w:rFonts w:asciiTheme="majorHAnsi" w:hAnsiTheme="majorHAnsi" w:cstheme="majorHAnsi"/>
                <w:color w:val="00000A"/>
                <w:sz w:val="22"/>
              </w:rPr>
            </w:pPr>
            <w:r w:rsidRPr="00126F22">
              <w:rPr>
                <w:rFonts w:asciiTheme="majorHAnsi" w:hAnsiTheme="majorHAnsi" w:cstheme="majorHAnsi"/>
                <w:color w:val="00000A"/>
                <w:sz w:val="22"/>
              </w:rPr>
              <w:t>Grades et catégories</w:t>
            </w:r>
          </w:p>
        </w:tc>
        <w:tc>
          <w:tcPr>
            <w:tcW w:w="4895" w:type="dxa"/>
            <w:shd w:val="clear" w:color="auto" w:fill="auto"/>
            <w:tcMar>
              <w:left w:w="93" w:type="dxa"/>
            </w:tcMar>
          </w:tcPr>
          <w:p w14:paraId="29DF4458" w14:textId="77777777" w:rsidR="00767C10" w:rsidRPr="00126F22" w:rsidRDefault="00767C10" w:rsidP="00126F22">
            <w:pPr>
              <w:spacing w:after="0"/>
              <w:rPr>
                <w:rFonts w:asciiTheme="majorHAnsi" w:hAnsiTheme="majorHAnsi" w:cstheme="majorHAnsi"/>
                <w:color w:val="00000A"/>
                <w:sz w:val="22"/>
              </w:rPr>
            </w:pPr>
            <w:r w:rsidRPr="00126F22">
              <w:rPr>
                <w:rFonts w:asciiTheme="majorHAnsi" w:hAnsiTheme="majorHAnsi" w:cstheme="majorHAnsi"/>
                <w:color w:val="00000A"/>
                <w:sz w:val="22"/>
              </w:rPr>
              <w:t>Matricules</w:t>
            </w:r>
          </w:p>
        </w:tc>
      </w:tr>
      <w:tr w:rsidR="00767C10" w:rsidRPr="00FA59C0" w14:paraId="6C286EDF" w14:textId="77777777" w:rsidTr="00ED75E5">
        <w:tc>
          <w:tcPr>
            <w:tcW w:w="4814" w:type="dxa"/>
            <w:shd w:val="clear" w:color="auto" w:fill="auto"/>
            <w:tcMar>
              <w:left w:w="93" w:type="dxa"/>
            </w:tcMar>
          </w:tcPr>
          <w:p w14:paraId="42D37BBC" w14:textId="77777777" w:rsidR="00767C10" w:rsidRPr="00126F22" w:rsidRDefault="00767C10" w:rsidP="00126F22">
            <w:pPr>
              <w:spacing w:after="0"/>
              <w:rPr>
                <w:rFonts w:asciiTheme="majorHAnsi" w:hAnsiTheme="majorHAnsi" w:cstheme="majorHAnsi"/>
                <w:color w:val="00000A"/>
                <w:sz w:val="22"/>
              </w:rPr>
            </w:pPr>
            <w:r w:rsidRPr="00126F22">
              <w:rPr>
                <w:rFonts w:asciiTheme="majorHAnsi" w:hAnsiTheme="majorHAnsi" w:cstheme="majorHAnsi"/>
                <w:noProof/>
                <w:color w:val="00000A"/>
                <w:sz w:val="22"/>
              </w:rPr>
              <w:drawing>
                <wp:inline distT="0" distB="0" distL="0" distR="0" wp14:anchorId="38DFDC99" wp14:editId="7F1EBB10">
                  <wp:extent cx="2876550" cy="3524250"/>
                  <wp:effectExtent l="0" t="0" r="0" b="0"/>
                  <wp:docPr id="82"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 33"/>
                          <pic:cNvPicPr>
                            <a:picLocks noChangeAspect="1" noChangeArrowheads="1"/>
                          </pic:cNvPicPr>
                        </pic:nvPicPr>
                        <pic:blipFill>
                          <a:blip r:embed="rId77"/>
                          <a:stretch>
                            <a:fillRect/>
                          </a:stretch>
                        </pic:blipFill>
                        <pic:spPr bwMode="auto">
                          <a:xfrm>
                            <a:off x="0" y="0"/>
                            <a:ext cx="2876550" cy="3524250"/>
                          </a:xfrm>
                          <a:prstGeom prst="rect">
                            <a:avLst/>
                          </a:prstGeom>
                        </pic:spPr>
                      </pic:pic>
                    </a:graphicData>
                  </a:graphic>
                </wp:inline>
              </w:drawing>
            </w:r>
          </w:p>
        </w:tc>
        <w:tc>
          <w:tcPr>
            <w:tcW w:w="4895" w:type="dxa"/>
            <w:shd w:val="clear" w:color="auto" w:fill="auto"/>
            <w:tcMar>
              <w:left w:w="93" w:type="dxa"/>
            </w:tcMar>
          </w:tcPr>
          <w:p w14:paraId="463EA40D" w14:textId="77777777" w:rsidR="00767C10" w:rsidRPr="00126F22" w:rsidRDefault="00767C10" w:rsidP="00126F22">
            <w:pPr>
              <w:spacing w:after="0"/>
              <w:rPr>
                <w:rFonts w:asciiTheme="majorHAnsi" w:hAnsiTheme="majorHAnsi" w:cstheme="majorHAnsi"/>
                <w:color w:val="00000A"/>
                <w:sz w:val="22"/>
              </w:rPr>
            </w:pPr>
            <w:r w:rsidRPr="00126F22">
              <w:rPr>
                <w:rFonts w:asciiTheme="majorHAnsi" w:hAnsiTheme="majorHAnsi" w:cstheme="majorHAnsi"/>
                <w:noProof/>
                <w:color w:val="00000A"/>
                <w:sz w:val="22"/>
              </w:rPr>
              <w:drawing>
                <wp:inline distT="0" distB="0" distL="0" distR="0" wp14:anchorId="58FB51B7" wp14:editId="3C7AD1E4">
                  <wp:extent cx="2971800" cy="3479800"/>
                  <wp:effectExtent l="0" t="0" r="0" b="0"/>
                  <wp:docPr id="83" name="Imag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 255"/>
                          <pic:cNvPicPr>
                            <a:picLocks noChangeAspect="1" noChangeArrowheads="1"/>
                          </pic:cNvPicPr>
                        </pic:nvPicPr>
                        <pic:blipFill>
                          <a:blip r:embed="rId78"/>
                          <a:stretch>
                            <a:fillRect/>
                          </a:stretch>
                        </pic:blipFill>
                        <pic:spPr bwMode="auto">
                          <a:xfrm>
                            <a:off x="0" y="0"/>
                            <a:ext cx="2971800" cy="3479800"/>
                          </a:xfrm>
                          <a:prstGeom prst="rect">
                            <a:avLst/>
                          </a:prstGeom>
                        </pic:spPr>
                      </pic:pic>
                    </a:graphicData>
                  </a:graphic>
                </wp:inline>
              </w:drawing>
            </w:r>
          </w:p>
        </w:tc>
      </w:tr>
    </w:tbl>
    <w:p w14:paraId="66324D48" w14:textId="604ED83F" w:rsidR="00767C10" w:rsidRDefault="00767C10" w:rsidP="00FA59C0">
      <w:pPr>
        <w:spacing w:after="0"/>
        <w:rPr>
          <w:rFonts w:asciiTheme="majorHAnsi" w:hAnsiTheme="majorHAnsi" w:cstheme="majorHAnsi"/>
          <w:color w:val="00000A"/>
          <w:sz w:val="22"/>
        </w:rPr>
      </w:pPr>
    </w:p>
    <w:p w14:paraId="4BCAE471" w14:textId="355DDD8B" w:rsidR="00D073DC" w:rsidRPr="009F47F6" w:rsidRDefault="00D073DC" w:rsidP="00FA59C0">
      <w:pPr>
        <w:spacing w:after="0"/>
        <w:rPr>
          <w:rFonts w:asciiTheme="majorHAnsi" w:hAnsiTheme="majorHAnsi" w:cstheme="majorHAnsi"/>
          <w:b/>
          <w:color w:val="00000A"/>
          <w:sz w:val="22"/>
          <w:u w:val="single"/>
        </w:rPr>
      </w:pPr>
      <w:r w:rsidRPr="00BB7FF8">
        <w:rPr>
          <w:rFonts w:asciiTheme="majorHAnsi" w:hAnsiTheme="majorHAnsi" w:cstheme="majorHAnsi"/>
          <w:b/>
          <w:sz w:val="22"/>
          <w:shd w:val="clear" w:color="auto" w:fill="D14A95" w:themeFill="accent1"/>
        </w:rPr>
        <w:t>Pour aller plus loin</w:t>
      </w:r>
      <w:r w:rsidRPr="00BB7FF8">
        <w:rPr>
          <w:rFonts w:asciiTheme="majorHAnsi" w:hAnsiTheme="majorHAnsi" w:cstheme="majorHAnsi"/>
          <w:b/>
          <w:sz w:val="22"/>
        </w:rPr>
        <w:t> </w:t>
      </w:r>
      <w:r w:rsidRPr="00BB7FF8">
        <w:rPr>
          <w:rFonts w:asciiTheme="majorHAnsi" w:hAnsiTheme="majorHAnsi" w:cstheme="majorHAnsi"/>
          <w:b/>
          <w:color w:val="00000A"/>
          <w:sz w:val="22"/>
        </w:rPr>
        <w:t>:</w:t>
      </w:r>
    </w:p>
    <w:p w14:paraId="6D08EC65" w14:textId="5C4D6C13" w:rsidR="00D073DC" w:rsidRDefault="00D073DC" w:rsidP="00FA59C0">
      <w:pPr>
        <w:spacing w:after="0"/>
        <w:rPr>
          <w:rFonts w:asciiTheme="majorHAnsi" w:hAnsiTheme="majorHAnsi" w:cstheme="majorHAnsi"/>
          <w:color w:val="00000A"/>
          <w:sz w:val="22"/>
        </w:rPr>
      </w:pPr>
      <w:r>
        <w:rPr>
          <w:rFonts w:asciiTheme="majorHAnsi" w:hAnsiTheme="majorHAnsi" w:cstheme="majorHAnsi"/>
          <w:color w:val="00000A"/>
          <w:sz w:val="22"/>
        </w:rPr>
        <w:t xml:space="preserve">Ces tableaux </w:t>
      </w:r>
      <w:r w:rsidR="00611E2B">
        <w:rPr>
          <w:rFonts w:asciiTheme="majorHAnsi" w:hAnsiTheme="majorHAnsi" w:cstheme="majorHAnsi"/>
          <w:color w:val="00000A"/>
          <w:sz w:val="22"/>
        </w:rPr>
        <w:t>renseignent</w:t>
      </w:r>
      <w:r>
        <w:rPr>
          <w:rFonts w:asciiTheme="majorHAnsi" w:hAnsiTheme="majorHAnsi" w:cstheme="majorHAnsi"/>
          <w:color w:val="00000A"/>
          <w:sz w:val="22"/>
        </w:rPr>
        <w:t xml:space="preserve"> la liste </w:t>
      </w:r>
      <w:r w:rsidR="00611E2B">
        <w:rPr>
          <w:rFonts w:asciiTheme="majorHAnsi" w:hAnsiTheme="majorHAnsi" w:cstheme="majorHAnsi"/>
          <w:color w:val="00000A"/>
          <w:sz w:val="22"/>
        </w:rPr>
        <w:t xml:space="preserve">exhaustive </w:t>
      </w:r>
      <w:r>
        <w:rPr>
          <w:rFonts w:asciiTheme="majorHAnsi" w:hAnsiTheme="majorHAnsi" w:cstheme="majorHAnsi"/>
          <w:color w:val="00000A"/>
          <w:sz w:val="22"/>
        </w:rPr>
        <w:t>des agents de la collectivité</w:t>
      </w:r>
      <w:r w:rsidR="00611E2B">
        <w:rPr>
          <w:rFonts w:asciiTheme="majorHAnsi" w:hAnsiTheme="majorHAnsi" w:cstheme="majorHAnsi"/>
          <w:color w:val="00000A"/>
          <w:sz w:val="22"/>
        </w:rPr>
        <w:t xml:space="preserve">. Ils peuvent </w:t>
      </w:r>
      <w:r>
        <w:rPr>
          <w:rFonts w:asciiTheme="majorHAnsi" w:hAnsiTheme="majorHAnsi" w:cstheme="majorHAnsi"/>
          <w:color w:val="00000A"/>
          <w:sz w:val="22"/>
        </w:rPr>
        <w:t xml:space="preserve">éventuellement </w:t>
      </w:r>
      <w:r w:rsidR="00611E2B">
        <w:rPr>
          <w:rFonts w:asciiTheme="majorHAnsi" w:hAnsiTheme="majorHAnsi" w:cstheme="majorHAnsi"/>
          <w:color w:val="00000A"/>
          <w:sz w:val="22"/>
        </w:rPr>
        <w:t>être utilisés pour d</w:t>
      </w:r>
      <w:r>
        <w:rPr>
          <w:rFonts w:asciiTheme="majorHAnsi" w:hAnsiTheme="majorHAnsi" w:cstheme="majorHAnsi"/>
          <w:color w:val="00000A"/>
          <w:sz w:val="22"/>
        </w:rPr>
        <w:t>es contrôles par grade</w:t>
      </w:r>
      <w:r w:rsidR="00611E2B">
        <w:rPr>
          <w:rFonts w:asciiTheme="majorHAnsi" w:hAnsiTheme="majorHAnsi" w:cstheme="majorHAnsi"/>
          <w:color w:val="00000A"/>
          <w:sz w:val="22"/>
        </w:rPr>
        <w:t xml:space="preserve"> ou par catégorie statutaire</w:t>
      </w:r>
      <w:r>
        <w:rPr>
          <w:rFonts w:asciiTheme="majorHAnsi" w:hAnsiTheme="majorHAnsi" w:cstheme="majorHAnsi"/>
          <w:color w:val="00000A"/>
          <w:sz w:val="22"/>
        </w:rPr>
        <w:t xml:space="preserve"> </w:t>
      </w:r>
      <w:r w:rsidR="00611E2B">
        <w:rPr>
          <w:rFonts w:asciiTheme="majorHAnsi" w:hAnsiTheme="majorHAnsi" w:cstheme="majorHAnsi"/>
          <w:color w:val="00000A"/>
          <w:sz w:val="22"/>
        </w:rPr>
        <w:t>(p</w:t>
      </w:r>
      <w:r>
        <w:rPr>
          <w:rFonts w:asciiTheme="majorHAnsi" w:hAnsiTheme="majorHAnsi" w:cstheme="majorHAnsi"/>
          <w:color w:val="00000A"/>
          <w:sz w:val="22"/>
        </w:rPr>
        <w:t>ar ex</w:t>
      </w:r>
      <w:r w:rsidR="00C059F9">
        <w:rPr>
          <w:rFonts w:asciiTheme="majorHAnsi" w:hAnsiTheme="majorHAnsi" w:cstheme="majorHAnsi"/>
          <w:color w:val="00000A"/>
          <w:sz w:val="22"/>
        </w:rPr>
        <w:t>.</w:t>
      </w:r>
      <w:r>
        <w:rPr>
          <w:rFonts w:asciiTheme="majorHAnsi" w:hAnsiTheme="majorHAnsi" w:cstheme="majorHAnsi"/>
          <w:color w:val="00000A"/>
          <w:sz w:val="22"/>
        </w:rPr>
        <w:t xml:space="preserve">, </w:t>
      </w:r>
      <w:r w:rsidR="00611E2B">
        <w:rPr>
          <w:rFonts w:asciiTheme="majorHAnsi" w:hAnsiTheme="majorHAnsi" w:cstheme="majorHAnsi"/>
          <w:color w:val="00000A"/>
          <w:sz w:val="22"/>
        </w:rPr>
        <w:t xml:space="preserve">pour </w:t>
      </w:r>
      <w:r>
        <w:rPr>
          <w:rFonts w:asciiTheme="majorHAnsi" w:hAnsiTheme="majorHAnsi" w:cstheme="majorHAnsi"/>
          <w:color w:val="00000A"/>
          <w:sz w:val="22"/>
        </w:rPr>
        <w:t>contrôle</w:t>
      </w:r>
      <w:r w:rsidR="00611E2B">
        <w:rPr>
          <w:rFonts w:asciiTheme="majorHAnsi" w:hAnsiTheme="majorHAnsi" w:cstheme="majorHAnsi"/>
          <w:color w:val="00000A"/>
          <w:sz w:val="22"/>
        </w:rPr>
        <w:t>r</w:t>
      </w:r>
      <w:r>
        <w:rPr>
          <w:rFonts w:asciiTheme="majorHAnsi" w:hAnsiTheme="majorHAnsi" w:cstheme="majorHAnsi"/>
          <w:color w:val="00000A"/>
          <w:sz w:val="22"/>
        </w:rPr>
        <w:t xml:space="preserve"> tous les </w:t>
      </w:r>
      <w:r w:rsidR="00611E2B">
        <w:rPr>
          <w:rFonts w:asciiTheme="majorHAnsi" w:hAnsiTheme="majorHAnsi" w:cstheme="majorHAnsi"/>
          <w:color w:val="00000A"/>
          <w:sz w:val="22"/>
        </w:rPr>
        <w:t xml:space="preserve">agents de </w:t>
      </w:r>
      <w:r>
        <w:rPr>
          <w:rFonts w:asciiTheme="majorHAnsi" w:hAnsiTheme="majorHAnsi" w:cstheme="majorHAnsi"/>
          <w:color w:val="00000A"/>
          <w:sz w:val="22"/>
        </w:rPr>
        <w:t>catégorie A</w:t>
      </w:r>
      <w:r w:rsidR="00611E2B">
        <w:rPr>
          <w:rFonts w:asciiTheme="majorHAnsi" w:hAnsiTheme="majorHAnsi" w:cstheme="majorHAnsi"/>
          <w:color w:val="00000A"/>
          <w:sz w:val="22"/>
        </w:rPr>
        <w:t>)</w:t>
      </w:r>
      <w:r>
        <w:rPr>
          <w:rFonts w:asciiTheme="majorHAnsi" w:hAnsiTheme="majorHAnsi" w:cstheme="majorHAnsi"/>
          <w:color w:val="00000A"/>
          <w:sz w:val="22"/>
        </w:rPr>
        <w:t>.</w:t>
      </w:r>
    </w:p>
    <w:p w14:paraId="338855D7" w14:textId="33DC619B" w:rsidR="00611E2B" w:rsidRPr="00126F22" w:rsidRDefault="00611E2B" w:rsidP="00FA59C0">
      <w:pPr>
        <w:spacing w:after="0"/>
        <w:rPr>
          <w:rFonts w:asciiTheme="majorHAnsi" w:hAnsiTheme="majorHAnsi" w:cstheme="majorHAnsi"/>
          <w:color w:val="00000A"/>
          <w:sz w:val="22"/>
        </w:rPr>
      </w:pPr>
    </w:p>
    <w:p w14:paraId="32CBAF21" w14:textId="4AC3152D" w:rsidR="00767C10" w:rsidRPr="009F47F6" w:rsidRDefault="00767C10" w:rsidP="00EB01E4">
      <w:pPr>
        <w:rPr>
          <w:rFonts w:asciiTheme="majorHAnsi" w:hAnsiTheme="majorHAnsi" w:cstheme="majorHAnsi"/>
          <w:b/>
          <w:color w:val="D14A95" w:themeColor="accent1"/>
          <w:u w:val="single"/>
        </w:rPr>
      </w:pPr>
      <w:r w:rsidRPr="009F47F6">
        <w:rPr>
          <w:rFonts w:asciiTheme="majorHAnsi" w:hAnsiTheme="majorHAnsi" w:cstheme="majorHAnsi"/>
          <w:b/>
          <w:color w:val="D14A95" w:themeColor="accent1"/>
          <w:u w:val="single"/>
        </w:rPr>
        <w:t xml:space="preserve">Point </w:t>
      </w:r>
      <w:r w:rsidR="009106BC" w:rsidRPr="009F47F6">
        <w:rPr>
          <w:rFonts w:asciiTheme="majorHAnsi" w:hAnsiTheme="majorHAnsi" w:cstheme="majorHAnsi"/>
          <w:b/>
          <w:color w:val="D14A95" w:themeColor="accent1"/>
          <w:u w:val="single"/>
        </w:rPr>
        <w:t xml:space="preserve">d’attention : </w:t>
      </w:r>
    </w:p>
    <w:p w14:paraId="3910451A" w14:textId="77777777" w:rsidR="00611E2B" w:rsidRPr="00126F22" w:rsidRDefault="00611E2B" w:rsidP="00EB01E4">
      <w:pPr>
        <w:rPr>
          <w:rFonts w:asciiTheme="majorHAnsi" w:hAnsiTheme="majorHAnsi" w:cstheme="majorHAnsi"/>
          <w:b/>
          <w:u w:val="single"/>
        </w:rPr>
      </w:pPr>
    </w:p>
    <w:p w14:paraId="4B0A5503" w14:textId="316EE44F" w:rsidR="009106BC" w:rsidRPr="00126F22" w:rsidRDefault="00767C10">
      <w:pPr>
        <w:rPr>
          <w:rFonts w:asciiTheme="majorHAnsi" w:hAnsiTheme="majorHAnsi" w:cstheme="majorHAnsi"/>
        </w:rPr>
      </w:pPr>
      <w:r w:rsidRPr="00126F22">
        <w:rPr>
          <w:rFonts w:asciiTheme="majorHAnsi" w:hAnsiTheme="majorHAnsi" w:cstheme="majorHAnsi"/>
        </w:rPr>
        <w:t xml:space="preserve">Par convention, le « grade » </w:t>
      </w:r>
      <w:r w:rsidRPr="00126F22">
        <w:rPr>
          <w:rFonts w:asciiTheme="majorHAnsi" w:hAnsiTheme="majorHAnsi" w:cstheme="majorHAnsi"/>
          <w:b/>
        </w:rPr>
        <w:t>A</w:t>
      </w:r>
      <w:r w:rsidRPr="00126F22">
        <w:rPr>
          <w:rFonts w:asciiTheme="majorHAnsi" w:hAnsiTheme="majorHAnsi" w:cstheme="majorHAnsi"/>
        </w:rPr>
        <w:t xml:space="preserve"> désigne les assistantes maternelles identifiées comme telles par examen automatisé (heuristique) de leur emploi et le « grade » </w:t>
      </w:r>
      <w:r w:rsidRPr="00126F22">
        <w:rPr>
          <w:rFonts w:asciiTheme="majorHAnsi" w:hAnsiTheme="majorHAnsi" w:cstheme="majorHAnsi"/>
          <w:b/>
        </w:rPr>
        <w:t>V</w:t>
      </w:r>
      <w:r w:rsidRPr="00126F22">
        <w:rPr>
          <w:rFonts w:asciiTheme="majorHAnsi" w:hAnsiTheme="majorHAnsi" w:cstheme="majorHAnsi"/>
        </w:rPr>
        <w:t xml:space="preserve"> désigne les vacataires identifiés selon la même méthode. </w:t>
      </w:r>
    </w:p>
    <w:p w14:paraId="666C2DA1" w14:textId="2477424D" w:rsidR="00767C10" w:rsidRPr="00126F22" w:rsidRDefault="00767C10">
      <w:pPr>
        <w:rPr>
          <w:rFonts w:asciiTheme="majorHAnsi" w:hAnsiTheme="majorHAnsi" w:cstheme="majorHAnsi"/>
        </w:rPr>
      </w:pPr>
      <w:r w:rsidRPr="00126F22">
        <w:rPr>
          <w:rFonts w:asciiTheme="majorHAnsi" w:hAnsiTheme="majorHAnsi" w:cstheme="majorHAnsi"/>
        </w:rPr>
        <w:lastRenderedPageBreak/>
        <w:t>Ces identifications sont indicatives et peuvent être soumises à des aléas divers. A et V ne désignent donc pas des grades statutaires stricto sensu, mais des situations dérogatoires dont le repérage peut être utile. Il est à noter que les repérages peuvent être nettement en-deçà des réalités, les libellés d’emploi et de paye ne permettant pas de repérer ces agents de manière très systématique.</w:t>
      </w:r>
    </w:p>
    <w:p w14:paraId="5F1F55A6" w14:textId="77777777" w:rsidR="00767C10" w:rsidRPr="00126F22" w:rsidRDefault="00767C10" w:rsidP="00126F22">
      <w:pPr>
        <w:spacing w:after="200"/>
        <w:jc w:val="left"/>
        <w:rPr>
          <w:rFonts w:asciiTheme="majorHAnsi" w:hAnsiTheme="majorHAnsi" w:cstheme="majorHAnsi"/>
        </w:rPr>
      </w:pPr>
    </w:p>
    <w:p w14:paraId="72C3D2DB" w14:textId="77777777" w:rsidR="00A34B31" w:rsidRDefault="00070FCD" w:rsidP="00126F22">
      <w:pPr>
        <w:spacing w:after="200"/>
        <w:jc w:val="left"/>
        <w:rPr>
          <w:rFonts w:asciiTheme="majorHAnsi" w:hAnsiTheme="majorHAnsi" w:cstheme="majorHAnsi"/>
        </w:rPr>
        <w:sectPr w:rsidR="00A34B31" w:rsidSect="003C1F27">
          <w:footerReference w:type="first" r:id="rId79"/>
          <w:pgSz w:w="11906" w:h="16838" w:code="9"/>
          <w:pgMar w:top="1418" w:right="1418" w:bottom="1560" w:left="1418" w:header="567" w:footer="567" w:gutter="0"/>
          <w:pgNumType w:start="1"/>
          <w:cols w:space="708"/>
          <w:titlePg/>
          <w:docGrid w:linePitch="360"/>
        </w:sectPr>
      </w:pPr>
      <w:r w:rsidRPr="00126F22">
        <w:rPr>
          <w:rFonts w:asciiTheme="majorHAnsi" w:hAnsiTheme="majorHAnsi" w:cstheme="majorHAnsi"/>
        </w:rPr>
        <w:br w:type="page"/>
      </w:r>
    </w:p>
    <w:p w14:paraId="5025AB2D" w14:textId="541CDFD5" w:rsidR="007B54FD" w:rsidRPr="00126F22" w:rsidRDefault="007B54FD" w:rsidP="00126F22">
      <w:pPr>
        <w:spacing w:after="200"/>
        <w:jc w:val="left"/>
        <w:rPr>
          <w:rFonts w:asciiTheme="majorHAnsi" w:hAnsiTheme="majorHAnsi" w:cstheme="majorHAnsi"/>
        </w:rPr>
      </w:pPr>
    </w:p>
    <w:p w14:paraId="5024D070" w14:textId="59F6D996" w:rsidR="00070FCD" w:rsidRDefault="004D249B" w:rsidP="00FA59C0">
      <w:pPr>
        <w:pStyle w:val="TITRENONNUMROT"/>
        <w:rPr>
          <w:rFonts w:cstheme="majorHAnsi"/>
        </w:rPr>
      </w:pPr>
      <w:bookmarkStart w:id="1194" w:name="_Toc493088751"/>
      <w:r w:rsidRPr="00FA59C0">
        <w:rPr>
          <w:rFonts w:cstheme="majorHAnsi"/>
        </w:rPr>
        <w:t>ANNEXES</w:t>
      </w:r>
      <w:bookmarkEnd w:id="1194"/>
    </w:p>
    <w:p w14:paraId="6E063684" w14:textId="3BA3C0B2" w:rsidR="00E5437F" w:rsidRDefault="00E5437F" w:rsidP="00E5437F">
      <w:pPr>
        <w:pStyle w:val="T2"/>
      </w:pPr>
      <w:bookmarkStart w:id="1195" w:name="_Toc493088752"/>
      <w:r>
        <w:t>Annexe 1</w:t>
      </w:r>
      <w:bookmarkEnd w:id="1195"/>
      <w:r>
        <w:t xml:space="preserve"> </w:t>
      </w:r>
    </w:p>
    <w:p w14:paraId="14244DD9" w14:textId="2FEC379A" w:rsidR="00E5437F" w:rsidRDefault="00E5437F" w:rsidP="00E5437F">
      <w:pPr>
        <w:pStyle w:val="T2"/>
      </w:pPr>
      <w:bookmarkStart w:id="1196" w:name="_Toc493088753"/>
      <w:r>
        <w:t>Annexe 2</w:t>
      </w:r>
      <w:bookmarkEnd w:id="1196"/>
    </w:p>
    <w:p w14:paraId="141DCC17" w14:textId="5E20E511" w:rsidR="00E5437F" w:rsidRDefault="00E5437F" w:rsidP="00E5437F">
      <w:pPr>
        <w:pStyle w:val="T2"/>
      </w:pPr>
      <w:bookmarkStart w:id="1197" w:name="_Toc493088754"/>
      <w:r>
        <w:t>Annexe 3</w:t>
      </w:r>
      <w:bookmarkEnd w:id="1197"/>
    </w:p>
    <w:p w14:paraId="2F0092AC" w14:textId="76916AC5" w:rsidR="00E5437F" w:rsidRDefault="00E5437F" w:rsidP="00E5437F">
      <w:pPr>
        <w:pStyle w:val="T2"/>
      </w:pPr>
      <w:bookmarkStart w:id="1198" w:name="_Toc493088755"/>
      <w:r>
        <w:t>Annexe 4</w:t>
      </w:r>
      <w:bookmarkEnd w:id="1198"/>
    </w:p>
    <w:p w14:paraId="43BA0F43" w14:textId="2FA0E766" w:rsidR="00E5437F" w:rsidRDefault="00E5437F" w:rsidP="00E5437F">
      <w:pPr>
        <w:pStyle w:val="T2"/>
      </w:pPr>
      <w:bookmarkStart w:id="1199" w:name="_Toc493088756"/>
      <w:r>
        <w:t>Annexe 5</w:t>
      </w:r>
      <w:bookmarkEnd w:id="1199"/>
    </w:p>
    <w:p w14:paraId="4AD9FAF0" w14:textId="77777777" w:rsidR="00E5437F" w:rsidRPr="00E5437F" w:rsidRDefault="00E5437F" w:rsidP="00E5437F"/>
    <w:p w14:paraId="41FB2935" w14:textId="77777777" w:rsidR="00691365" w:rsidRPr="00126F22" w:rsidRDefault="00691365" w:rsidP="00126F22">
      <w:pPr>
        <w:spacing w:after="200"/>
        <w:jc w:val="left"/>
        <w:rPr>
          <w:rFonts w:asciiTheme="majorHAnsi" w:hAnsiTheme="majorHAnsi" w:cstheme="majorHAnsi"/>
        </w:rPr>
      </w:pPr>
      <w:r w:rsidRPr="00126F22">
        <w:rPr>
          <w:rFonts w:asciiTheme="majorHAnsi" w:hAnsiTheme="majorHAnsi" w:cstheme="majorHAnsi"/>
        </w:rPr>
        <w:br w:type="page"/>
      </w:r>
    </w:p>
    <w:p w14:paraId="5B68B5DC" w14:textId="77777777" w:rsidR="004D249B" w:rsidRPr="00521842" w:rsidRDefault="003221B2" w:rsidP="00FA59C0">
      <w:pPr>
        <w:pStyle w:val="TitreAnnexenumrot"/>
        <w:rPr>
          <w:rFonts w:cstheme="majorHAnsi"/>
        </w:rPr>
      </w:pPr>
      <w:r w:rsidRPr="00FA59C0">
        <w:rPr>
          <w:rFonts w:cstheme="majorHAnsi"/>
        </w:rPr>
        <w:lastRenderedPageBreak/>
        <w:t xml:space="preserve"> - </w:t>
      </w:r>
      <w:r w:rsidR="00BB579A" w:rsidRPr="00FA59C0">
        <w:rPr>
          <w:rFonts w:cstheme="majorHAnsi"/>
        </w:rPr>
        <w:t>L</w:t>
      </w:r>
      <w:r w:rsidR="00BB579A" w:rsidRPr="008D0ED3">
        <w:rPr>
          <w:rFonts w:cstheme="majorHAnsi"/>
        </w:rPr>
        <w:t>’installation et le lancement de l’application</w:t>
      </w:r>
    </w:p>
    <w:p w14:paraId="5B15B06E" w14:textId="77777777" w:rsidR="004D249B" w:rsidRPr="00E77672" w:rsidRDefault="004D249B">
      <w:pPr>
        <w:pStyle w:val="Titre2"/>
        <w:numPr>
          <w:ilvl w:val="0"/>
          <w:numId w:val="0"/>
        </w:numPr>
        <w:ind w:left="142"/>
        <w:rPr>
          <w:rFonts w:cstheme="majorHAnsi"/>
        </w:rPr>
      </w:pPr>
      <w:bookmarkStart w:id="1200" w:name="_Toc493088757"/>
      <w:r w:rsidRPr="00E77672">
        <w:rPr>
          <w:rFonts w:cstheme="majorHAnsi"/>
        </w:rPr>
        <w:t>La mise en place d’un poste dédié au logiciel Altaïr dans chaque CRTC</w:t>
      </w:r>
      <w:bookmarkEnd w:id="1200"/>
    </w:p>
    <w:p w14:paraId="6A1E614C" w14:textId="77777777" w:rsidR="004D249B" w:rsidRPr="00126F22" w:rsidRDefault="004D249B" w:rsidP="00126F22">
      <w:pPr>
        <w:spacing w:after="200"/>
        <w:rPr>
          <w:rFonts w:asciiTheme="majorHAnsi" w:hAnsiTheme="majorHAnsi" w:cstheme="majorHAnsi"/>
        </w:rPr>
      </w:pPr>
      <w:r w:rsidRPr="00126F22">
        <w:rPr>
          <w:rFonts w:asciiTheme="majorHAnsi" w:hAnsiTheme="majorHAnsi" w:cstheme="majorHAnsi"/>
        </w:rPr>
        <w:t>Chaque chambre a été destinataire d’une plateforme Altaïr (livraison d’un PC avec une clé USB3), sous système d’exploitation Linux.</w:t>
      </w:r>
    </w:p>
    <w:p w14:paraId="2A878BAF" w14:textId="77777777" w:rsidR="004D249B" w:rsidRPr="00126F22" w:rsidRDefault="004D249B" w:rsidP="00126F22">
      <w:pPr>
        <w:spacing w:after="200"/>
        <w:rPr>
          <w:rFonts w:asciiTheme="majorHAnsi" w:hAnsiTheme="majorHAnsi" w:cstheme="majorHAnsi"/>
        </w:rPr>
      </w:pPr>
      <w:r w:rsidRPr="00126F22">
        <w:rPr>
          <w:rFonts w:asciiTheme="majorHAnsi" w:hAnsiTheme="majorHAnsi" w:cstheme="majorHAnsi"/>
        </w:rPr>
        <w:t>Ce poste dédié présente l’avantage d’être doté d’une puissance informatique nettement améliorée et d’une grande performance dans le traitement des plus gros contrôles.</w:t>
      </w:r>
    </w:p>
    <w:p w14:paraId="2D0681B5" w14:textId="77777777" w:rsidR="004D249B" w:rsidRPr="00126F22" w:rsidRDefault="004D249B" w:rsidP="00126F22">
      <w:pPr>
        <w:spacing w:after="200"/>
        <w:rPr>
          <w:rFonts w:asciiTheme="majorHAnsi" w:hAnsiTheme="majorHAnsi" w:cstheme="majorHAnsi"/>
        </w:rPr>
      </w:pPr>
      <w:r w:rsidRPr="00126F22">
        <w:rPr>
          <w:rFonts w:asciiTheme="majorHAnsi" w:hAnsiTheme="majorHAnsi" w:cstheme="majorHAnsi"/>
        </w:rPr>
        <w:t xml:space="preserve">Les échanges de données, pour les équipes de contrôle, se feront entre la plateforme dédiée et le PC Windows grâce à la clé USB3 spécialement dédiée à cette plateforme. </w:t>
      </w:r>
    </w:p>
    <w:p w14:paraId="6DAABB04" w14:textId="77777777" w:rsidR="004D249B" w:rsidRPr="00126F22" w:rsidRDefault="004D249B" w:rsidP="00126F22">
      <w:pPr>
        <w:spacing w:after="200"/>
        <w:rPr>
          <w:rFonts w:asciiTheme="majorHAnsi" w:hAnsiTheme="majorHAnsi" w:cstheme="majorHAnsi"/>
        </w:rPr>
      </w:pPr>
      <w:r w:rsidRPr="00126F22">
        <w:rPr>
          <w:rFonts w:asciiTheme="majorHAnsi" w:hAnsiTheme="majorHAnsi" w:cstheme="majorHAnsi"/>
        </w:rPr>
        <w:t>Cette clé présente la particularité d’avoir une très haute vitesse de transfert de données et permettra de transférer les fichiers de paye et les fichiers exportés par le logiciel, vingt à cinquante fois plus vite que par le réseau interne.</w:t>
      </w:r>
    </w:p>
    <w:p w14:paraId="49D5867B" w14:textId="77777777" w:rsidR="00070FCD" w:rsidRPr="00126F22" w:rsidRDefault="004D249B" w:rsidP="00126F22">
      <w:pPr>
        <w:spacing w:after="200"/>
        <w:jc w:val="left"/>
        <w:rPr>
          <w:rFonts w:asciiTheme="majorHAnsi" w:hAnsiTheme="majorHAnsi" w:cstheme="majorHAnsi"/>
        </w:rPr>
      </w:pPr>
      <w:r w:rsidRPr="00126F22">
        <w:rPr>
          <w:rFonts w:asciiTheme="majorHAnsi" w:hAnsiTheme="majorHAnsi" w:cstheme="majorHAnsi"/>
          <w:noProof/>
        </w:rPr>
        <w:drawing>
          <wp:inline distT="0" distB="0" distL="0" distR="0" wp14:anchorId="46E09EEE" wp14:editId="323DF132">
            <wp:extent cx="4572635" cy="2468880"/>
            <wp:effectExtent l="0" t="0" r="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572635" cy="2468880"/>
                    </a:xfrm>
                    <a:prstGeom prst="rect">
                      <a:avLst/>
                    </a:prstGeom>
                    <a:noFill/>
                  </pic:spPr>
                </pic:pic>
              </a:graphicData>
            </a:graphic>
          </wp:inline>
        </w:drawing>
      </w:r>
    </w:p>
    <w:p w14:paraId="1F950A9B" w14:textId="77777777" w:rsidR="004D249B" w:rsidRPr="00FA59C0" w:rsidRDefault="004D249B" w:rsidP="00FA59C0">
      <w:pPr>
        <w:pStyle w:val="Titre2"/>
        <w:numPr>
          <w:ilvl w:val="0"/>
          <w:numId w:val="0"/>
        </w:numPr>
        <w:ind w:left="142"/>
        <w:rPr>
          <w:rFonts w:cstheme="majorHAnsi"/>
        </w:rPr>
      </w:pPr>
      <w:bookmarkStart w:id="1201" w:name="_Toc484480278"/>
      <w:bookmarkStart w:id="1202" w:name="_Toc493088758"/>
      <w:r w:rsidRPr="00FA59C0">
        <w:rPr>
          <w:rFonts w:cstheme="majorHAnsi"/>
        </w:rPr>
        <w:t>L’importation des données sur le poste dédié</w:t>
      </w:r>
      <w:bookmarkEnd w:id="1201"/>
      <w:bookmarkEnd w:id="1202"/>
    </w:p>
    <w:p w14:paraId="33C4A1B1" w14:textId="77777777" w:rsidR="004D249B" w:rsidRPr="00126F22" w:rsidRDefault="004D249B" w:rsidP="00126F22">
      <w:pPr>
        <w:spacing w:after="200"/>
        <w:jc w:val="left"/>
        <w:rPr>
          <w:rFonts w:asciiTheme="majorHAnsi" w:hAnsiTheme="majorHAnsi" w:cstheme="majorHAnsi"/>
        </w:rPr>
      </w:pPr>
      <w:r w:rsidRPr="00126F22">
        <w:rPr>
          <w:rFonts w:asciiTheme="majorHAnsi" w:hAnsiTheme="majorHAnsi" w:cstheme="majorHAnsi"/>
        </w:rPr>
        <w:t>Chaque équipe de contrôle pourra utiliser le poste dédié de façon autonome, un login étant disponible pour chaque section. En cas de besoin de confidentialité caractérisé, un login spécifique pourra être créé par l’API pour une équipe de contrôle particulière.</w:t>
      </w:r>
    </w:p>
    <w:p w14:paraId="197BE4C9" w14:textId="77777777" w:rsidR="00070FCD" w:rsidRPr="00126F22" w:rsidRDefault="000314E4" w:rsidP="00126F22">
      <w:pPr>
        <w:spacing w:after="200"/>
        <w:jc w:val="left"/>
        <w:rPr>
          <w:rFonts w:asciiTheme="majorHAnsi" w:hAnsiTheme="majorHAnsi" w:cstheme="majorHAnsi"/>
        </w:rPr>
      </w:pPr>
      <w:r w:rsidRPr="00126F22">
        <w:rPr>
          <w:rFonts w:asciiTheme="majorHAnsi" w:hAnsiTheme="majorHAnsi" w:cstheme="majorHAnsi"/>
          <w:noProof/>
        </w:rPr>
        <w:lastRenderedPageBreak/>
        <w:drawing>
          <wp:inline distT="0" distB="0" distL="0" distR="0" wp14:anchorId="0D5AD1C0" wp14:editId="702D6A45">
            <wp:extent cx="4389755" cy="3060700"/>
            <wp:effectExtent l="0" t="0" r="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389755" cy="3060700"/>
                    </a:xfrm>
                    <a:prstGeom prst="rect">
                      <a:avLst/>
                    </a:prstGeom>
                    <a:noFill/>
                  </pic:spPr>
                </pic:pic>
              </a:graphicData>
            </a:graphic>
          </wp:inline>
        </w:drawing>
      </w:r>
    </w:p>
    <w:p w14:paraId="4104B28F" w14:textId="77777777" w:rsidR="000314E4" w:rsidRPr="00126F22" w:rsidRDefault="000314E4" w:rsidP="00126F22">
      <w:pPr>
        <w:spacing w:after="200"/>
        <w:jc w:val="left"/>
        <w:rPr>
          <w:rFonts w:asciiTheme="majorHAnsi" w:hAnsiTheme="majorHAnsi" w:cstheme="majorHAnsi"/>
        </w:rPr>
      </w:pPr>
      <w:r w:rsidRPr="00126F22">
        <w:rPr>
          <w:rFonts w:asciiTheme="majorHAnsi" w:hAnsiTheme="majorHAnsi" w:cstheme="majorHAnsi"/>
        </w:rPr>
        <w:t>Pour importer les données, la démarche à suivre est la suivante :</w:t>
      </w:r>
    </w:p>
    <w:p w14:paraId="6C42F2FC" w14:textId="77777777" w:rsidR="000314E4" w:rsidRPr="00126F22" w:rsidRDefault="000314E4" w:rsidP="00340855">
      <w:pPr>
        <w:numPr>
          <w:ilvl w:val="0"/>
          <w:numId w:val="27"/>
        </w:numPr>
        <w:spacing w:after="200"/>
        <w:jc w:val="left"/>
        <w:rPr>
          <w:rFonts w:asciiTheme="majorHAnsi" w:hAnsiTheme="majorHAnsi" w:cstheme="majorHAnsi"/>
        </w:rPr>
      </w:pPr>
      <w:r w:rsidRPr="00126F22">
        <w:rPr>
          <w:rFonts w:asciiTheme="majorHAnsi" w:hAnsiTheme="majorHAnsi" w:cstheme="majorHAnsi"/>
        </w:rPr>
        <w:t>Ouvrir le gestionnaire d’échange de données.</w:t>
      </w:r>
    </w:p>
    <w:p w14:paraId="5F70A1FC" w14:textId="77777777" w:rsidR="000314E4" w:rsidRPr="00126F22" w:rsidRDefault="000314E4" w:rsidP="00340855">
      <w:pPr>
        <w:numPr>
          <w:ilvl w:val="0"/>
          <w:numId w:val="27"/>
        </w:numPr>
        <w:spacing w:after="200"/>
        <w:jc w:val="left"/>
        <w:rPr>
          <w:rFonts w:asciiTheme="majorHAnsi" w:hAnsiTheme="majorHAnsi" w:cstheme="majorHAnsi"/>
        </w:rPr>
      </w:pPr>
      <w:r w:rsidRPr="00126F22">
        <w:rPr>
          <w:rFonts w:asciiTheme="majorHAnsi" w:hAnsiTheme="majorHAnsi" w:cstheme="majorHAnsi"/>
        </w:rPr>
        <w:t>Cliquer sur « Clé USB3 ». Les données de paye y ont été préalablement copiées.</w:t>
      </w:r>
    </w:p>
    <w:p w14:paraId="7F0324DF" w14:textId="77777777" w:rsidR="004D249B" w:rsidRPr="00126F22" w:rsidRDefault="000314E4" w:rsidP="00126F22">
      <w:pPr>
        <w:spacing w:after="200"/>
        <w:jc w:val="left"/>
        <w:rPr>
          <w:rFonts w:asciiTheme="majorHAnsi" w:hAnsiTheme="majorHAnsi" w:cstheme="majorHAnsi"/>
        </w:rPr>
      </w:pPr>
      <w:r w:rsidRPr="00126F22">
        <w:rPr>
          <w:rFonts w:asciiTheme="majorHAnsi" w:hAnsiTheme="majorHAnsi" w:cstheme="majorHAnsi"/>
          <w:noProof/>
        </w:rPr>
        <w:drawing>
          <wp:inline distT="0" distB="0" distL="0" distR="0" wp14:anchorId="1952C9C3" wp14:editId="1812F883">
            <wp:extent cx="5974715" cy="2322830"/>
            <wp:effectExtent l="0" t="0" r="6985" b="127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74715" cy="2322830"/>
                    </a:xfrm>
                    <a:prstGeom prst="rect">
                      <a:avLst/>
                    </a:prstGeom>
                    <a:noFill/>
                  </pic:spPr>
                </pic:pic>
              </a:graphicData>
            </a:graphic>
          </wp:inline>
        </w:drawing>
      </w:r>
    </w:p>
    <w:p w14:paraId="36AA8788" w14:textId="77777777" w:rsidR="000314E4" w:rsidRPr="00126F22" w:rsidRDefault="000314E4" w:rsidP="00340855">
      <w:pPr>
        <w:numPr>
          <w:ilvl w:val="0"/>
          <w:numId w:val="27"/>
        </w:numPr>
        <w:spacing w:after="200"/>
        <w:jc w:val="left"/>
        <w:rPr>
          <w:rFonts w:asciiTheme="majorHAnsi" w:hAnsiTheme="majorHAnsi" w:cstheme="majorHAnsi"/>
        </w:rPr>
      </w:pPr>
      <w:r w:rsidRPr="00126F22">
        <w:rPr>
          <w:rFonts w:asciiTheme="majorHAnsi" w:hAnsiTheme="majorHAnsi" w:cstheme="majorHAnsi"/>
        </w:rPr>
        <w:t>Copier les données de paye sur le disque dur. </w:t>
      </w:r>
    </w:p>
    <w:p w14:paraId="471E4472" w14:textId="77777777" w:rsidR="000314E4" w:rsidRPr="00126F22" w:rsidRDefault="000314E4" w:rsidP="00340855">
      <w:pPr>
        <w:numPr>
          <w:ilvl w:val="0"/>
          <w:numId w:val="28"/>
        </w:numPr>
        <w:spacing w:after="200"/>
        <w:jc w:val="left"/>
        <w:rPr>
          <w:rFonts w:asciiTheme="majorHAnsi" w:hAnsiTheme="majorHAnsi" w:cstheme="majorHAnsi"/>
        </w:rPr>
      </w:pPr>
      <w:r w:rsidRPr="00126F22">
        <w:rPr>
          <w:rFonts w:asciiTheme="majorHAnsi" w:hAnsiTheme="majorHAnsi" w:cstheme="majorHAnsi"/>
        </w:rPr>
        <w:t>Clic sur le dossier des données</w:t>
      </w:r>
    </w:p>
    <w:p w14:paraId="6F34B3A9" w14:textId="77777777" w:rsidR="000314E4" w:rsidRPr="00126F22" w:rsidRDefault="000314E4" w:rsidP="00126F22">
      <w:pPr>
        <w:spacing w:after="200"/>
        <w:jc w:val="left"/>
        <w:rPr>
          <w:rFonts w:asciiTheme="majorHAnsi" w:hAnsiTheme="majorHAnsi" w:cstheme="majorHAnsi"/>
        </w:rPr>
      </w:pPr>
      <w:r w:rsidRPr="00126F22">
        <w:rPr>
          <w:rFonts w:asciiTheme="majorHAnsi" w:hAnsiTheme="majorHAnsi" w:cstheme="majorHAnsi"/>
        </w:rPr>
        <w:t>+ Touche Ctrl enfoncée</w:t>
      </w:r>
    </w:p>
    <w:p w14:paraId="53DD49F6" w14:textId="77777777" w:rsidR="000314E4" w:rsidRPr="00126F22" w:rsidRDefault="000314E4" w:rsidP="00126F22">
      <w:pPr>
        <w:spacing w:after="200"/>
        <w:jc w:val="left"/>
        <w:rPr>
          <w:rFonts w:asciiTheme="majorHAnsi" w:hAnsiTheme="majorHAnsi" w:cstheme="majorHAnsi"/>
        </w:rPr>
      </w:pPr>
      <w:r w:rsidRPr="00126F22">
        <w:rPr>
          <w:rFonts w:asciiTheme="majorHAnsi" w:hAnsiTheme="majorHAnsi" w:cstheme="majorHAnsi"/>
        </w:rPr>
        <w:t>+ Glisser-déposer vers fenêtre droite du gestionnaire.</w:t>
      </w:r>
    </w:p>
    <w:p w14:paraId="6B6B4E09" w14:textId="77777777" w:rsidR="004D249B" w:rsidRPr="00126F22" w:rsidRDefault="004D249B" w:rsidP="00126F22">
      <w:pPr>
        <w:spacing w:after="200"/>
        <w:jc w:val="left"/>
        <w:rPr>
          <w:rFonts w:asciiTheme="majorHAnsi" w:hAnsiTheme="majorHAnsi" w:cstheme="majorHAnsi"/>
        </w:rPr>
      </w:pPr>
    </w:p>
    <w:p w14:paraId="0E9DB026" w14:textId="77777777" w:rsidR="000314E4" w:rsidRPr="00126F22" w:rsidRDefault="000314E4" w:rsidP="00126F22">
      <w:pPr>
        <w:spacing w:after="200"/>
        <w:jc w:val="center"/>
        <w:rPr>
          <w:rFonts w:asciiTheme="majorHAnsi" w:hAnsiTheme="majorHAnsi" w:cstheme="majorHAnsi"/>
        </w:rPr>
      </w:pPr>
      <w:r w:rsidRPr="00126F22">
        <w:rPr>
          <w:rFonts w:asciiTheme="majorHAnsi" w:hAnsiTheme="majorHAnsi" w:cstheme="majorHAnsi"/>
          <w:noProof/>
        </w:rPr>
        <w:lastRenderedPageBreak/>
        <w:drawing>
          <wp:inline distT="0" distB="0" distL="0" distR="0" wp14:anchorId="2AD475AF" wp14:editId="33B387FA">
            <wp:extent cx="6328410" cy="2432685"/>
            <wp:effectExtent l="0" t="0" r="0"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328410" cy="2432685"/>
                    </a:xfrm>
                    <a:prstGeom prst="rect">
                      <a:avLst/>
                    </a:prstGeom>
                    <a:noFill/>
                  </pic:spPr>
                </pic:pic>
              </a:graphicData>
            </a:graphic>
          </wp:inline>
        </w:drawing>
      </w:r>
    </w:p>
    <w:p w14:paraId="527B6577" w14:textId="77777777" w:rsidR="000314E4" w:rsidRPr="00126F22" w:rsidRDefault="000314E4" w:rsidP="00340855">
      <w:pPr>
        <w:numPr>
          <w:ilvl w:val="0"/>
          <w:numId w:val="27"/>
        </w:numPr>
        <w:spacing w:after="200"/>
        <w:jc w:val="left"/>
        <w:rPr>
          <w:rFonts w:asciiTheme="majorHAnsi" w:hAnsiTheme="majorHAnsi" w:cstheme="majorHAnsi"/>
        </w:rPr>
      </w:pPr>
      <w:r w:rsidRPr="00126F22">
        <w:rPr>
          <w:rFonts w:asciiTheme="majorHAnsi" w:hAnsiTheme="majorHAnsi" w:cstheme="majorHAnsi"/>
        </w:rPr>
        <w:t>Lancer le logiciel Altaïr en cliquant sur l’icône.</w:t>
      </w:r>
    </w:p>
    <w:p w14:paraId="62F060E4" w14:textId="77777777" w:rsidR="000314E4" w:rsidRPr="00126F22" w:rsidRDefault="000314E4" w:rsidP="00126F22">
      <w:pPr>
        <w:spacing w:after="200"/>
        <w:jc w:val="left"/>
        <w:rPr>
          <w:rFonts w:asciiTheme="majorHAnsi" w:hAnsiTheme="majorHAnsi" w:cstheme="majorHAnsi"/>
        </w:rPr>
      </w:pPr>
      <w:r w:rsidRPr="00126F22">
        <w:rPr>
          <w:rFonts w:asciiTheme="majorHAnsi" w:hAnsiTheme="majorHAnsi" w:cstheme="majorHAnsi"/>
          <w:noProof/>
        </w:rPr>
        <w:drawing>
          <wp:inline distT="0" distB="0" distL="0" distR="0" wp14:anchorId="09744DA7" wp14:editId="4DD3AC40">
            <wp:extent cx="1048385" cy="944880"/>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048385" cy="944880"/>
                    </a:xfrm>
                    <a:prstGeom prst="rect">
                      <a:avLst/>
                    </a:prstGeom>
                    <a:noFill/>
                  </pic:spPr>
                </pic:pic>
              </a:graphicData>
            </a:graphic>
          </wp:inline>
        </w:drawing>
      </w:r>
    </w:p>
    <w:p w14:paraId="3AC202CA" w14:textId="77777777" w:rsidR="000314E4" w:rsidRPr="00126F22" w:rsidRDefault="000314E4" w:rsidP="00126F22">
      <w:pPr>
        <w:spacing w:after="200"/>
        <w:jc w:val="left"/>
        <w:rPr>
          <w:rFonts w:asciiTheme="majorHAnsi" w:hAnsiTheme="majorHAnsi" w:cstheme="majorHAnsi"/>
        </w:rPr>
      </w:pPr>
    </w:p>
    <w:p w14:paraId="3FF1D1CE" w14:textId="77777777" w:rsidR="000314E4" w:rsidRPr="00126F22" w:rsidRDefault="000314E4" w:rsidP="00340855">
      <w:pPr>
        <w:numPr>
          <w:ilvl w:val="0"/>
          <w:numId w:val="27"/>
        </w:numPr>
        <w:spacing w:after="200"/>
        <w:jc w:val="left"/>
        <w:rPr>
          <w:rFonts w:asciiTheme="majorHAnsi" w:hAnsiTheme="majorHAnsi" w:cstheme="majorHAnsi"/>
        </w:rPr>
      </w:pPr>
      <w:r w:rsidRPr="00126F22">
        <w:rPr>
          <w:rFonts w:asciiTheme="majorHAnsi" w:hAnsiTheme="majorHAnsi" w:cstheme="majorHAnsi"/>
        </w:rPr>
        <w:t>Importer les données de paye à analyser</w:t>
      </w:r>
    </w:p>
    <w:p w14:paraId="3B0A9E2F" w14:textId="77777777" w:rsidR="000314E4" w:rsidRPr="00126F22" w:rsidRDefault="000314E4" w:rsidP="00340855">
      <w:pPr>
        <w:numPr>
          <w:ilvl w:val="0"/>
          <w:numId w:val="28"/>
        </w:numPr>
        <w:spacing w:after="200"/>
        <w:jc w:val="left"/>
        <w:rPr>
          <w:rFonts w:asciiTheme="majorHAnsi" w:hAnsiTheme="majorHAnsi" w:cstheme="majorHAnsi"/>
        </w:rPr>
      </w:pPr>
      <w:r w:rsidRPr="00126F22">
        <w:rPr>
          <w:rFonts w:asciiTheme="majorHAnsi" w:hAnsiTheme="majorHAnsi" w:cstheme="majorHAnsi"/>
        </w:rPr>
        <w:t>Sélectionner le dossier des payes.</w:t>
      </w:r>
    </w:p>
    <w:p w14:paraId="21633C74" w14:textId="77777777" w:rsidR="000314E4" w:rsidRPr="00126F22" w:rsidRDefault="000314E4" w:rsidP="00340855">
      <w:pPr>
        <w:numPr>
          <w:ilvl w:val="0"/>
          <w:numId w:val="28"/>
        </w:numPr>
        <w:spacing w:after="200"/>
        <w:jc w:val="left"/>
        <w:rPr>
          <w:rFonts w:asciiTheme="majorHAnsi" w:hAnsiTheme="majorHAnsi" w:cstheme="majorHAnsi"/>
        </w:rPr>
      </w:pPr>
      <w:r w:rsidRPr="00126F22">
        <w:rPr>
          <w:rFonts w:asciiTheme="majorHAnsi" w:hAnsiTheme="majorHAnsi" w:cstheme="majorHAnsi"/>
        </w:rPr>
        <w:t>Cliquer sur l’icône d’importation pour importer les fichiers et extraire les données.</w:t>
      </w:r>
    </w:p>
    <w:p w14:paraId="7712FDA3" w14:textId="77777777" w:rsidR="000314E4" w:rsidRPr="00126F22" w:rsidRDefault="000314E4" w:rsidP="00126F22">
      <w:pPr>
        <w:spacing w:after="200"/>
        <w:jc w:val="left"/>
        <w:rPr>
          <w:rFonts w:asciiTheme="majorHAnsi" w:hAnsiTheme="majorHAnsi" w:cstheme="majorHAnsi"/>
        </w:rPr>
      </w:pPr>
      <w:r w:rsidRPr="00126F22">
        <w:rPr>
          <w:rFonts w:asciiTheme="majorHAnsi" w:hAnsiTheme="majorHAnsi" w:cstheme="majorHAnsi"/>
          <w:noProof/>
        </w:rPr>
        <w:drawing>
          <wp:inline distT="0" distB="0" distL="0" distR="0" wp14:anchorId="4C83F003" wp14:editId="7C9B77FB">
            <wp:extent cx="2877820" cy="176212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877820" cy="1762125"/>
                    </a:xfrm>
                    <a:prstGeom prst="rect">
                      <a:avLst/>
                    </a:prstGeom>
                    <a:noFill/>
                  </pic:spPr>
                </pic:pic>
              </a:graphicData>
            </a:graphic>
          </wp:inline>
        </w:drawing>
      </w:r>
    </w:p>
    <w:p w14:paraId="2E994BB4" w14:textId="77777777" w:rsidR="000314E4" w:rsidRPr="00126F22" w:rsidRDefault="000314E4" w:rsidP="00340855">
      <w:pPr>
        <w:numPr>
          <w:ilvl w:val="0"/>
          <w:numId w:val="27"/>
        </w:numPr>
        <w:spacing w:after="200"/>
        <w:jc w:val="left"/>
        <w:rPr>
          <w:rFonts w:asciiTheme="majorHAnsi" w:hAnsiTheme="majorHAnsi" w:cstheme="majorHAnsi"/>
        </w:rPr>
      </w:pPr>
      <w:r w:rsidRPr="00126F22">
        <w:rPr>
          <w:rFonts w:asciiTheme="majorHAnsi" w:hAnsiTheme="majorHAnsi" w:cstheme="majorHAnsi"/>
        </w:rPr>
        <w:t>Résultat de l’importation</w:t>
      </w:r>
    </w:p>
    <w:p w14:paraId="49FA0B09" w14:textId="77777777" w:rsidR="000314E4" w:rsidRPr="00126F22" w:rsidRDefault="000314E4" w:rsidP="00340855">
      <w:pPr>
        <w:numPr>
          <w:ilvl w:val="0"/>
          <w:numId w:val="28"/>
        </w:numPr>
        <w:spacing w:after="200"/>
        <w:jc w:val="left"/>
        <w:rPr>
          <w:rFonts w:asciiTheme="majorHAnsi" w:hAnsiTheme="majorHAnsi" w:cstheme="majorHAnsi"/>
        </w:rPr>
      </w:pPr>
      <w:r w:rsidRPr="00126F22">
        <w:rPr>
          <w:rFonts w:asciiTheme="majorHAnsi" w:hAnsiTheme="majorHAnsi" w:cstheme="majorHAnsi"/>
        </w:rPr>
        <w:t>L’importation des données est réalisée par année pour le budget principal et les budgets annexes.</w:t>
      </w:r>
    </w:p>
    <w:p w14:paraId="18863F86" w14:textId="77777777" w:rsidR="000314E4" w:rsidRPr="00126F22" w:rsidRDefault="000314E4" w:rsidP="00340855">
      <w:pPr>
        <w:numPr>
          <w:ilvl w:val="0"/>
          <w:numId w:val="28"/>
        </w:numPr>
        <w:spacing w:after="200"/>
        <w:jc w:val="left"/>
        <w:rPr>
          <w:rFonts w:asciiTheme="majorHAnsi" w:hAnsiTheme="majorHAnsi" w:cstheme="majorHAnsi"/>
        </w:rPr>
      </w:pPr>
      <w:r w:rsidRPr="00126F22">
        <w:rPr>
          <w:rFonts w:asciiTheme="majorHAnsi" w:hAnsiTheme="majorHAnsi" w:cstheme="majorHAnsi"/>
        </w:rPr>
        <w:t>Il est possible d’inclure ou d’exclure certains budgets : clic droit sur le budget et sélectionner « Exclure ».</w:t>
      </w:r>
    </w:p>
    <w:p w14:paraId="713FB6B1" w14:textId="77777777" w:rsidR="000314E4" w:rsidRPr="00126F22" w:rsidRDefault="000314E4" w:rsidP="00126F22">
      <w:pPr>
        <w:spacing w:after="200"/>
        <w:jc w:val="left"/>
        <w:rPr>
          <w:rFonts w:asciiTheme="majorHAnsi" w:hAnsiTheme="majorHAnsi" w:cstheme="majorHAnsi"/>
        </w:rPr>
      </w:pPr>
      <w:r w:rsidRPr="00126F22">
        <w:rPr>
          <w:rFonts w:asciiTheme="majorHAnsi" w:hAnsiTheme="majorHAnsi" w:cstheme="majorHAnsi"/>
        </w:rPr>
        <w:t xml:space="preserve">Des indications techniques complémentaires sur le fonctionnement de l’application sont données par le guide utilisateurs en ligne sur le site du SESAM </w:t>
      </w:r>
      <w:r w:rsidRPr="00126F22">
        <w:rPr>
          <w:rFonts w:asciiTheme="majorHAnsi" w:hAnsiTheme="majorHAnsi" w:cstheme="majorHAnsi"/>
          <w:b/>
        </w:rPr>
        <w:t>[lien]</w:t>
      </w:r>
    </w:p>
    <w:p w14:paraId="34509B4A" w14:textId="1026E2F5" w:rsidR="000314E4" w:rsidRPr="00521842" w:rsidRDefault="00BB579A" w:rsidP="00FA59C0">
      <w:pPr>
        <w:pStyle w:val="Titre2"/>
        <w:numPr>
          <w:ilvl w:val="0"/>
          <w:numId w:val="0"/>
        </w:numPr>
        <w:ind w:left="142"/>
        <w:rPr>
          <w:rFonts w:cstheme="majorHAnsi"/>
        </w:rPr>
      </w:pPr>
      <w:bookmarkStart w:id="1203" w:name="_Toc493088759"/>
      <w:r w:rsidRPr="00FA59C0">
        <w:rPr>
          <w:rFonts w:cstheme="majorHAnsi"/>
        </w:rPr>
        <w:lastRenderedPageBreak/>
        <w:t xml:space="preserve">La vérification de l’intégrité des fichiers « paye » au </w:t>
      </w:r>
      <w:proofErr w:type="gramStart"/>
      <w:r w:rsidRPr="00FA59C0">
        <w:rPr>
          <w:rFonts w:cstheme="majorHAnsi"/>
        </w:rPr>
        <w:t>format .</w:t>
      </w:r>
      <w:proofErr w:type="spellStart"/>
      <w:r w:rsidRPr="00FA59C0">
        <w:rPr>
          <w:rFonts w:cstheme="majorHAnsi"/>
        </w:rPr>
        <w:t>x</w:t>
      </w:r>
      <w:r w:rsidR="00EB12D4" w:rsidRPr="00FA59C0">
        <w:rPr>
          <w:rFonts w:cstheme="majorHAnsi"/>
        </w:rPr>
        <w:t>h</w:t>
      </w:r>
      <w:r w:rsidRPr="008D0ED3">
        <w:rPr>
          <w:rFonts w:cstheme="majorHAnsi"/>
        </w:rPr>
        <w:t>l</w:t>
      </w:r>
      <w:proofErr w:type="spellEnd"/>
      <w:proofErr w:type="gramEnd"/>
      <w:r w:rsidRPr="008D0ED3">
        <w:rPr>
          <w:rFonts w:cstheme="majorHAnsi"/>
        </w:rPr>
        <w:t xml:space="preserve"> ou .html</w:t>
      </w:r>
      <w:bookmarkEnd w:id="1203"/>
      <w:r w:rsidRPr="008D0ED3">
        <w:rPr>
          <w:rFonts w:cstheme="majorHAnsi"/>
        </w:rPr>
        <w:t xml:space="preserve"> </w:t>
      </w:r>
    </w:p>
    <w:p w14:paraId="13622A72" w14:textId="77777777" w:rsidR="000314E4" w:rsidRPr="00126F22" w:rsidRDefault="000314E4">
      <w:pPr>
        <w:spacing w:before="120"/>
        <w:ind w:left="142"/>
        <w:rPr>
          <w:rFonts w:asciiTheme="majorHAnsi" w:hAnsiTheme="majorHAnsi" w:cstheme="majorHAnsi"/>
          <w:b/>
        </w:rPr>
      </w:pPr>
    </w:p>
    <w:p w14:paraId="3803129C" w14:textId="77777777" w:rsidR="000314E4" w:rsidRPr="00126F22" w:rsidRDefault="000314E4">
      <w:pPr>
        <w:spacing w:before="120"/>
        <w:ind w:left="142"/>
        <w:rPr>
          <w:rFonts w:asciiTheme="majorHAnsi" w:hAnsiTheme="majorHAnsi" w:cstheme="majorHAnsi"/>
        </w:rPr>
      </w:pPr>
      <w:r w:rsidRPr="00126F22">
        <w:rPr>
          <w:rFonts w:asciiTheme="majorHAnsi" w:hAnsiTheme="majorHAnsi" w:cstheme="majorHAnsi"/>
        </w:rPr>
        <w:t xml:space="preserve">Altaïr intègre un module automatique de vérification de l’intégrité des </w:t>
      </w:r>
      <w:proofErr w:type="gramStart"/>
      <w:r w:rsidRPr="00126F22">
        <w:rPr>
          <w:rFonts w:asciiTheme="majorHAnsi" w:hAnsiTheme="majorHAnsi" w:cstheme="majorHAnsi"/>
        </w:rPr>
        <w:t>fichiers .</w:t>
      </w:r>
      <w:proofErr w:type="spellStart"/>
      <w:r w:rsidRPr="00126F22">
        <w:rPr>
          <w:rFonts w:asciiTheme="majorHAnsi" w:hAnsiTheme="majorHAnsi" w:cstheme="majorHAnsi"/>
        </w:rPr>
        <w:t>xhl</w:t>
      </w:r>
      <w:proofErr w:type="spellEnd"/>
      <w:proofErr w:type="gramEnd"/>
      <w:r w:rsidRPr="00126F22">
        <w:rPr>
          <w:rFonts w:asciiTheme="majorHAnsi" w:hAnsiTheme="majorHAnsi" w:cstheme="majorHAnsi"/>
        </w:rPr>
        <w:t xml:space="preserve"> ou .xml. </w:t>
      </w:r>
    </w:p>
    <w:p w14:paraId="68EDB12D" w14:textId="77777777" w:rsidR="000314E4" w:rsidRPr="00126F22" w:rsidRDefault="000314E4">
      <w:pPr>
        <w:ind w:left="142"/>
        <w:rPr>
          <w:rFonts w:asciiTheme="majorHAnsi" w:hAnsiTheme="majorHAnsi" w:cstheme="majorHAnsi"/>
        </w:rPr>
      </w:pPr>
      <w:r w:rsidRPr="00126F22">
        <w:rPr>
          <w:rFonts w:asciiTheme="majorHAnsi" w:hAnsiTheme="majorHAnsi" w:cstheme="majorHAnsi"/>
        </w:rPr>
        <w:t>Pour voir le résultat des contrôles réalisés, cliquer sur l’onglet « Console ».</w:t>
      </w:r>
    </w:p>
    <w:p w14:paraId="01B308A2" w14:textId="77777777" w:rsidR="000314E4" w:rsidRPr="00126F22" w:rsidRDefault="000314E4">
      <w:pPr>
        <w:ind w:left="142"/>
        <w:rPr>
          <w:rFonts w:asciiTheme="majorHAnsi" w:hAnsiTheme="majorHAnsi" w:cstheme="majorHAnsi"/>
        </w:rPr>
      </w:pPr>
    </w:p>
    <w:p w14:paraId="4C5ED6F0" w14:textId="77777777" w:rsidR="000314E4" w:rsidRPr="00126F22" w:rsidRDefault="000314E4">
      <w:pPr>
        <w:ind w:left="142"/>
        <w:rPr>
          <w:rFonts w:asciiTheme="majorHAnsi" w:hAnsiTheme="majorHAnsi" w:cstheme="majorHAnsi"/>
        </w:rPr>
      </w:pPr>
      <w:r w:rsidRPr="00126F22">
        <w:rPr>
          <w:rFonts w:asciiTheme="majorHAnsi" w:hAnsiTheme="majorHAnsi" w:cstheme="majorHAnsi"/>
        </w:rPr>
        <w:t xml:space="preserve">Des symboles </w:t>
      </w:r>
      <w:r w:rsidRPr="00126F22">
        <w:rPr>
          <w:rFonts w:asciiTheme="majorHAnsi" w:hAnsiTheme="majorHAnsi" w:cstheme="majorHAnsi"/>
          <w:b/>
          <w:color w:val="00B050"/>
        </w:rPr>
        <w:t>verts</w:t>
      </w:r>
      <w:r w:rsidRPr="00126F22">
        <w:rPr>
          <w:rFonts w:asciiTheme="majorHAnsi" w:hAnsiTheme="majorHAnsi" w:cstheme="majorHAnsi"/>
        </w:rPr>
        <w:t xml:space="preserve"> de validation devant les différentes lignes signifient que les fichiers ne présentent pas de problème. </w:t>
      </w:r>
    </w:p>
    <w:p w14:paraId="6D6895D8" w14:textId="77777777" w:rsidR="000314E4" w:rsidRPr="00126F22" w:rsidRDefault="000314E4">
      <w:pPr>
        <w:ind w:left="142"/>
        <w:rPr>
          <w:rFonts w:asciiTheme="majorHAnsi" w:hAnsiTheme="majorHAnsi" w:cstheme="majorHAnsi"/>
        </w:rPr>
      </w:pPr>
    </w:p>
    <w:p w14:paraId="60497C73" w14:textId="77777777" w:rsidR="000314E4" w:rsidRPr="00126F22" w:rsidRDefault="000314E4">
      <w:pPr>
        <w:ind w:left="142"/>
        <w:rPr>
          <w:rFonts w:asciiTheme="majorHAnsi" w:hAnsiTheme="majorHAnsi" w:cstheme="majorHAnsi"/>
        </w:rPr>
      </w:pPr>
      <w:r w:rsidRPr="00126F22">
        <w:rPr>
          <w:rFonts w:asciiTheme="majorHAnsi" w:hAnsiTheme="majorHAnsi" w:cstheme="majorHAnsi"/>
        </w:rPr>
        <w:t xml:space="preserve">Des symboles </w:t>
      </w:r>
      <w:r w:rsidRPr="00126F22">
        <w:rPr>
          <w:rFonts w:asciiTheme="majorHAnsi" w:hAnsiTheme="majorHAnsi" w:cstheme="majorHAnsi"/>
          <w:b/>
          <w:color w:val="B0A49F" w:themeColor="accent6" w:themeShade="BF"/>
        </w:rPr>
        <w:t>orange</w:t>
      </w:r>
      <w:r w:rsidRPr="00126F22">
        <w:rPr>
          <w:rFonts w:asciiTheme="majorHAnsi" w:hAnsiTheme="majorHAnsi" w:cstheme="majorHAnsi"/>
        </w:rPr>
        <w:t xml:space="preserve"> indiquent la présence de non-conformités mineures. </w:t>
      </w:r>
    </w:p>
    <w:p w14:paraId="7E3820B7" w14:textId="77777777" w:rsidR="000314E4" w:rsidRPr="00126F22" w:rsidRDefault="000314E4">
      <w:pPr>
        <w:ind w:left="142"/>
        <w:rPr>
          <w:rFonts w:asciiTheme="majorHAnsi" w:hAnsiTheme="majorHAnsi" w:cstheme="majorHAnsi"/>
        </w:rPr>
      </w:pPr>
    </w:p>
    <w:p w14:paraId="4A4BFD9F" w14:textId="77777777" w:rsidR="000314E4" w:rsidRPr="00126F22" w:rsidRDefault="000314E4">
      <w:pPr>
        <w:ind w:left="142"/>
        <w:rPr>
          <w:rFonts w:asciiTheme="majorHAnsi" w:hAnsiTheme="majorHAnsi" w:cstheme="majorHAnsi"/>
        </w:rPr>
      </w:pPr>
      <w:r w:rsidRPr="00126F22">
        <w:rPr>
          <w:rFonts w:asciiTheme="majorHAnsi" w:hAnsiTheme="majorHAnsi" w:cstheme="majorHAnsi"/>
        </w:rPr>
        <w:t xml:space="preserve">Enfin, la présence de symboles </w:t>
      </w:r>
      <w:r w:rsidRPr="00126F22">
        <w:rPr>
          <w:rFonts w:asciiTheme="majorHAnsi" w:hAnsiTheme="majorHAnsi" w:cstheme="majorHAnsi"/>
          <w:b/>
          <w:color w:val="FF0000"/>
        </w:rPr>
        <w:t xml:space="preserve">rouges </w:t>
      </w:r>
      <w:r w:rsidRPr="00126F22">
        <w:rPr>
          <w:rFonts w:asciiTheme="majorHAnsi" w:hAnsiTheme="majorHAnsi" w:cstheme="majorHAnsi"/>
        </w:rPr>
        <w:t>indique que des non-conformités plus sévères sont détectées. En général, il s’agit soir d’écarts par rapport aux spécifications de l’annexe technique de la convention-cadre nationale de dématérialisation, soit de défauts matériels du fichier (caractères illicites, parties manquantes, fichiers abîmés, etc.)</w:t>
      </w:r>
    </w:p>
    <w:p w14:paraId="604DA164" w14:textId="77777777" w:rsidR="000314E4" w:rsidRPr="00126F22" w:rsidRDefault="000314E4">
      <w:pPr>
        <w:ind w:left="142"/>
        <w:rPr>
          <w:rFonts w:asciiTheme="majorHAnsi" w:hAnsiTheme="majorHAnsi" w:cstheme="majorHAnsi"/>
        </w:rPr>
      </w:pPr>
    </w:p>
    <w:p w14:paraId="1D3550FF" w14:textId="77777777" w:rsidR="000314E4" w:rsidRPr="00126F22" w:rsidRDefault="000314E4">
      <w:pPr>
        <w:ind w:left="142"/>
        <w:rPr>
          <w:rFonts w:asciiTheme="majorHAnsi" w:hAnsiTheme="majorHAnsi" w:cstheme="majorHAnsi"/>
        </w:rPr>
      </w:pPr>
      <w:r w:rsidRPr="00126F22">
        <w:rPr>
          <w:rFonts w:asciiTheme="majorHAnsi" w:hAnsiTheme="majorHAnsi" w:cstheme="majorHAnsi"/>
        </w:rPr>
        <w:t>En cas de non-conformité sévère, l’exportation des bases de paye au format csv peut être bloquée si des parties du fichier sont manquantes ou abîmées. En revanche, s’il s’agit d’un problème de non-conformité à la convention-cadre, le logiciel essaie de pallier la difficulté en insérant des valeurs manquantes NA à la place des informations absentes, dans la base CSV en sortie du traitement.</w:t>
      </w:r>
    </w:p>
    <w:p w14:paraId="21710E0C" w14:textId="77777777" w:rsidR="000314E4" w:rsidRPr="00126F22" w:rsidRDefault="000314E4">
      <w:pPr>
        <w:ind w:left="142"/>
        <w:rPr>
          <w:rFonts w:asciiTheme="majorHAnsi" w:hAnsiTheme="majorHAnsi" w:cstheme="majorHAnsi"/>
        </w:rPr>
      </w:pPr>
    </w:p>
    <w:p w14:paraId="093499CF" w14:textId="77777777" w:rsidR="000314E4" w:rsidRPr="00126F22" w:rsidRDefault="000314E4">
      <w:pPr>
        <w:ind w:left="142"/>
        <w:rPr>
          <w:rFonts w:asciiTheme="majorHAnsi" w:hAnsiTheme="majorHAnsi" w:cstheme="majorHAnsi"/>
        </w:rPr>
      </w:pPr>
      <w:r w:rsidRPr="00126F22">
        <w:rPr>
          <w:rFonts w:asciiTheme="majorHAnsi" w:hAnsiTheme="majorHAnsi" w:cstheme="majorHAnsi"/>
        </w:rPr>
        <w:t>Les cas les plus fréquemment rencontrés figurent en annexe n° 5.6.</w:t>
      </w:r>
    </w:p>
    <w:p w14:paraId="41FD5D8F" w14:textId="77777777" w:rsidR="00691365" w:rsidRPr="00126F22" w:rsidRDefault="00691365">
      <w:pPr>
        <w:ind w:left="142"/>
        <w:jc w:val="center"/>
        <w:rPr>
          <w:rFonts w:asciiTheme="majorHAnsi" w:hAnsiTheme="majorHAnsi" w:cstheme="majorHAnsi"/>
        </w:rPr>
      </w:pPr>
      <w:r w:rsidRPr="00126F22">
        <w:rPr>
          <w:rFonts w:asciiTheme="majorHAnsi" w:hAnsiTheme="majorHAnsi" w:cstheme="majorHAnsi"/>
          <w:noProof/>
        </w:rPr>
        <w:lastRenderedPageBreak/>
        <w:drawing>
          <wp:inline distT="0" distB="0" distL="0" distR="0" wp14:anchorId="7356D0AA" wp14:editId="64900CF5">
            <wp:extent cx="5974715" cy="5163820"/>
            <wp:effectExtent l="0" t="0" r="698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74715" cy="5163820"/>
                    </a:xfrm>
                    <a:prstGeom prst="rect">
                      <a:avLst/>
                    </a:prstGeom>
                    <a:noFill/>
                  </pic:spPr>
                </pic:pic>
              </a:graphicData>
            </a:graphic>
          </wp:inline>
        </w:drawing>
      </w:r>
    </w:p>
    <w:p w14:paraId="2FFB1C1B" w14:textId="77777777" w:rsidR="00691365" w:rsidRPr="00FA59C0" w:rsidRDefault="00BB579A">
      <w:pPr>
        <w:pStyle w:val="Titre2"/>
        <w:numPr>
          <w:ilvl w:val="0"/>
          <w:numId w:val="0"/>
        </w:numPr>
        <w:rPr>
          <w:rFonts w:cstheme="majorHAnsi"/>
        </w:rPr>
      </w:pPr>
      <w:bookmarkStart w:id="1204" w:name="_Toc493088760"/>
      <w:r w:rsidRPr="00FA59C0">
        <w:rPr>
          <w:rFonts w:cstheme="majorHAnsi"/>
        </w:rPr>
        <w:t>La production des bases de données csv</w:t>
      </w:r>
      <w:bookmarkEnd w:id="1204"/>
    </w:p>
    <w:p w14:paraId="4F71F387" w14:textId="7D2D19E5" w:rsidR="00691365" w:rsidRPr="00126F22" w:rsidRDefault="00691365">
      <w:pPr>
        <w:rPr>
          <w:rFonts w:asciiTheme="majorHAnsi" w:hAnsiTheme="majorHAnsi" w:cstheme="majorHAnsi"/>
          <w:b/>
        </w:rPr>
      </w:pPr>
      <w:r w:rsidRPr="00126F22">
        <w:rPr>
          <w:rFonts w:asciiTheme="majorHAnsi" w:hAnsiTheme="majorHAnsi" w:cstheme="majorHAnsi"/>
        </w:rPr>
        <w:t xml:space="preserve">Cliquer sur l’icône de lancement de la barre d’outils afin de produire la </w:t>
      </w:r>
      <w:r w:rsidRPr="00126F22">
        <w:rPr>
          <w:rFonts w:asciiTheme="majorHAnsi" w:hAnsiTheme="majorHAnsi" w:cstheme="majorHAnsi"/>
          <w:b/>
        </w:rPr>
        <w:t xml:space="preserve">base de données </w:t>
      </w:r>
      <w:r w:rsidR="00BE261B" w:rsidRPr="00126F22">
        <w:rPr>
          <w:rFonts w:asciiTheme="majorHAnsi" w:hAnsiTheme="majorHAnsi" w:cstheme="majorHAnsi"/>
          <w:b/>
        </w:rPr>
        <w:t>CSV</w:t>
      </w:r>
      <w:r w:rsidRPr="00126F22">
        <w:rPr>
          <w:rFonts w:asciiTheme="majorHAnsi" w:hAnsiTheme="majorHAnsi" w:cstheme="majorHAnsi"/>
          <w:b/>
        </w:rPr>
        <w:t>.</w:t>
      </w:r>
    </w:p>
    <w:p w14:paraId="619852F7" w14:textId="3AD15237" w:rsidR="00691365" w:rsidRPr="009F47F6" w:rsidRDefault="00691365">
      <w:pPr>
        <w:rPr>
          <w:rFonts w:asciiTheme="majorHAnsi" w:hAnsiTheme="majorHAnsi" w:cstheme="majorHAnsi"/>
        </w:rPr>
      </w:pPr>
      <w:r w:rsidRPr="009F47F6">
        <w:rPr>
          <w:rFonts w:asciiTheme="majorHAnsi" w:hAnsiTheme="majorHAnsi" w:cstheme="majorHAnsi"/>
        </w:rPr>
        <w:t>Une barre de progression s’affiche. Lorsque la barre se stabilise à 100</w:t>
      </w:r>
      <w:r w:rsidR="00BE261B">
        <w:rPr>
          <w:rFonts w:asciiTheme="majorHAnsi" w:hAnsiTheme="majorHAnsi" w:cstheme="majorHAnsi"/>
        </w:rPr>
        <w:t> </w:t>
      </w:r>
      <w:r w:rsidRPr="009F47F6">
        <w:rPr>
          <w:rFonts w:asciiTheme="majorHAnsi" w:hAnsiTheme="majorHAnsi" w:cstheme="majorHAnsi"/>
        </w:rPr>
        <w:t xml:space="preserve">%, la mention </w:t>
      </w:r>
      <w:r w:rsidR="00BE261B">
        <w:rPr>
          <w:rFonts w:asciiTheme="majorHAnsi" w:hAnsiTheme="majorHAnsi" w:cstheme="majorHAnsi"/>
        </w:rPr>
        <w:t>« </w:t>
      </w:r>
      <w:r w:rsidRPr="009F47F6">
        <w:rPr>
          <w:rFonts w:asciiTheme="majorHAnsi" w:hAnsiTheme="majorHAnsi" w:cstheme="majorHAnsi"/>
        </w:rPr>
        <w:t>Terminé</w:t>
      </w:r>
      <w:r w:rsidR="00BE261B">
        <w:rPr>
          <w:rFonts w:asciiTheme="majorHAnsi" w:hAnsiTheme="majorHAnsi" w:cstheme="majorHAnsi"/>
        </w:rPr>
        <w:t> »</w:t>
      </w:r>
      <w:r w:rsidRPr="009F47F6">
        <w:rPr>
          <w:rFonts w:asciiTheme="majorHAnsi" w:hAnsiTheme="majorHAnsi" w:cstheme="majorHAnsi"/>
        </w:rPr>
        <w:t xml:space="preserve"> s’affiche dans l’onglet Messages, ce qui indique la fin du traitement.</w:t>
      </w:r>
    </w:p>
    <w:p w14:paraId="2BB3AE2A" w14:textId="77777777" w:rsidR="00691365" w:rsidRPr="009F47F6" w:rsidRDefault="00691365">
      <w:pPr>
        <w:rPr>
          <w:rFonts w:asciiTheme="majorHAnsi" w:hAnsiTheme="majorHAnsi" w:cstheme="majorHAnsi"/>
        </w:rPr>
      </w:pPr>
      <w:r w:rsidRPr="009F47F6">
        <w:rPr>
          <w:rFonts w:asciiTheme="majorHAnsi" w:hAnsiTheme="majorHAnsi" w:cstheme="majorHAnsi"/>
        </w:rPr>
        <w:t>Altaïr crée deux bases au format CSV :</w:t>
      </w:r>
    </w:p>
    <w:p w14:paraId="272D5255" w14:textId="7AB854B9" w:rsidR="00691365" w:rsidRPr="009F47F6" w:rsidRDefault="00691365" w:rsidP="00340855">
      <w:pPr>
        <w:pStyle w:val="Paragraphedeliste"/>
        <w:numPr>
          <w:ilvl w:val="0"/>
          <w:numId w:val="29"/>
        </w:numPr>
        <w:rPr>
          <w:rFonts w:asciiTheme="majorHAnsi" w:hAnsiTheme="majorHAnsi" w:cstheme="majorHAnsi"/>
        </w:rPr>
      </w:pPr>
      <w:r w:rsidRPr="009F47F6">
        <w:rPr>
          <w:rFonts w:asciiTheme="majorHAnsi" w:hAnsiTheme="majorHAnsi" w:cstheme="majorHAnsi"/>
        </w:rPr>
        <w:t>L’ensemble des bulletins de paye (</w:t>
      </w:r>
      <w:proofErr w:type="spellStart"/>
      <w:r w:rsidR="00BE261B">
        <w:rPr>
          <w:rFonts w:asciiTheme="majorHAnsi" w:hAnsiTheme="majorHAnsi" w:cstheme="majorHAnsi"/>
        </w:rPr>
        <w:t>f</w:t>
      </w:r>
      <w:r w:rsidR="00BE261B" w:rsidRPr="009F47F6">
        <w:rPr>
          <w:rFonts w:asciiTheme="majorHAnsi" w:hAnsiTheme="majorHAnsi" w:cstheme="majorHAnsi"/>
        </w:rPr>
        <w:t>chier</w:t>
      </w:r>
      <w:proofErr w:type="spellEnd"/>
      <w:r w:rsidR="00BE261B" w:rsidRPr="009F47F6">
        <w:rPr>
          <w:rFonts w:asciiTheme="majorHAnsi" w:hAnsiTheme="majorHAnsi" w:cstheme="majorHAnsi"/>
        </w:rPr>
        <w:t xml:space="preserve"> </w:t>
      </w:r>
      <w:r w:rsidRPr="009F47F6">
        <w:rPr>
          <w:rFonts w:asciiTheme="majorHAnsi" w:hAnsiTheme="majorHAnsi" w:cstheme="majorHAnsi"/>
        </w:rPr>
        <w:t>léger)</w:t>
      </w:r>
      <w:r w:rsidR="00BE261B">
        <w:rPr>
          <w:rFonts w:asciiTheme="majorHAnsi" w:hAnsiTheme="majorHAnsi" w:cstheme="majorHAnsi"/>
        </w:rPr>
        <w:t> ;</w:t>
      </w:r>
      <w:r w:rsidRPr="009F47F6">
        <w:rPr>
          <w:rFonts w:asciiTheme="majorHAnsi" w:hAnsiTheme="majorHAnsi" w:cstheme="majorHAnsi"/>
        </w:rPr>
        <w:t xml:space="preserve"> </w:t>
      </w:r>
    </w:p>
    <w:p w14:paraId="10BC4EE3" w14:textId="0C973758" w:rsidR="00691365" w:rsidRPr="009F47F6" w:rsidRDefault="00691365" w:rsidP="00340855">
      <w:pPr>
        <w:pStyle w:val="Paragraphedeliste"/>
        <w:numPr>
          <w:ilvl w:val="0"/>
          <w:numId w:val="29"/>
        </w:numPr>
        <w:rPr>
          <w:rFonts w:asciiTheme="majorHAnsi" w:hAnsiTheme="majorHAnsi" w:cstheme="majorHAnsi"/>
        </w:rPr>
      </w:pPr>
      <w:r w:rsidRPr="009F47F6">
        <w:rPr>
          <w:rFonts w:asciiTheme="majorHAnsi" w:hAnsiTheme="majorHAnsi" w:cstheme="majorHAnsi"/>
        </w:rPr>
        <w:t>L’ensemble des lignes de paye fusionnées aux bulletins de paye (</w:t>
      </w:r>
      <w:r w:rsidR="00BE261B">
        <w:rPr>
          <w:rFonts w:asciiTheme="majorHAnsi" w:hAnsiTheme="majorHAnsi" w:cstheme="majorHAnsi"/>
        </w:rPr>
        <w:t>f</w:t>
      </w:r>
      <w:r w:rsidR="00BE261B" w:rsidRPr="009F47F6">
        <w:rPr>
          <w:rFonts w:asciiTheme="majorHAnsi" w:hAnsiTheme="majorHAnsi" w:cstheme="majorHAnsi"/>
        </w:rPr>
        <w:t xml:space="preserve">ichier </w:t>
      </w:r>
      <w:r w:rsidRPr="009F47F6">
        <w:rPr>
          <w:rFonts w:asciiTheme="majorHAnsi" w:hAnsiTheme="majorHAnsi" w:cstheme="majorHAnsi"/>
        </w:rPr>
        <w:t xml:space="preserve">volumineux). </w:t>
      </w:r>
    </w:p>
    <w:p w14:paraId="232B234C" w14:textId="68D72BEF" w:rsidR="00691365" w:rsidRPr="00126F22" w:rsidRDefault="00691365">
      <w:pPr>
        <w:rPr>
          <w:rFonts w:asciiTheme="majorHAnsi" w:hAnsiTheme="majorHAnsi" w:cstheme="majorHAnsi"/>
        </w:rPr>
      </w:pPr>
      <w:r w:rsidRPr="00126F22">
        <w:rPr>
          <w:rFonts w:asciiTheme="majorHAnsi" w:hAnsiTheme="majorHAnsi" w:cstheme="majorHAnsi"/>
          <w:b/>
        </w:rPr>
        <w:t xml:space="preserve">Ces deux bases peuvent donner lieu à la création de tableaux croisés dynamiques </w:t>
      </w:r>
      <w:r w:rsidRPr="00126F22">
        <w:rPr>
          <w:rFonts w:asciiTheme="majorHAnsi" w:hAnsiTheme="majorHAnsi" w:cstheme="majorHAnsi"/>
        </w:rPr>
        <w:t xml:space="preserve">sur </w:t>
      </w:r>
      <w:r w:rsidR="00BE261B" w:rsidRPr="00126F22">
        <w:rPr>
          <w:rFonts w:asciiTheme="majorHAnsi" w:hAnsiTheme="majorHAnsi" w:cstheme="majorHAnsi"/>
        </w:rPr>
        <w:t>E</w:t>
      </w:r>
      <w:r w:rsidR="00BE261B">
        <w:rPr>
          <w:rFonts w:asciiTheme="majorHAnsi" w:hAnsiTheme="majorHAnsi" w:cstheme="majorHAnsi"/>
        </w:rPr>
        <w:t>XCEL</w:t>
      </w:r>
      <w:r w:rsidRPr="00126F22">
        <w:rPr>
          <w:rFonts w:asciiTheme="majorHAnsi" w:hAnsiTheme="majorHAnsi" w:cstheme="majorHAnsi"/>
        </w:rPr>
        <w:t xml:space="preserve">, ce qui évite d’importer la totalité des données </w:t>
      </w:r>
      <w:r w:rsidR="00BE261B">
        <w:rPr>
          <w:rFonts w:asciiTheme="majorHAnsi" w:hAnsiTheme="majorHAnsi" w:cstheme="majorHAnsi"/>
        </w:rPr>
        <w:t>dans</w:t>
      </w:r>
      <w:r w:rsidR="00BE261B" w:rsidRPr="00126F22">
        <w:rPr>
          <w:rFonts w:asciiTheme="majorHAnsi" w:hAnsiTheme="majorHAnsi" w:cstheme="majorHAnsi"/>
        </w:rPr>
        <w:t xml:space="preserve"> </w:t>
      </w:r>
      <w:proofErr w:type="spellStart"/>
      <w:r w:rsidRPr="00126F22">
        <w:rPr>
          <w:rFonts w:asciiTheme="majorHAnsi" w:hAnsiTheme="majorHAnsi" w:cstheme="majorHAnsi"/>
        </w:rPr>
        <w:t>Xemelios</w:t>
      </w:r>
      <w:proofErr w:type="spellEnd"/>
      <w:r w:rsidRPr="00126F22">
        <w:rPr>
          <w:rFonts w:asciiTheme="majorHAnsi" w:hAnsiTheme="majorHAnsi" w:cstheme="majorHAnsi"/>
        </w:rPr>
        <w:t xml:space="preserve"> payes en local, puis de les exporter </w:t>
      </w:r>
      <w:r w:rsidR="00BE261B">
        <w:rPr>
          <w:rFonts w:asciiTheme="majorHAnsi" w:hAnsiTheme="majorHAnsi" w:cstheme="majorHAnsi"/>
        </w:rPr>
        <w:t>dans</w:t>
      </w:r>
      <w:r w:rsidR="00BE261B" w:rsidRPr="00126F22">
        <w:rPr>
          <w:rFonts w:asciiTheme="majorHAnsi" w:hAnsiTheme="majorHAnsi" w:cstheme="majorHAnsi"/>
        </w:rPr>
        <w:t xml:space="preserve"> </w:t>
      </w:r>
      <w:r w:rsidRPr="00126F22">
        <w:rPr>
          <w:rFonts w:asciiTheme="majorHAnsi" w:hAnsiTheme="majorHAnsi" w:cstheme="majorHAnsi"/>
        </w:rPr>
        <w:t xml:space="preserve">le tableur </w:t>
      </w:r>
      <w:r w:rsidR="00BE261B" w:rsidRPr="00126F22">
        <w:rPr>
          <w:rFonts w:asciiTheme="majorHAnsi" w:hAnsiTheme="majorHAnsi" w:cstheme="majorHAnsi"/>
        </w:rPr>
        <w:t>E</w:t>
      </w:r>
      <w:r w:rsidR="00BE261B">
        <w:rPr>
          <w:rFonts w:asciiTheme="majorHAnsi" w:hAnsiTheme="majorHAnsi" w:cstheme="majorHAnsi"/>
        </w:rPr>
        <w:t>XCEL</w:t>
      </w:r>
      <w:r w:rsidRPr="00126F22">
        <w:rPr>
          <w:rFonts w:asciiTheme="majorHAnsi" w:hAnsiTheme="majorHAnsi" w:cstheme="majorHAnsi"/>
        </w:rPr>
        <w:t>.</w:t>
      </w:r>
    </w:p>
    <w:p w14:paraId="48F5E35D" w14:textId="0BE1A1E8" w:rsidR="00691365" w:rsidRPr="00126F22" w:rsidRDefault="00691365">
      <w:pPr>
        <w:rPr>
          <w:rFonts w:asciiTheme="majorHAnsi" w:hAnsiTheme="majorHAnsi" w:cstheme="majorHAnsi"/>
        </w:rPr>
      </w:pPr>
      <w:r w:rsidRPr="00126F22">
        <w:rPr>
          <w:rFonts w:asciiTheme="majorHAnsi" w:hAnsiTheme="majorHAnsi" w:cstheme="majorHAnsi"/>
        </w:rPr>
        <w:t xml:space="preserve">Les bases </w:t>
      </w:r>
      <w:r w:rsidR="00BE261B">
        <w:rPr>
          <w:rFonts w:asciiTheme="majorHAnsi" w:hAnsiTheme="majorHAnsi" w:cstheme="majorHAnsi"/>
        </w:rPr>
        <w:t>CSV</w:t>
      </w:r>
      <w:r w:rsidR="00BE261B" w:rsidRPr="00126F22">
        <w:rPr>
          <w:rFonts w:asciiTheme="majorHAnsi" w:hAnsiTheme="majorHAnsi" w:cstheme="majorHAnsi"/>
        </w:rPr>
        <w:t xml:space="preserve"> </w:t>
      </w:r>
      <w:r w:rsidRPr="00126F22">
        <w:rPr>
          <w:rFonts w:asciiTheme="majorHAnsi" w:hAnsiTheme="majorHAnsi" w:cstheme="majorHAnsi"/>
        </w:rPr>
        <w:t xml:space="preserve">sont lisibles sous tableur </w:t>
      </w:r>
      <w:r w:rsidR="00BE261B" w:rsidRPr="00126F22">
        <w:rPr>
          <w:rFonts w:asciiTheme="majorHAnsi" w:hAnsiTheme="majorHAnsi" w:cstheme="majorHAnsi"/>
        </w:rPr>
        <w:t>E</w:t>
      </w:r>
      <w:r w:rsidR="00BE261B">
        <w:rPr>
          <w:rFonts w:asciiTheme="majorHAnsi" w:hAnsiTheme="majorHAnsi" w:cstheme="majorHAnsi"/>
        </w:rPr>
        <w:t>XCEL</w:t>
      </w:r>
      <w:r w:rsidR="00BE261B" w:rsidRPr="00126F22">
        <w:rPr>
          <w:rFonts w:asciiTheme="majorHAnsi" w:hAnsiTheme="majorHAnsi" w:cstheme="majorHAnsi"/>
        </w:rPr>
        <w:t xml:space="preserve"> </w:t>
      </w:r>
      <w:r w:rsidRPr="00126F22">
        <w:rPr>
          <w:rFonts w:asciiTheme="majorHAnsi" w:hAnsiTheme="majorHAnsi" w:cstheme="majorHAnsi"/>
        </w:rPr>
        <w:t xml:space="preserve">(Poste PC </w:t>
      </w:r>
      <w:r w:rsidR="00BE261B" w:rsidRPr="00126F22">
        <w:rPr>
          <w:rFonts w:asciiTheme="majorHAnsi" w:hAnsiTheme="majorHAnsi" w:cstheme="majorHAnsi"/>
        </w:rPr>
        <w:t>W</w:t>
      </w:r>
      <w:r w:rsidR="00BE261B">
        <w:rPr>
          <w:rFonts w:asciiTheme="majorHAnsi" w:hAnsiTheme="majorHAnsi" w:cstheme="majorHAnsi"/>
        </w:rPr>
        <w:t>INDOWS</w:t>
      </w:r>
      <w:r w:rsidRPr="00126F22">
        <w:rPr>
          <w:rFonts w:asciiTheme="majorHAnsi" w:hAnsiTheme="majorHAnsi" w:cstheme="majorHAnsi"/>
        </w:rPr>
        <w:t xml:space="preserve">) ou tableur </w:t>
      </w:r>
      <w:r w:rsidR="00BE261B">
        <w:rPr>
          <w:rFonts w:asciiTheme="majorHAnsi" w:hAnsiTheme="majorHAnsi" w:cstheme="majorHAnsi"/>
        </w:rPr>
        <w:t>CALC</w:t>
      </w:r>
      <w:r w:rsidR="00BE261B" w:rsidRPr="00126F22">
        <w:rPr>
          <w:rFonts w:asciiTheme="majorHAnsi" w:hAnsiTheme="majorHAnsi" w:cstheme="majorHAnsi"/>
        </w:rPr>
        <w:t xml:space="preserve"> </w:t>
      </w:r>
      <w:r w:rsidRPr="00126F22">
        <w:rPr>
          <w:rFonts w:asciiTheme="majorHAnsi" w:hAnsiTheme="majorHAnsi" w:cstheme="majorHAnsi"/>
        </w:rPr>
        <w:t>(Poste dédié Linux). Elles sont directement générées sur la clé USB3.</w:t>
      </w:r>
      <w:r w:rsidR="00BB579A" w:rsidRPr="00126F22">
        <w:rPr>
          <w:rFonts w:asciiTheme="majorHAnsi" w:hAnsiTheme="majorHAnsi" w:cstheme="majorHAnsi"/>
        </w:rPr>
        <w:t xml:space="preserve"> </w:t>
      </w:r>
      <w:r w:rsidRPr="00126F22">
        <w:rPr>
          <w:rFonts w:asciiTheme="majorHAnsi" w:hAnsiTheme="majorHAnsi" w:cstheme="majorHAnsi"/>
        </w:rPr>
        <w:t xml:space="preserve">Les équipes de contrôles peuvent utiliser la clé USB3 sur leur PC </w:t>
      </w:r>
      <w:r w:rsidR="00BE261B" w:rsidRPr="00126F22">
        <w:rPr>
          <w:rFonts w:asciiTheme="majorHAnsi" w:hAnsiTheme="majorHAnsi" w:cstheme="majorHAnsi"/>
        </w:rPr>
        <w:t>W</w:t>
      </w:r>
      <w:r w:rsidR="00BE261B">
        <w:rPr>
          <w:rFonts w:asciiTheme="majorHAnsi" w:hAnsiTheme="majorHAnsi" w:cstheme="majorHAnsi"/>
        </w:rPr>
        <w:t>INDOWS</w:t>
      </w:r>
      <w:r w:rsidR="00BE261B" w:rsidRPr="00126F22">
        <w:rPr>
          <w:rFonts w:asciiTheme="majorHAnsi" w:hAnsiTheme="majorHAnsi" w:cstheme="majorHAnsi"/>
        </w:rPr>
        <w:t xml:space="preserve"> </w:t>
      </w:r>
      <w:r w:rsidRPr="00126F22">
        <w:rPr>
          <w:rFonts w:asciiTheme="majorHAnsi" w:hAnsiTheme="majorHAnsi" w:cstheme="majorHAnsi"/>
        </w:rPr>
        <w:t>et recopier les bases de données de la clé sur le PC.</w:t>
      </w:r>
    </w:p>
    <w:p w14:paraId="1C204EF0" w14:textId="77777777" w:rsidR="00691365" w:rsidRPr="00126F22" w:rsidRDefault="00691365">
      <w:pPr>
        <w:rPr>
          <w:rFonts w:asciiTheme="majorHAnsi" w:hAnsiTheme="majorHAnsi" w:cstheme="majorHAnsi"/>
        </w:rPr>
      </w:pPr>
    </w:p>
    <w:p w14:paraId="1E811319" w14:textId="77777777" w:rsidR="00691365" w:rsidRPr="00126F22" w:rsidRDefault="00691365" w:rsidP="00126F22">
      <w:pPr>
        <w:spacing w:after="200"/>
        <w:jc w:val="left"/>
        <w:rPr>
          <w:rFonts w:asciiTheme="majorHAnsi" w:hAnsiTheme="majorHAnsi" w:cstheme="majorHAnsi"/>
        </w:rPr>
      </w:pPr>
      <w:r w:rsidRPr="00126F22">
        <w:rPr>
          <w:rFonts w:asciiTheme="majorHAnsi" w:hAnsiTheme="majorHAnsi" w:cstheme="majorHAnsi"/>
        </w:rPr>
        <w:br w:type="page"/>
      </w:r>
    </w:p>
    <w:p w14:paraId="58C66B9D" w14:textId="77777777" w:rsidR="000314E4" w:rsidRPr="008D0ED3" w:rsidRDefault="003221B2" w:rsidP="00FA59C0">
      <w:pPr>
        <w:pStyle w:val="TitreAnnexenumrot"/>
        <w:rPr>
          <w:rFonts w:cstheme="majorHAnsi"/>
        </w:rPr>
      </w:pPr>
      <w:r w:rsidRPr="00FA59C0">
        <w:rPr>
          <w:rFonts w:cstheme="majorHAnsi"/>
        </w:rPr>
        <w:lastRenderedPageBreak/>
        <w:t xml:space="preserve"> – </w:t>
      </w:r>
      <w:r w:rsidR="00BB579A" w:rsidRPr="00FA59C0">
        <w:rPr>
          <w:rFonts w:cstheme="majorHAnsi"/>
        </w:rPr>
        <w:t>La génération du rapport</w:t>
      </w:r>
    </w:p>
    <w:p w14:paraId="4F1B5574" w14:textId="77777777" w:rsidR="003221B2" w:rsidRPr="00126F22" w:rsidRDefault="003221B2" w:rsidP="00126F22">
      <w:pPr>
        <w:spacing w:after="200"/>
        <w:jc w:val="left"/>
        <w:rPr>
          <w:rFonts w:asciiTheme="majorHAnsi" w:hAnsiTheme="majorHAnsi" w:cstheme="majorHAnsi"/>
        </w:rPr>
      </w:pPr>
    </w:p>
    <w:p w14:paraId="66AA20CD" w14:textId="77777777" w:rsidR="003221B2" w:rsidRPr="00126F22" w:rsidRDefault="003221B2" w:rsidP="00126F22">
      <w:pPr>
        <w:spacing w:after="200"/>
        <w:jc w:val="left"/>
        <w:rPr>
          <w:rFonts w:asciiTheme="majorHAnsi" w:hAnsiTheme="majorHAnsi" w:cstheme="majorHAnsi"/>
        </w:rPr>
      </w:pPr>
      <w:r w:rsidRPr="00126F22">
        <w:rPr>
          <w:rFonts w:asciiTheme="majorHAnsi" w:hAnsiTheme="majorHAnsi" w:cstheme="majorHAnsi"/>
        </w:rPr>
        <w:t xml:space="preserve">Cliquer sur l’icône </w:t>
      </w:r>
      <w:r w:rsidRPr="00126F22">
        <w:rPr>
          <w:rFonts w:asciiTheme="majorHAnsi" w:hAnsiTheme="majorHAnsi" w:cstheme="majorHAnsi"/>
          <w:noProof/>
        </w:rPr>
        <w:drawing>
          <wp:inline distT="0" distB="0" distL="0" distR="0" wp14:anchorId="054DEEF2" wp14:editId="19D46886">
            <wp:extent cx="380390" cy="337123"/>
            <wp:effectExtent l="0" t="0" r="635" b="6350"/>
            <wp:docPr id="26"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29"/>
                    <pic:cNvPicPr>
                      <a:picLocks noChangeAspect="1" noChangeArrowheads="1"/>
                    </pic:cNvPicPr>
                  </pic:nvPicPr>
                  <pic:blipFill>
                    <a:blip r:embed="rId87"/>
                    <a:stretch>
                      <a:fillRect/>
                    </a:stretch>
                  </pic:blipFill>
                  <pic:spPr bwMode="auto">
                    <a:xfrm>
                      <a:off x="0" y="0"/>
                      <a:ext cx="400753" cy="355170"/>
                    </a:xfrm>
                    <a:prstGeom prst="rect">
                      <a:avLst/>
                    </a:prstGeom>
                  </pic:spPr>
                </pic:pic>
              </a:graphicData>
            </a:graphic>
          </wp:inline>
        </w:drawing>
      </w:r>
      <w:r w:rsidRPr="00126F22">
        <w:rPr>
          <w:rFonts w:asciiTheme="majorHAnsi" w:hAnsiTheme="majorHAnsi" w:cstheme="majorHAnsi"/>
        </w:rPr>
        <w:t xml:space="preserve"> de la barre d’icônes de l’interface graphique Altaïr.</w:t>
      </w:r>
    </w:p>
    <w:p w14:paraId="27B93443" w14:textId="77777777" w:rsidR="003221B2" w:rsidRPr="00126F22" w:rsidRDefault="003221B2" w:rsidP="00126F22">
      <w:pPr>
        <w:spacing w:after="200"/>
        <w:jc w:val="left"/>
        <w:rPr>
          <w:rFonts w:asciiTheme="majorHAnsi" w:hAnsiTheme="majorHAnsi" w:cstheme="majorHAnsi"/>
        </w:rPr>
      </w:pPr>
    </w:p>
    <w:p w14:paraId="0716B560" w14:textId="77777777" w:rsidR="003221B2" w:rsidRPr="00126F22" w:rsidRDefault="003221B2" w:rsidP="00126F22">
      <w:pPr>
        <w:spacing w:after="200"/>
        <w:jc w:val="left"/>
        <w:rPr>
          <w:rFonts w:asciiTheme="majorHAnsi" w:hAnsiTheme="majorHAnsi" w:cstheme="majorHAnsi"/>
        </w:rPr>
      </w:pPr>
      <w:r w:rsidRPr="00126F22">
        <w:rPr>
          <w:rFonts w:asciiTheme="majorHAnsi" w:hAnsiTheme="majorHAnsi" w:cstheme="majorHAnsi"/>
        </w:rPr>
        <w:t xml:space="preserve">L’interface graphique </w:t>
      </w:r>
      <w:proofErr w:type="spellStart"/>
      <w:r w:rsidRPr="00126F22">
        <w:rPr>
          <w:rFonts w:asciiTheme="majorHAnsi" w:hAnsiTheme="majorHAnsi" w:cstheme="majorHAnsi"/>
          <w:b/>
        </w:rPr>
        <w:t>RStudio</w:t>
      </w:r>
      <w:proofErr w:type="spellEnd"/>
      <w:r w:rsidRPr="00126F22">
        <w:rPr>
          <w:rFonts w:asciiTheme="majorHAnsi" w:hAnsiTheme="majorHAnsi" w:cstheme="majorHAnsi"/>
        </w:rPr>
        <w:t> s’ouvre alors pour l’édition des rapports au format MS Word, PDF ou ODT (format libre OpenOffice/LibreOffice)</w:t>
      </w:r>
    </w:p>
    <w:p w14:paraId="0D38DED9" w14:textId="77777777" w:rsidR="003221B2" w:rsidRPr="00126F22" w:rsidRDefault="003221B2" w:rsidP="00126F22">
      <w:pPr>
        <w:spacing w:after="200"/>
        <w:jc w:val="left"/>
        <w:rPr>
          <w:rFonts w:asciiTheme="majorHAnsi" w:hAnsiTheme="majorHAnsi" w:cstheme="majorHAnsi"/>
        </w:rPr>
      </w:pPr>
    </w:p>
    <w:p w14:paraId="59C9DC6F" w14:textId="77777777" w:rsidR="003221B2" w:rsidRPr="00126F22" w:rsidRDefault="003221B2" w:rsidP="00126F22">
      <w:pPr>
        <w:spacing w:after="200"/>
        <w:jc w:val="left"/>
        <w:rPr>
          <w:rFonts w:asciiTheme="majorHAnsi" w:hAnsiTheme="majorHAnsi" w:cstheme="majorHAnsi"/>
        </w:rPr>
      </w:pPr>
      <w:r w:rsidRPr="00126F22">
        <w:rPr>
          <w:rFonts w:asciiTheme="majorHAnsi" w:hAnsiTheme="majorHAnsi" w:cstheme="majorHAnsi"/>
          <w:noProof/>
        </w:rPr>
        <w:drawing>
          <wp:anchor distT="0" distB="0" distL="114300" distR="114300" simplePos="0" relativeHeight="251676672" behindDoc="0" locked="0" layoutInCell="1" allowOverlap="1" wp14:anchorId="04BA8F69" wp14:editId="041C6180">
            <wp:simplePos x="0" y="0"/>
            <wp:positionH relativeFrom="column">
              <wp:posOffset>868735</wp:posOffset>
            </wp:positionH>
            <wp:positionV relativeFrom="page">
              <wp:posOffset>3518451</wp:posOffset>
            </wp:positionV>
            <wp:extent cx="1887855" cy="1152939"/>
            <wp:effectExtent l="0" t="0" r="0"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901188" cy="1161082"/>
                    </a:xfrm>
                    <a:prstGeom prst="rect">
                      <a:avLst/>
                    </a:prstGeom>
                    <a:noFill/>
                  </pic:spPr>
                </pic:pic>
              </a:graphicData>
            </a:graphic>
            <wp14:sizeRelH relativeFrom="margin">
              <wp14:pctWidth>0</wp14:pctWidth>
            </wp14:sizeRelH>
            <wp14:sizeRelV relativeFrom="margin">
              <wp14:pctHeight>0</wp14:pctHeight>
            </wp14:sizeRelV>
          </wp:anchor>
        </w:drawing>
      </w:r>
      <w:r w:rsidRPr="00126F22">
        <w:rPr>
          <w:rFonts w:asciiTheme="majorHAnsi" w:hAnsiTheme="majorHAnsi" w:cstheme="majorHAnsi"/>
        </w:rPr>
        <w:t>Cliquer sur « Source » pour le traitement des données.</w:t>
      </w:r>
    </w:p>
    <w:p w14:paraId="301A719B" w14:textId="77777777" w:rsidR="003221B2" w:rsidRPr="00126F22" w:rsidRDefault="003221B2" w:rsidP="00126F22">
      <w:pPr>
        <w:spacing w:after="200"/>
        <w:jc w:val="left"/>
        <w:rPr>
          <w:rFonts w:asciiTheme="majorHAnsi" w:hAnsiTheme="majorHAnsi" w:cstheme="majorHAnsi"/>
        </w:rPr>
      </w:pPr>
    </w:p>
    <w:p w14:paraId="018514A4" w14:textId="77777777" w:rsidR="003221B2" w:rsidRPr="00126F22" w:rsidRDefault="003221B2" w:rsidP="00126F22">
      <w:pPr>
        <w:spacing w:after="200"/>
        <w:jc w:val="left"/>
        <w:rPr>
          <w:rFonts w:asciiTheme="majorHAnsi" w:hAnsiTheme="majorHAnsi" w:cstheme="majorHAnsi"/>
        </w:rPr>
      </w:pPr>
      <w:r w:rsidRPr="00126F22">
        <w:rPr>
          <w:rFonts w:asciiTheme="majorHAnsi" w:hAnsiTheme="majorHAnsi" w:cstheme="majorHAnsi"/>
          <w:noProof/>
        </w:rPr>
        <w:drawing>
          <wp:inline distT="0" distB="0" distL="0" distR="0" wp14:anchorId="4FD5215F" wp14:editId="3E6E2A5B">
            <wp:extent cx="5759450" cy="3598994"/>
            <wp:effectExtent l="0" t="0" r="0" b="1905"/>
            <wp:docPr id="726" name="Image 1"/>
            <wp:cNvGraphicFramePr/>
            <a:graphic xmlns:a="http://schemas.openxmlformats.org/drawingml/2006/main">
              <a:graphicData uri="http://schemas.openxmlformats.org/drawingml/2006/picture">
                <pic:pic xmlns:pic="http://schemas.openxmlformats.org/drawingml/2006/picture">
                  <pic:nvPicPr>
                    <pic:cNvPr id="726" name="Image 1"/>
                    <pic:cNvPicPr/>
                  </pic:nvPicPr>
                  <pic:blipFill>
                    <a:blip r:embed="rId89"/>
                    <a:stretch/>
                  </pic:blipFill>
                  <pic:spPr>
                    <a:xfrm>
                      <a:off x="0" y="0"/>
                      <a:ext cx="5759450" cy="3598994"/>
                    </a:xfrm>
                    <a:prstGeom prst="rect">
                      <a:avLst/>
                    </a:prstGeom>
                    <a:ln>
                      <a:noFill/>
                    </a:ln>
                  </pic:spPr>
                </pic:pic>
              </a:graphicData>
            </a:graphic>
          </wp:inline>
        </w:drawing>
      </w:r>
    </w:p>
    <w:p w14:paraId="69757612" w14:textId="77777777" w:rsidR="003221B2" w:rsidRPr="00126F22" w:rsidRDefault="003221B2" w:rsidP="00126F22">
      <w:pPr>
        <w:spacing w:after="200"/>
        <w:jc w:val="left"/>
        <w:rPr>
          <w:rFonts w:asciiTheme="majorHAnsi" w:hAnsiTheme="majorHAnsi" w:cstheme="majorHAnsi"/>
        </w:rPr>
      </w:pPr>
      <w:r w:rsidRPr="00126F22">
        <w:rPr>
          <w:rFonts w:asciiTheme="majorHAnsi" w:hAnsiTheme="majorHAnsi" w:cstheme="majorHAnsi"/>
        </w:rPr>
        <w:t xml:space="preserve">Le rapport Altaïr est créé au format sélectionné dans l’onglet du script sélectionné dans le quart supérieur gauche de l’interface </w:t>
      </w:r>
      <w:proofErr w:type="spellStart"/>
      <w:r w:rsidRPr="00126F22">
        <w:rPr>
          <w:rFonts w:asciiTheme="majorHAnsi" w:hAnsiTheme="majorHAnsi" w:cstheme="majorHAnsi"/>
        </w:rPr>
        <w:t>RStudio</w:t>
      </w:r>
      <w:proofErr w:type="spellEnd"/>
      <w:r w:rsidRPr="00126F22">
        <w:rPr>
          <w:rFonts w:asciiTheme="majorHAnsi" w:hAnsiTheme="majorHAnsi" w:cstheme="majorHAnsi"/>
        </w:rPr>
        <w:t> : PDF pour l’onglet « </w:t>
      </w:r>
      <w:proofErr w:type="spellStart"/>
      <w:r w:rsidRPr="00126F22">
        <w:rPr>
          <w:rFonts w:asciiTheme="majorHAnsi" w:hAnsiTheme="majorHAnsi" w:cstheme="majorHAnsi"/>
        </w:rPr>
        <w:t>rapport_</w:t>
      </w:r>
      <w:proofErr w:type="gramStart"/>
      <w:r w:rsidRPr="00126F22">
        <w:rPr>
          <w:rFonts w:asciiTheme="majorHAnsi" w:hAnsiTheme="majorHAnsi" w:cstheme="majorHAnsi"/>
        </w:rPr>
        <w:t>pdf.R</w:t>
      </w:r>
      <w:proofErr w:type="spellEnd"/>
      <w:proofErr w:type="gramEnd"/>
      <w:r w:rsidRPr="00126F22">
        <w:rPr>
          <w:rFonts w:asciiTheme="majorHAnsi" w:hAnsiTheme="majorHAnsi" w:cstheme="majorHAnsi"/>
        </w:rPr>
        <w:t> », MS Word pour l’onglet « </w:t>
      </w:r>
      <w:proofErr w:type="spellStart"/>
      <w:r w:rsidRPr="00126F22">
        <w:rPr>
          <w:rFonts w:asciiTheme="majorHAnsi" w:hAnsiTheme="majorHAnsi" w:cstheme="majorHAnsi"/>
        </w:rPr>
        <w:t>rapport_msword.R</w:t>
      </w:r>
      <w:proofErr w:type="spellEnd"/>
      <w:r w:rsidRPr="00126F22">
        <w:rPr>
          <w:rFonts w:asciiTheme="majorHAnsi" w:hAnsiTheme="majorHAnsi" w:cstheme="majorHAnsi"/>
        </w:rPr>
        <w:t> » er les deux format pour le troisième onglet.</w:t>
      </w:r>
    </w:p>
    <w:p w14:paraId="5A3F8DF8" w14:textId="77777777" w:rsidR="003221B2" w:rsidRPr="00126F22" w:rsidRDefault="003221B2" w:rsidP="00126F22">
      <w:pPr>
        <w:spacing w:after="200"/>
        <w:jc w:val="left"/>
        <w:rPr>
          <w:rFonts w:asciiTheme="majorHAnsi" w:hAnsiTheme="majorHAnsi" w:cstheme="majorHAnsi"/>
        </w:rPr>
      </w:pPr>
    </w:p>
    <w:p w14:paraId="53364AF2" w14:textId="77777777" w:rsidR="003221B2" w:rsidRPr="00126F22" w:rsidRDefault="003221B2" w:rsidP="00126F22">
      <w:pPr>
        <w:spacing w:after="200"/>
        <w:jc w:val="left"/>
        <w:rPr>
          <w:rFonts w:asciiTheme="majorHAnsi" w:hAnsiTheme="majorHAnsi" w:cstheme="majorHAnsi"/>
        </w:rPr>
      </w:pPr>
    </w:p>
    <w:p w14:paraId="6DC413F6" w14:textId="77777777" w:rsidR="00EB12D4" w:rsidRPr="00126F22" w:rsidRDefault="00EB12D4" w:rsidP="00126F22">
      <w:pPr>
        <w:spacing w:after="200"/>
        <w:jc w:val="left"/>
        <w:rPr>
          <w:rFonts w:asciiTheme="majorHAnsi" w:hAnsiTheme="majorHAnsi" w:cstheme="majorHAnsi"/>
        </w:rPr>
      </w:pPr>
      <w:r w:rsidRPr="00126F22">
        <w:rPr>
          <w:rFonts w:asciiTheme="majorHAnsi" w:hAnsiTheme="majorHAnsi" w:cstheme="majorHAnsi"/>
        </w:rPr>
        <w:br w:type="page"/>
      </w:r>
    </w:p>
    <w:p w14:paraId="665665E7" w14:textId="7DDA14EC" w:rsidR="00EB12D4" w:rsidRPr="00FA59C0" w:rsidRDefault="00FE0CB5" w:rsidP="00FA59C0">
      <w:pPr>
        <w:pStyle w:val="TitreAnnexenumrot"/>
        <w:rPr>
          <w:rFonts w:cstheme="majorHAnsi"/>
        </w:rPr>
      </w:pPr>
      <w:r w:rsidRPr="00FA59C0">
        <w:rPr>
          <w:rFonts w:cstheme="majorHAnsi"/>
        </w:rPr>
        <w:lastRenderedPageBreak/>
        <w:t>– La constitution des tableaux de tests</w:t>
      </w:r>
    </w:p>
    <w:p w14:paraId="31F6E598" w14:textId="77777777" w:rsidR="00FE0CB5" w:rsidRPr="00126F22" w:rsidRDefault="00FE0CB5">
      <w:pPr>
        <w:spacing w:before="360"/>
        <w:rPr>
          <w:rFonts w:asciiTheme="majorHAnsi" w:hAnsiTheme="majorHAnsi" w:cstheme="majorHAnsi"/>
        </w:rPr>
      </w:pPr>
      <w:r w:rsidRPr="00126F22">
        <w:rPr>
          <w:rFonts w:asciiTheme="majorHAnsi" w:hAnsiTheme="majorHAnsi" w:cstheme="majorHAnsi"/>
        </w:rPr>
        <w:t>La source des tableaux EXCEL intégrés dans la partie des tests réglementaires est issue des rapports réalisés par le module « Création de rapports » du logiciel Altaïr.</w:t>
      </w:r>
    </w:p>
    <w:p w14:paraId="67D2B728" w14:textId="77777777" w:rsidR="00FE0CB5" w:rsidRPr="00126F22" w:rsidRDefault="00FE0CB5">
      <w:pPr>
        <w:suppressAutoHyphens/>
        <w:spacing w:after="200"/>
        <w:rPr>
          <w:rFonts w:asciiTheme="majorHAnsi" w:hAnsiTheme="majorHAnsi" w:cstheme="majorHAnsi"/>
        </w:rPr>
      </w:pPr>
      <w:r w:rsidRPr="00126F22">
        <w:rPr>
          <w:rFonts w:asciiTheme="majorHAnsi" w:hAnsiTheme="majorHAnsi" w:cstheme="majorHAnsi"/>
        </w:rPr>
        <w:t xml:space="preserve">Deux méthodes d’exécution de ce module sont proposées : </w:t>
      </w:r>
    </w:p>
    <w:p w14:paraId="19C9698D" w14:textId="77777777" w:rsidR="00FE0CB5" w:rsidRPr="00126F22" w:rsidRDefault="00FE0CB5">
      <w:pPr>
        <w:pStyle w:val="Paragraphedeliste"/>
        <w:numPr>
          <w:ilvl w:val="0"/>
          <w:numId w:val="22"/>
        </w:numPr>
        <w:suppressAutoHyphens/>
        <w:spacing w:after="200"/>
        <w:rPr>
          <w:rFonts w:asciiTheme="majorHAnsi" w:hAnsiTheme="majorHAnsi" w:cstheme="majorHAnsi"/>
        </w:rPr>
      </w:pPr>
      <w:r w:rsidRPr="00126F22">
        <w:rPr>
          <w:rFonts w:asciiTheme="majorHAnsi" w:hAnsiTheme="majorHAnsi" w:cstheme="majorHAnsi"/>
        </w:rPr>
        <w:t xml:space="preserve">Le </w:t>
      </w:r>
      <w:r w:rsidRPr="00126F22">
        <w:rPr>
          <w:rFonts w:asciiTheme="majorHAnsi" w:hAnsiTheme="majorHAnsi" w:cstheme="majorHAnsi"/>
          <w:b/>
        </w:rPr>
        <w:t xml:space="preserve">mode automatique </w:t>
      </w:r>
      <w:r w:rsidRPr="00126F22">
        <w:rPr>
          <w:rFonts w:asciiTheme="majorHAnsi" w:hAnsiTheme="majorHAnsi" w:cstheme="majorHAnsi"/>
        </w:rPr>
        <w:t xml:space="preserve">dit heuristique qui utilise les libellés des lignes de paye pour réaliser les contrôles et ne nécessite aucune action </w:t>
      </w:r>
      <w:proofErr w:type="gramStart"/>
      <w:r w:rsidRPr="00126F22">
        <w:rPr>
          <w:rFonts w:asciiTheme="majorHAnsi" w:hAnsiTheme="majorHAnsi" w:cstheme="majorHAnsi"/>
        </w:rPr>
        <w:t>supplémentaire  ;</w:t>
      </w:r>
      <w:proofErr w:type="gramEnd"/>
    </w:p>
    <w:p w14:paraId="5EE30EE7" w14:textId="77777777" w:rsidR="00FE0CB5" w:rsidRPr="00126F22" w:rsidRDefault="00FE0CB5">
      <w:pPr>
        <w:pStyle w:val="Paragraphedeliste"/>
        <w:numPr>
          <w:ilvl w:val="0"/>
          <w:numId w:val="22"/>
        </w:numPr>
        <w:suppressAutoHyphens/>
        <w:spacing w:after="200"/>
        <w:rPr>
          <w:rFonts w:asciiTheme="majorHAnsi" w:hAnsiTheme="majorHAnsi" w:cstheme="majorHAnsi"/>
        </w:rPr>
      </w:pPr>
      <w:r w:rsidRPr="00126F22">
        <w:rPr>
          <w:rFonts w:asciiTheme="majorHAnsi" w:hAnsiTheme="majorHAnsi" w:cstheme="majorHAnsi"/>
        </w:rPr>
        <w:t xml:space="preserve">Le </w:t>
      </w:r>
      <w:r w:rsidRPr="00126F22">
        <w:rPr>
          <w:rFonts w:asciiTheme="majorHAnsi" w:hAnsiTheme="majorHAnsi" w:cstheme="majorHAnsi"/>
          <w:b/>
        </w:rPr>
        <w:t xml:space="preserve">mode semi-automatique </w:t>
      </w:r>
      <w:r w:rsidRPr="00126F22">
        <w:rPr>
          <w:rFonts w:asciiTheme="majorHAnsi" w:hAnsiTheme="majorHAnsi" w:cstheme="majorHAnsi"/>
        </w:rPr>
        <w:t>dit exact qui utilise des codes de paye renseignés manuellement par l’équipe de contrôle dans l’interface graphique.</w:t>
      </w:r>
    </w:p>
    <w:p w14:paraId="47BF951A" w14:textId="128146AF" w:rsidR="00FE0CB5" w:rsidRPr="00126F22" w:rsidRDefault="00FE0CB5">
      <w:pPr>
        <w:spacing w:before="240"/>
        <w:rPr>
          <w:rFonts w:asciiTheme="majorHAnsi" w:hAnsiTheme="majorHAnsi" w:cstheme="majorHAnsi"/>
        </w:rPr>
      </w:pPr>
      <w:r w:rsidRPr="00126F22">
        <w:rPr>
          <w:rFonts w:asciiTheme="majorHAnsi" w:hAnsiTheme="majorHAnsi" w:cstheme="majorHAnsi"/>
        </w:rPr>
        <w:t>Si l’équipe de contrôle décide d’utiliser le mode exact, plus précis que le mode heuristique dans certains cas, il convient de renseigner les lignes de l’onglet « Codes du dialogue des paramètres » de l’interface graphique.</w:t>
      </w:r>
    </w:p>
    <w:p w14:paraId="1BC7D07A" w14:textId="18E41248" w:rsidR="00FE0CB5" w:rsidRPr="00126F22" w:rsidRDefault="00FE0CB5">
      <w:pPr>
        <w:pStyle w:val="Titretableau"/>
        <w:rPr>
          <w:rFonts w:asciiTheme="majorHAnsi" w:hAnsiTheme="majorHAnsi" w:cstheme="majorHAnsi"/>
        </w:rPr>
      </w:pPr>
      <w:bookmarkStart w:id="1205" w:name="_Ref486607318"/>
      <w:r w:rsidRPr="00126F22">
        <w:rPr>
          <w:rFonts w:asciiTheme="majorHAnsi" w:hAnsiTheme="majorHAnsi" w:cstheme="majorHAnsi"/>
          <w:noProof/>
          <w:lang w:eastAsia="fr-FR"/>
        </w:rPr>
        <w:drawing>
          <wp:anchor distT="0" distB="0" distL="0" distR="0" simplePos="0" relativeHeight="251718656" behindDoc="0" locked="0" layoutInCell="1" allowOverlap="1" wp14:anchorId="67ED51D9" wp14:editId="2C45E81E">
            <wp:simplePos x="0" y="0"/>
            <wp:positionH relativeFrom="column">
              <wp:posOffset>1109345</wp:posOffset>
            </wp:positionH>
            <wp:positionV relativeFrom="page">
              <wp:posOffset>4027170</wp:posOffset>
            </wp:positionV>
            <wp:extent cx="3553460" cy="3333115"/>
            <wp:effectExtent l="0" t="0" r="8890" b="635"/>
            <wp:wrapSquare wrapText="largest"/>
            <wp:docPr id="47"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9"/>
                    <pic:cNvPicPr>
                      <a:picLocks noChangeAspect="1" noChangeArrowheads="1"/>
                    </pic:cNvPicPr>
                  </pic:nvPicPr>
                  <pic:blipFill>
                    <a:blip r:embed="rId30"/>
                    <a:srcRect l="8159" t="3889" r="8450" b="10350"/>
                    <a:stretch>
                      <a:fillRect/>
                    </a:stretch>
                  </pic:blipFill>
                  <pic:spPr bwMode="auto">
                    <a:xfrm>
                      <a:off x="0" y="0"/>
                      <a:ext cx="3553460" cy="3333115"/>
                    </a:xfrm>
                    <a:prstGeom prst="rect">
                      <a:avLst/>
                    </a:prstGeom>
                  </pic:spPr>
                </pic:pic>
              </a:graphicData>
            </a:graphic>
          </wp:anchor>
        </w:drawing>
      </w:r>
      <w:r w:rsidRPr="00126F22">
        <w:rPr>
          <w:rFonts w:asciiTheme="majorHAnsi" w:hAnsiTheme="majorHAnsi" w:cstheme="majorHAnsi"/>
        </w:rPr>
        <w:t> Renseignements des codes de paramètres</w:t>
      </w:r>
      <w:bookmarkEnd w:id="1205"/>
    </w:p>
    <w:p w14:paraId="5B959D7A" w14:textId="21F6ECB8" w:rsidR="00FE0CB5" w:rsidRPr="00126F22" w:rsidRDefault="00FE0CB5">
      <w:pPr>
        <w:rPr>
          <w:rFonts w:asciiTheme="majorHAnsi" w:hAnsiTheme="majorHAnsi" w:cstheme="majorHAnsi"/>
        </w:rPr>
      </w:pPr>
    </w:p>
    <w:p w14:paraId="15C74443" w14:textId="59F9EDED" w:rsidR="00FE0CB5" w:rsidRPr="00126F22" w:rsidRDefault="00FE0CB5">
      <w:pPr>
        <w:jc w:val="left"/>
        <w:rPr>
          <w:rFonts w:asciiTheme="majorHAnsi" w:hAnsiTheme="majorHAnsi" w:cstheme="majorHAnsi"/>
        </w:rPr>
      </w:pPr>
    </w:p>
    <w:p w14:paraId="18928A3F" w14:textId="77777777" w:rsidR="00FE0CB5" w:rsidRPr="00126F22" w:rsidRDefault="00FE0CB5">
      <w:pPr>
        <w:jc w:val="left"/>
        <w:rPr>
          <w:rFonts w:asciiTheme="majorHAnsi" w:hAnsiTheme="majorHAnsi" w:cstheme="majorHAnsi"/>
        </w:rPr>
      </w:pPr>
    </w:p>
    <w:p w14:paraId="48CE4670" w14:textId="77777777" w:rsidR="00FE0CB5" w:rsidRPr="00126F22" w:rsidRDefault="00FE0CB5">
      <w:pPr>
        <w:jc w:val="left"/>
        <w:rPr>
          <w:rFonts w:asciiTheme="majorHAnsi" w:hAnsiTheme="majorHAnsi" w:cstheme="majorHAnsi"/>
        </w:rPr>
      </w:pPr>
    </w:p>
    <w:p w14:paraId="2C710F54" w14:textId="77777777" w:rsidR="00FE0CB5" w:rsidRPr="00126F22" w:rsidRDefault="00FE0CB5">
      <w:pPr>
        <w:jc w:val="left"/>
        <w:rPr>
          <w:rFonts w:asciiTheme="majorHAnsi" w:hAnsiTheme="majorHAnsi" w:cstheme="majorHAnsi"/>
        </w:rPr>
      </w:pPr>
    </w:p>
    <w:p w14:paraId="0865DECA" w14:textId="77777777" w:rsidR="00FE0CB5" w:rsidRPr="00126F22" w:rsidRDefault="00FE0CB5">
      <w:pPr>
        <w:jc w:val="left"/>
        <w:rPr>
          <w:rFonts w:asciiTheme="majorHAnsi" w:hAnsiTheme="majorHAnsi" w:cstheme="majorHAnsi"/>
        </w:rPr>
      </w:pPr>
    </w:p>
    <w:p w14:paraId="4720939F" w14:textId="77777777" w:rsidR="00FE0CB5" w:rsidRPr="00126F22" w:rsidRDefault="00FE0CB5">
      <w:pPr>
        <w:jc w:val="left"/>
        <w:rPr>
          <w:rFonts w:asciiTheme="majorHAnsi" w:hAnsiTheme="majorHAnsi" w:cstheme="majorHAnsi"/>
        </w:rPr>
      </w:pPr>
    </w:p>
    <w:p w14:paraId="47CC02FE" w14:textId="77777777" w:rsidR="00FE0CB5" w:rsidRPr="00126F22" w:rsidRDefault="00FE0CB5">
      <w:pPr>
        <w:jc w:val="left"/>
        <w:rPr>
          <w:rFonts w:asciiTheme="majorHAnsi" w:hAnsiTheme="majorHAnsi" w:cstheme="majorHAnsi"/>
        </w:rPr>
      </w:pPr>
    </w:p>
    <w:p w14:paraId="789BA801" w14:textId="77777777" w:rsidR="00FE0CB5" w:rsidRPr="00126F22" w:rsidRDefault="00FE0CB5">
      <w:pPr>
        <w:jc w:val="left"/>
        <w:rPr>
          <w:rFonts w:asciiTheme="majorHAnsi" w:hAnsiTheme="majorHAnsi" w:cstheme="majorHAnsi"/>
        </w:rPr>
      </w:pPr>
    </w:p>
    <w:p w14:paraId="0689377C" w14:textId="77777777" w:rsidR="00FE0CB5" w:rsidRPr="00126F22" w:rsidRDefault="00FE0CB5">
      <w:pPr>
        <w:jc w:val="left"/>
        <w:rPr>
          <w:rFonts w:asciiTheme="majorHAnsi" w:hAnsiTheme="majorHAnsi" w:cstheme="majorHAnsi"/>
        </w:rPr>
      </w:pPr>
    </w:p>
    <w:p w14:paraId="5922531B" w14:textId="77777777" w:rsidR="00FE0CB5" w:rsidRPr="00126F22" w:rsidRDefault="00FE0CB5">
      <w:pPr>
        <w:jc w:val="left"/>
        <w:rPr>
          <w:rFonts w:asciiTheme="majorHAnsi" w:hAnsiTheme="majorHAnsi" w:cstheme="majorHAnsi"/>
        </w:rPr>
      </w:pPr>
    </w:p>
    <w:p w14:paraId="14DB2274" w14:textId="77777777" w:rsidR="00FE0CB5" w:rsidRPr="00126F22" w:rsidRDefault="00FE0CB5">
      <w:pPr>
        <w:jc w:val="left"/>
        <w:rPr>
          <w:rFonts w:asciiTheme="majorHAnsi" w:hAnsiTheme="majorHAnsi" w:cstheme="majorHAnsi"/>
        </w:rPr>
      </w:pPr>
    </w:p>
    <w:p w14:paraId="35C58858" w14:textId="77777777" w:rsidR="00FE0CB5" w:rsidRPr="00126F22" w:rsidRDefault="00FE0CB5">
      <w:pPr>
        <w:jc w:val="left"/>
        <w:rPr>
          <w:rFonts w:asciiTheme="majorHAnsi" w:hAnsiTheme="majorHAnsi" w:cstheme="majorHAnsi"/>
        </w:rPr>
      </w:pPr>
    </w:p>
    <w:p w14:paraId="760C6764" w14:textId="77777777" w:rsidR="00FE0CB5" w:rsidRPr="00126F22" w:rsidRDefault="00FE0CB5">
      <w:pPr>
        <w:jc w:val="left"/>
        <w:rPr>
          <w:rFonts w:asciiTheme="majorHAnsi" w:hAnsiTheme="majorHAnsi" w:cstheme="majorHAnsi"/>
        </w:rPr>
      </w:pPr>
    </w:p>
    <w:p w14:paraId="54E755D9" w14:textId="77777777" w:rsidR="00FE0CB5" w:rsidRPr="00126F22" w:rsidRDefault="00FE0CB5">
      <w:pPr>
        <w:rPr>
          <w:rFonts w:asciiTheme="majorHAnsi" w:hAnsiTheme="majorHAnsi" w:cstheme="majorHAnsi"/>
        </w:rPr>
      </w:pPr>
      <w:r w:rsidRPr="00126F22">
        <w:rPr>
          <w:rFonts w:asciiTheme="majorHAnsi" w:hAnsiTheme="majorHAnsi" w:cstheme="majorHAnsi"/>
        </w:rPr>
        <w:t>Il n’est pas nécessaire de renseigner toutes les lignes. Si plusieurs codes de paye existent pour un même type de ligne, ils sont séparés par des points-virgules.</w:t>
      </w:r>
    </w:p>
    <w:p w14:paraId="49D53CAC" w14:textId="77777777" w:rsidR="00FE0CB5" w:rsidRPr="00126F22" w:rsidRDefault="00FE0CB5">
      <w:pPr>
        <w:rPr>
          <w:rFonts w:asciiTheme="majorHAnsi" w:hAnsiTheme="majorHAnsi" w:cstheme="majorHAnsi"/>
        </w:rPr>
      </w:pPr>
      <w:r w:rsidRPr="00126F22">
        <w:rPr>
          <w:rFonts w:asciiTheme="majorHAnsi" w:hAnsiTheme="majorHAnsi" w:cstheme="majorHAnsi"/>
        </w:rPr>
        <w:t>Dans ce mode d’exécution, les codes de paye peuvent être déterminés :</w:t>
      </w:r>
    </w:p>
    <w:p w14:paraId="14858055" w14:textId="77777777" w:rsidR="00FE0CB5" w:rsidRPr="00126F22" w:rsidRDefault="00FE0CB5">
      <w:pPr>
        <w:numPr>
          <w:ilvl w:val="0"/>
          <w:numId w:val="23"/>
        </w:numPr>
        <w:rPr>
          <w:rFonts w:asciiTheme="majorHAnsi" w:hAnsiTheme="majorHAnsi" w:cstheme="majorHAnsi"/>
        </w:rPr>
      </w:pPr>
      <w:proofErr w:type="gramStart"/>
      <w:r w:rsidRPr="00126F22">
        <w:rPr>
          <w:rFonts w:asciiTheme="majorHAnsi" w:hAnsiTheme="majorHAnsi" w:cstheme="majorHAnsi"/>
        </w:rPr>
        <w:t>soit</w:t>
      </w:r>
      <w:proofErr w:type="gramEnd"/>
      <w:r w:rsidRPr="00126F22">
        <w:rPr>
          <w:rFonts w:asciiTheme="majorHAnsi" w:hAnsiTheme="majorHAnsi" w:cstheme="majorHAnsi"/>
        </w:rPr>
        <w:t xml:space="preserve"> en lien avec le service gestionnaire ;</w:t>
      </w:r>
    </w:p>
    <w:p w14:paraId="6098FB4B" w14:textId="77777777" w:rsidR="00FE0CB5" w:rsidRPr="00126F22" w:rsidRDefault="00FE0CB5">
      <w:pPr>
        <w:numPr>
          <w:ilvl w:val="0"/>
          <w:numId w:val="23"/>
        </w:numPr>
        <w:rPr>
          <w:rFonts w:asciiTheme="majorHAnsi" w:hAnsiTheme="majorHAnsi" w:cstheme="majorHAnsi"/>
        </w:rPr>
      </w:pPr>
      <w:proofErr w:type="gramStart"/>
      <w:r w:rsidRPr="00126F22">
        <w:rPr>
          <w:rFonts w:asciiTheme="majorHAnsi" w:hAnsiTheme="majorHAnsi" w:cstheme="majorHAnsi"/>
        </w:rPr>
        <w:t>soit</w:t>
      </w:r>
      <w:proofErr w:type="gramEnd"/>
      <w:r w:rsidRPr="00126F22">
        <w:rPr>
          <w:rFonts w:asciiTheme="majorHAnsi" w:hAnsiTheme="majorHAnsi" w:cstheme="majorHAnsi"/>
        </w:rPr>
        <w:t xml:space="preserve"> manuellement en exécutant le logiciel une première fois en mode heuristique, puis en examinant manuellement la sortie en annexe, rubrique « Codes et Libellés de paye », cf. </w:t>
      </w:r>
      <w:r w:rsidR="00696022">
        <w:fldChar w:fldCharType="begin"/>
      </w:r>
      <w:r w:rsidR="00696022">
        <w:instrText xml:space="preserve"> HYPERLINK \l "Codeslibelles" </w:instrText>
      </w:r>
      <w:r w:rsidR="00696022">
        <w:fldChar w:fldCharType="separate"/>
      </w:r>
      <w:r w:rsidRPr="00126F22">
        <w:rPr>
          <w:rStyle w:val="Lienhypertexte"/>
          <w:rFonts w:asciiTheme="majorHAnsi" w:hAnsiTheme="majorHAnsi" w:cstheme="majorHAnsi"/>
        </w:rPr>
        <w:t xml:space="preserve">table Codes-Libellés </w:t>
      </w:r>
      <w:r w:rsidRPr="00126F22">
        <w:rPr>
          <w:rStyle w:val="Lienhypertexte"/>
          <w:rFonts w:asciiTheme="majorHAnsi" w:hAnsiTheme="majorHAnsi" w:cstheme="majorHAnsi"/>
          <w:i/>
        </w:rPr>
        <w:t>infra</w:t>
      </w:r>
      <w:r w:rsidR="00696022">
        <w:rPr>
          <w:rStyle w:val="Lienhypertexte"/>
          <w:rFonts w:asciiTheme="majorHAnsi" w:hAnsiTheme="majorHAnsi" w:cstheme="majorHAnsi"/>
          <w:i/>
        </w:rPr>
        <w:fldChar w:fldCharType="end"/>
      </w:r>
      <w:r w:rsidRPr="00126F22">
        <w:rPr>
          <w:rFonts w:asciiTheme="majorHAnsi" w:hAnsiTheme="majorHAnsi" w:cstheme="majorHAnsi"/>
        </w:rPr>
        <w:t>. Cette opération assez rapide nécessite un filtrage manuel. Dans cette table sont sélectionnés les codes de paye correspondant aux traitements ou aux indemnités pour lesquels le traitement heuristique n’a pas suffi et doit être complété par le mode exact.</w:t>
      </w:r>
    </w:p>
    <w:p w14:paraId="71F4FDEE" w14:textId="77777777" w:rsidR="00FE0CB5" w:rsidRPr="00126F22" w:rsidRDefault="00FE0CB5" w:rsidP="00126F22">
      <w:pPr>
        <w:pStyle w:val="TitreAnnexenumrot"/>
        <w:rPr>
          <w:rFonts w:cstheme="majorHAnsi"/>
        </w:rPr>
      </w:pPr>
      <w:r w:rsidRPr="00126F22">
        <w:rPr>
          <w:rFonts w:cstheme="majorHAnsi"/>
        </w:rPr>
        <w:lastRenderedPageBreak/>
        <w:t>Exemple d</w:t>
      </w:r>
      <w:r w:rsidRPr="00FA59C0">
        <w:rPr>
          <w:rFonts w:cstheme="majorHAnsi"/>
        </w:rPr>
        <w:t>e table de correspondance Codes-</w:t>
      </w:r>
      <w:r w:rsidRPr="00126F22">
        <w:rPr>
          <w:rFonts w:cstheme="majorHAnsi"/>
        </w:rPr>
        <w:t>Libellés (simplifiée)</w:t>
      </w:r>
    </w:p>
    <w:p w14:paraId="5EBE7CA9" w14:textId="77777777" w:rsidR="00FE0CB5" w:rsidRPr="00126F22" w:rsidRDefault="00FE0CB5" w:rsidP="00FA59C0">
      <w:pPr>
        <w:rPr>
          <w:rFonts w:asciiTheme="majorHAnsi" w:hAnsiTheme="majorHAnsi" w:cstheme="majorHAnsi"/>
        </w:rPr>
      </w:pPr>
    </w:p>
    <w:tbl>
      <w:tblPr>
        <w:tblW w:w="7796" w:type="dxa"/>
        <w:tblInd w:w="704" w:type="dxa"/>
        <w:tblBorders>
          <w:top w:val="single" w:sz="4" w:space="0" w:color="auto"/>
          <w:left w:val="single" w:sz="4" w:space="0" w:color="auto"/>
          <w:bottom w:val="single" w:sz="4" w:space="0" w:color="auto"/>
          <w:right w:val="single" w:sz="4" w:space="0" w:color="auto"/>
          <w:insideV w:val="single" w:sz="4" w:space="0" w:color="auto"/>
        </w:tblBorders>
        <w:tblCellMar>
          <w:left w:w="30" w:type="dxa"/>
          <w:right w:w="30" w:type="dxa"/>
        </w:tblCellMar>
        <w:tblLook w:val="04A0" w:firstRow="1" w:lastRow="0" w:firstColumn="1" w:lastColumn="0" w:noHBand="0" w:noVBand="1"/>
      </w:tblPr>
      <w:tblGrid>
        <w:gridCol w:w="992"/>
        <w:gridCol w:w="3618"/>
        <w:gridCol w:w="1601"/>
        <w:gridCol w:w="1585"/>
      </w:tblGrid>
      <w:tr w:rsidR="00FE0CB5" w:rsidRPr="00FA59C0" w14:paraId="3D25451C" w14:textId="77777777" w:rsidTr="000271A0">
        <w:trPr>
          <w:trHeight w:val="256"/>
        </w:trPr>
        <w:tc>
          <w:tcPr>
            <w:tcW w:w="992" w:type="dxa"/>
            <w:tcBorders>
              <w:top w:val="single" w:sz="4" w:space="0" w:color="auto"/>
              <w:bottom w:val="single" w:sz="4" w:space="0" w:color="auto"/>
            </w:tcBorders>
            <w:shd w:val="clear" w:color="auto" w:fill="auto"/>
            <w:vAlign w:val="bottom"/>
          </w:tcPr>
          <w:p w14:paraId="4CC13A22" w14:textId="77777777" w:rsidR="00FE0CB5" w:rsidRPr="00126F22" w:rsidRDefault="00FE0CB5">
            <w:pPr>
              <w:spacing w:after="0"/>
              <w:ind w:hanging="5"/>
              <w:jc w:val="center"/>
              <w:rPr>
                <w:rFonts w:asciiTheme="majorHAnsi" w:hAnsiTheme="majorHAnsi" w:cstheme="majorHAnsi"/>
                <w:b/>
                <w:color w:val="00000A"/>
                <w:sz w:val="18"/>
                <w:szCs w:val="18"/>
              </w:rPr>
            </w:pPr>
            <w:bookmarkStart w:id="1206" w:name="Codeslibelles"/>
            <w:r w:rsidRPr="00126F22">
              <w:rPr>
                <w:rFonts w:asciiTheme="majorHAnsi" w:hAnsiTheme="majorHAnsi" w:cstheme="majorHAnsi"/>
                <w:b/>
                <w:color w:val="00000A"/>
                <w:sz w:val="18"/>
                <w:szCs w:val="18"/>
              </w:rPr>
              <w:t>Code</w:t>
            </w:r>
          </w:p>
        </w:tc>
        <w:tc>
          <w:tcPr>
            <w:tcW w:w="3618" w:type="dxa"/>
            <w:tcBorders>
              <w:top w:val="single" w:sz="4" w:space="0" w:color="auto"/>
              <w:bottom w:val="single" w:sz="4" w:space="0" w:color="auto"/>
            </w:tcBorders>
            <w:shd w:val="clear" w:color="auto" w:fill="auto"/>
            <w:vAlign w:val="bottom"/>
          </w:tcPr>
          <w:p w14:paraId="2BE002EB" w14:textId="77777777" w:rsidR="00FE0CB5" w:rsidRPr="00126F22" w:rsidRDefault="00FE0CB5">
            <w:pPr>
              <w:spacing w:after="0"/>
              <w:ind w:hanging="5"/>
              <w:jc w:val="center"/>
              <w:rPr>
                <w:rFonts w:asciiTheme="majorHAnsi" w:hAnsiTheme="majorHAnsi" w:cstheme="majorHAnsi"/>
                <w:b/>
                <w:color w:val="00000A"/>
                <w:sz w:val="18"/>
                <w:szCs w:val="18"/>
              </w:rPr>
            </w:pPr>
            <w:r w:rsidRPr="00126F22">
              <w:rPr>
                <w:rFonts w:asciiTheme="majorHAnsi" w:hAnsiTheme="majorHAnsi" w:cstheme="majorHAnsi"/>
                <w:b/>
                <w:color w:val="00000A"/>
                <w:sz w:val="18"/>
                <w:szCs w:val="18"/>
              </w:rPr>
              <w:t>Libellé</w:t>
            </w:r>
          </w:p>
        </w:tc>
        <w:tc>
          <w:tcPr>
            <w:tcW w:w="1601" w:type="dxa"/>
            <w:tcBorders>
              <w:top w:val="single" w:sz="4" w:space="0" w:color="auto"/>
              <w:bottom w:val="single" w:sz="4" w:space="0" w:color="auto"/>
            </w:tcBorders>
            <w:shd w:val="clear" w:color="auto" w:fill="auto"/>
            <w:vAlign w:val="bottom"/>
          </w:tcPr>
          <w:p w14:paraId="4BDCBFAC" w14:textId="77777777" w:rsidR="00FE0CB5" w:rsidRPr="00126F22" w:rsidRDefault="00FE0CB5">
            <w:pPr>
              <w:spacing w:after="0"/>
              <w:ind w:hanging="5"/>
              <w:jc w:val="center"/>
              <w:rPr>
                <w:rFonts w:asciiTheme="majorHAnsi" w:hAnsiTheme="majorHAnsi" w:cstheme="majorHAnsi"/>
                <w:b/>
                <w:color w:val="00000A"/>
                <w:sz w:val="18"/>
                <w:szCs w:val="18"/>
              </w:rPr>
            </w:pPr>
            <w:r w:rsidRPr="00126F22">
              <w:rPr>
                <w:rFonts w:asciiTheme="majorHAnsi" w:hAnsiTheme="majorHAnsi" w:cstheme="majorHAnsi"/>
                <w:b/>
                <w:color w:val="00000A"/>
                <w:sz w:val="18"/>
                <w:szCs w:val="18"/>
              </w:rPr>
              <w:t>Type</w:t>
            </w:r>
          </w:p>
        </w:tc>
        <w:tc>
          <w:tcPr>
            <w:tcW w:w="1585" w:type="dxa"/>
            <w:tcBorders>
              <w:top w:val="single" w:sz="4" w:space="0" w:color="auto"/>
              <w:bottom w:val="single" w:sz="4" w:space="0" w:color="auto"/>
            </w:tcBorders>
            <w:shd w:val="clear" w:color="auto" w:fill="auto"/>
            <w:vAlign w:val="bottom"/>
          </w:tcPr>
          <w:p w14:paraId="6EB1FC34" w14:textId="77777777" w:rsidR="00FE0CB5" w:rsidRPr="00126F22" w:rsidRDefault="00FE0CB5">
            <w:pPr>
              <w:spacing w:after="0"/>
              <w:ind w:hanging="5"/>
              <w:jc w:val="center"/>
              <w:rPr>
                <w:rFonts w:asciiTheme="majorHAnsi" w:hAnsiTheme="majorHAnsi" w:cstheme="majorHAnsi"/>
                <w:b/>
                <w:color w:val="00000A"/>
                <w:sz w:val="18"/>
                <w:szCs w:val="18"/>
              </w:rPr>
            </w:pPr>
            <w:r w:rsidRPr="00126F22">
              <w:rPr>
                <w:rFonts w:asciiTheme="majorHAnsi" w:hAnsiTheme="majorHAnsi" w:cstheme="majorHAnsi"/>
                <w:b/>
                <w:color w:val="00000A"/>
                <w:sz w:val="18"/>
                <w:szCs w:val="18"/>
              </w:rPr>
              <w:t>Ligne du dialogue des Codes</w:t>
            </w:r>
          </w:p>
        </w:tc>
      </w:tr>
      <w:tr w:rsidR="00FE0CB5" w:rsidRPr="00FA59C0" w14:paraId="55F833FE" w14:textId="77777777" w:rsidTr="000271A0">
        <w:trPr>
          <w:trHeight w:val="256"/>
        </w:trPr>
        <w:tc>
          <w:tcPr>
            <w:tcW w:w="992" w:type="dxa"/>
            <w:tcBorders>
              <w:top w:val="single" w:sz="4" w:space="0" w:color="auto"/>
            </w:tcBorders>
            <w:shd w:val="clear" w:color="auto" w:fill="auto"/>
            <w:vAlign w:val="bottom"/>
          </w:tcPr>
          <w:p w14:paraId="59D92481"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2600</w:t>
            </w:r>
          </w:p>
        </w:tc>
        <w:tc>
          <w:tcPr>
            <w:tcW w:w="3618" w:type="dxa"/>
            <w:tcBorders>
              <w:top w:val="single" w:sz="4" w:space="0" w:color="auto"/>
            </w:tcBorders>
            <w:shd w:val="clear" w:color="auto" w:fill="auto"/>
            <w:vAlign w:val="bottom"/>
          </w:tcPr>
          <w:p w14:paraId="7A5A40D3"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CHOMAGE ALLOCATION BASE</w:t>
            </w:r>
          </w:p>
        </w:tc>
        <w:tc>
          <w:tcPr>
            <w:tcW w:w="1601" w:type="dxa"/>
            <w:tcBorders>
              <w:top w:val="single" w:sz="4" w:space="0" w:color="auto"/>
            </w:tcBorders>
            <w:shd w:val="clear" w:color="auto" w:fill="auto"/>
            <w:vAlign w:val="bottom"/>
          </w:tcPr>
          <w:p w14:paraId="7375E84B"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Traitement</w:t>
            </w:r>
          </w:p>
        </w:tc>
        <w:tc>
          <w:tcPr>
            <w:tcW w:w="1585" w:type="dxa"/>
            <w:tcBorders>
              <w:top w:val="single" w:sz="4" w:space="0" w:color="auto"/>
            </w:tcBorders>
            <w:shd w:val="clear" w:color="auto" w:fill="auto"/>
            <w:vAlign w:val="bottom"/>
          </w:tcPr>
          <w:p w14:paraId="0D5D7904" w14:textId="77777777" w:rsidR="00FE0CB5" w:rsidRPr="00126F22" w:rsidRDefault="00FE0CB5">
            <w:pPr>
              <w:spacing w:after="0"/>
              <w:ind w:hanging="5"/>
              <w:jc w:val="center"/>
              <w:rPr>
                <w:rFonts w:asciiTheme="majorHAnsi" w:hAnsiTheme="majorHAnsi" w:cstheme="majorHAnsi"/>
                <w:color w:val="00000A"/>
                <w:sz w:val="18"/>
                <w:szCs w:val="18"/>
              </w:rPr>
            </w:pPr>
          </w:p>
        </w:tc>
      </w:tr>
      <w:tr w:rsidR="00FE0CB5" w:rsidRPr="00FA59C0" w14:paraId="681329BE" w14:textId="77777777" w:rsidTr="000271A0">
        <w:trPr>
          <w:trHeight w:val="256"/>
        </w:trPr>
        <w:tc>
          <w:tcPr>
            <w:tcW w:w="992" w:type="dxa"/>
            <w:shd w:val="clear" w:color="auto" w:fill="auto"/>
            <w:vAlign w:val="bottom"/>
          </w:tcPr>
          <w:p w14:paraId="2DEF7130"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1010</w:t>
            </w:r>
          </w:p>
        </w:tc>
        <w:tc>
          <w:tcPr>
            <w:tcW w:w="3618" w:type="dxa"/>
            <w:shd w:val="clear" w:color="auto" w:fill="auto"/>
            <w:vAlign w:val="bottom"/>
          </w:tcPr>
          <w:p w14:paraId="55D61714"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TRAITEMENT INDICIAIRE</w:t>
            </w:r>
          </w:p>
        </w:tc>
        <w:tc>
          <w:tcPr>
            <w:tcW w:w="1601" w:type="dxa"/>
            <w:shd w:val="clear" w:color="auto" w:fill="auto"/>
            <w:vAlign w:val="bottom"/>
          </w:tcPr>
          <w:p w14:paraId="11402F8A"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Traitement</w:t>
            </w:r>
          </w:p>
        </w:tc>
        <w:tc>
          <w:tcPr>
            <w:tcW w:w="1585" w:type="dxa"/>
            <w:shd w:val="clear" w:color="auto" w:fill="auto"/>
            <w:vAlign w:val="bottom"/>
          </w:tcPr>
          <w:p w14:paraId="666C695E" w14:textId="77777777" w:rsidR="00FE0CB5" w:rsidRPr="00126F22" w:rsidRDefault="00FE0CB5">
            <w:pPr>
              <w:spacing w:after="0"/>
              <w:ind w:hanging="5"/>
              <w:jc w:val="center"/>
              <w:rPr>
                <w:rFonts w:asciiTheme="majorHAnsi" w:hAnsiTheme="majorHAnsi" w:cstheme="majorHAnsi"/>
                <w:color w:val="00000A"/>
                <w:sz w:val="18"/>
                <w:szCs w:val="18"/>
              </w:rPr>
            </w:pPr>
          </w:p>
        </w:tc>
      </w:tr>
      <w:tr w:rsidR="00FE0CB5" w:rsidRPr="00FA59C0" w14:paraId="120C9451" w14:textId="77777777" w:rsidTr="000271A0">
        <w:trPr>
          <w:trHeight w:val="256"/>
        </w:trPr>
        <w:tc>
          <w:tcPr>
            <w:tcW w:w="992" w:type="dxa"/>
            <w:shd w:val="clear" w:color="auto" w:fill="auto"/>
            <w:vAlign w:val="bottom"/>
          </w:tcPr>
          <w:p w14:paraId="42353BC2"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1017</w:t>
            </w:r>
          </w:p>
        </w:tc>
        <w:tc>
          <w:tcPr>
            <w:tcW w:w="3618" w:type="dxa"/>
            <w:shd w:val="clear" w:color="auto" w:fill="auto"/>
            <w:vAlign w:val="bottom"/>
          </w:tcPr>
          <w:p w14:paraId="0F42643C"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TRAITEMENT INDICIAIRE HORAIRE</w:t>
            </w:r>
          </w:p>
        </w:tc>
        <w:tc>
          <w:tcPr>
            <w:tcW w:w="1601" w:type="dxa"/>
            <w:shd w:val="clear" w:color="auto" w:fill="auto"/>
            <w:vAlign w:val="bottom"/>
          </w:tcPr>
          <w:p w14:paraId="010C14B6"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Traitement</w:t>
            </w:r>
          </w:p>
        </w:tc>
        <w:tc>
          <w:tcPr>
            <w:tcW w:w="1585" w:type="dxa"/>
            <w:shd w:val="clear" w:color="auto" w:fill="auto"/>
            <w:vAlign w:val="bottom"/>
          </w:tcPr>
          <w:p w14:paraId="47834576" w14:textId="77777777" w:rsidR="00FE0CB5" w:rsidRPr="00126F22" w:rsidRDefault="00FE0CB5">
            <w:pPr>
              <w:spacing w:after="0"/>
              <w:ind w:hanging="5"/>
              <w:jc w:val="center"/>
              <w:rPr>
                <w:rFonts w:asciiTheme="majorHAnsi" w:hAnsiTheme="majorHAnsi" w:cstheme="majorHAnsi"/>
                <w:color w:val="00000A"/>
                <w:sz w:val="18"/>
                <w:szCs w:val="18"/>
              </w:rPr>
            </w:pPr>
          </w:p>
        </w:tc>
      </w:tr>
      <w:tr w:rsidR="00FE0CB5" w:rsidRPr="00FA59C0" w14:paraId="5B4B13C3" w14:textId="77777777" w:rsidTr="000271A0">
        <w:trPr>
          <w:trHeight w:val="256"/>
        </w:trPr>
        <w:tc>
          <w:tcPr>
            <w:tcW w:w="992" w:type="dxa"/>
            <w:shd w:val="clear" w:color="auto" w:fill="auto"/>
            <w:vAlign w:val="bottom"/>
          </w:tcPr>
          <w:p w14:paraId="07A29B34"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1017</w:t>
            </w:r>
          </w:p>
        </w:tc>
        <w:tc>
          <w:tcPr>
            <w:tcW w:w="3618" w:type="dxa"/>
            <w:shd w:val="clear" w:color="auto" w:fill="auto"/>
            <w:vAlign w:val="bottom"/>
          </w:tcPr>
          <w:p w14:paraId="0428E114"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HEURES COMPLEMENTAIRES</w:t>
            </w:r>
          </w:p>
        </w:tc>
        <w:tc>
          <w:tcPr>
            <w:tcW w:w="1601" w:type="dxa"/>
            <w:shd w:val="clear" w:color="auto" w:fill="auto"/>
            <w:vAlign w:val="bottom"/>
          </w:tcPr>
          <w:p w14:paraId="2F4F5ECF"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Traitement</w:t>
            </w:r>
          </w:p>
        </w:tc>
        <w:tc>
          <w:tcPr>
            <w:tcW w:w="1585" w:type="dxa"/>
            <w:shd w:val="clear" w:color="auto" w:fill="auto"/>
            <w:vAlign w:val="bottom"/>
          </w:tcPr>
          <w:p w14:paraId="12F4FAED" w14:textId="77777777" w:rsidR="00FE0CB5" w:rsidRPr="00126F22" w:rsidRDefault="00FE0CB5">
            <w:pPr>
              <w:spacing w:after="0"/>
              <w:ind w:hanging="5"/>
              <w:jc w:val="center"/>
              <w:rPr>
                <w:rFonts w:asciiTheme="majorHAnsi" w:hAnsiTheme="majorHAnsi" w:cstheme="majorHAnsi"/>
                <w:color w:val="00000A"/>
                <w:sz w:val="18"/>
                <w:szCs w:val="18"/>
              </w:rPr>
            </w:pPr>
          </w:p>
        </w:tc>
      </w:tr>
      <w:tr w:rsidR="00FE0CB5" w:rsidRPr="00FA59C0" w14:paraId="48196860" w14:textId="77777777" w:rsidTr="000271A0">
        <w:trPr>
          <w:trHeight w:val="256"/>
        </w:trPr>
        <w:tc>
          <w:tcPr>
            <w:tcW w:w="992" w:type="dxa"/>
            <w:shd w:val="clear" w:color="auto" w:fill="auto"/>
            <w:vAlign w:val="bottom"/>
          </w:tcPr>
          <w:p w14:paraId="6A420C7C"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2230</w:t>
            </w:r>
          </w:p>
        </w:tc>
        <w:tc>
          <w:tcPr>
            <w:tcW w:w="3618" w:type="dxa"/>
            <w:shd w:val="clear" w:color="auto" w:fill="auto"/>
            <w:vAlign w:val="bottom"/>
          </w:tcPr>
          <w:p w14:paraId="02E5D96D"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REMUNERATION CEA</w:t>
            </w:r>
          </w:p>
        </w:tc>
        <w:tc>
          <w:tcPr>
            <w:tcW w:w="1601" w:type="dxa"/>
            <w:shd w:val="clear" w:color="auto" w:fill="auto"/>
            <w:vAlign w:val="bottom"/>
          </w:tcPr>
          <w:p w14:paraId="46D2DF0C"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Traitement</w:t>
            </w:r>
          </w:p>
        </w:tc>
        <w:tc>
          <w:tcPr>
            <w:tcW w:w="1585" w:type="dxa"/>
            <w:shd w:val="clear" w:color="auto" w:fill="auto"/>
            <w:vAlign w:val="bottom"/>
          </w:tcPr>
          <w:p w14:paraId="22C3AEE6" w14:textId="77777777" w:rsidR="00FE0CB5" w:rsidRPr="00126F22" w:rsidRDefault="00FE0CB5">
            <w:pPr>
              <w:spacing w:after="0"/>
              <w:ind w:hanging="5"/>
              <w:jc w:val="center"/>
              <w:rPr>
                <w:rFonts w:asciiTheme="majorHAnsi" w:hAnsiTheme="majorHAnsi" w:cstheme="majorHAnsi"/>
                <w:color w:val="00000A"/>
                <w:sz w:val="18"/>
                <w:szCs w:val="18"/>
              </w:rPr>
            </w:pPr>
          </w:p>
        </w:tc>
      </w:tr>
      <w:tr w:rsidR="00FE0CB5" w:rsidRPr="00FA59C0" w14:paraId="72B805FB" w14:textId="77777777" w:rsidTr="000271A0">
        <w:trPr>
          <w:trHeight w:val="256"/>
        </w:trPr>
        <w:tc>
          <w:tcPr>
            <w:tcW w:w="992" w:type="dxa"/>
            <w:shd w:val="clear" w:color="auto" w:fill="auto"/>
            <w:vAlign w:val="bottom"/>
          </w:tcPr>
          <w:p w14:paraId="11C5F4E8"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101M</w:t>
            </w:r>
          </w:p>
        </w:tc>
        <w:tc>
          <w:tcPr>
            <w:tcW w:w="3618" w:type="dxa"/>
            <w:shd w:val="clear" w:color="auto" w:fill="auto"/>
            <w:vAlign w:val="bottom"/>
          </w:tcPr>
          <w:p w14:paraId="72512D70"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NOUVELLE BONIF. INDICIAIRE</w:t>
            </w:r>
          </w:p>
        </w:tc>
        <w:tc>
          <w:tcPr>
            <w:tcW w:w="1601" w:type="dxa"/>
            <w:shd w:val="clear" w:color="auto" w:fill="auto"/>
            <w:vAlign w:val="bottom"/>
          </w:tcPr>
          <w:p w14:paraId="2F4914A1"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Traitement</w:t>
            </w:r>
          </w:p>
        </w:tc>
        <w:tc>
          <w:tcPr>
            <w:tcW w:w="1585" w:type="dxa"/>
            <w:shd w:val="clear" w:color="auto" w:fill="auto"/>
            <w:vAlign w:val="bottom"/>
          </w:tcPr>
          <w:p w14:paraId="21A9308B"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Codes NBI</w:t>
            </w:r>
          </w:p>
        </w:tc>
      </w:tr>
      <w:tr w:rsidR="00FE0CB5" w:rsidRPr="00FA59C0" w14:paraId="5604923B" w14:textId="77777777" w:rsidTr="000271A0">
        <w:trPr>
          <w:trHeight w:val="256"/>
        </w:trPr>
        <w:tc>
          <w:tcPr>
            <w:tcW w:w="992" w:type="dxa"/>
            <w:shd w:val="clear" w:color="auto" w:fill="auto"/>
            <w:vAlign w:val="bottom"/>
          </w:tcPr>
          <w:p w14:paraId="18CA64F3"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101M</w:t>
            </w:r>
          </w:p>
        </w:tc>
        <w:tc>
          <w:tcPr>
            <w:tcW w:w="3618" w:type="dxa"/>
            <w:shd w:val="clear" w:color="auto" w:fill="auto"/>
            <w:vAlign w:val="bottom"/>
          </w:tcPr>
          <w:p w14:paraId="278F6E02"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NOUVELLE BONIF. IND. - AVEC MOTIF</w:t>
            </w:r>
          </w:p>
        </w:tc>
        <w:tc>
          <w:tcPr>
            <w:tcW w:w="1601" w:type="dxa"/>
            <w:shd w:val="clear" w:color="auto" w:fill="auto"/>
            <w:vAlign w:val="bottom"/>
          </w:tcPr>
          <w:p w14:paraId="447C1140"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Traitement</w:t>
            </w:r>
          </w:p>
        </w:tc>
        <w:tc>
          <w:tcPr>
            <w:tcW w:w="1585" w:type="dxa"/>
            <w:shd w:val="clear" w:color="auto" w:fill="auto"/>
            <w:vAlign w:val="bottom"/>
          </w:tcPr>
          <w:p w14:paraId="66AEABE0"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Codes NBI</w:t>
            </w:r>
          </w:p>
        </w:tc>
      </w:tr>
      <w:tr w:rsidR="00FE0CB5" w:rsidRPr="00FA59C0" w14:paraId="00305BFE" w14:textId="77777777" w:rsidTr="000271A0">
        <w:trPr>
          <w:trHeight w:val="256"/>
        </w:trPr>
        <w:tc>
          <w:tcPr>
            <w:tcW w:w="992" w:type="dxa"/>
            <w:shd w:val="clear" w:color="auto" w:fill="auto"/>
            <w:vAlign w:val="bottom"/>
          </w:tcPr>
          <w:p w14:paraId="086AC3D1"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w:t>
            </w:r>
          </w:p>
        </w:tc>
        <w:tc>
          <w:tcPr>
            <w:tcW w:w="3618" w:type="dxa"/>
            <w:shd w:val="clear" w:color="auto" w:fill="auto"/>
            <w:vAlign w:val="bottom"/>
          </w:tcPr>
          <w:p w14:paraId="02E6EF5D"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w:t>
            </w:r>
          </w:p>
        </w:tc>
        <w:tc>
          <w:tcPr>
            <w:tcW w:w="1601" w:type="dxa"/>
            <w:shd w:val="clear" w:color="auto" w:fill="auto"/>
            <w:vAlign w:val="bottom"/>
          </w:tcPr>
          <w:p w14:paraId="70796C5E"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w:t>
            </w:r>
          </w:p>
        </w:tc>
        <w:tc>
          <w:tcPr>
            <w:tcW w:w="1585" w:type="dxa"/>
            <w:shd w:val="clear" w:color="auto" w:fill="auto"/>
            <w:vAlign w:val="bottom"/>
          </w:tcPr>
          <w:p w14:paraId="7D3F4B15" w14:textId="77777777" w:rsidR="00FE0CB5" w:rsidRPr="00126F22" w:rsidRDefault="00FE0CB5">
            <w:pPr>
              <w:spacing w:after="0"/>
              <w:ind w:hanging="5"/>
              <w:jc w:val="center"/>
              <w:rPr>
                <w:rFonts w:asciiTheme="majorHAnsi" w:hAnsiTheme="majorHAnsi" w:cstheme="majorHAnsi"/>
                <w:color w:val="00000A"/>
                <w:sz w:val="18"/>
                <w:szCs w:val="18"/>
              </w:rPr>
            </w:pPr>
          </w:p>
        </w:tc>
      </w:tr>
      <w:tr w:rsidR="00FE0CB5" w:rsidRPr="00FA59C0" w14:paraId="0E49259E" w14:textId="77777777" w:rsidTr="000271A0">
        <w:trPr>
          <w:trHeight w:val="256"/>
        </w:trPr>
        <w:tc>
          <w:tcPr>
            <w:tcW w:w="992" w:type="dxa"/>
            <w:shd w:val="clear" w:color="auto" w:fill="auto"/>
            <w:vAlign w:val="bottom"/>
          </w:tcPr>
          <w:p w14:paraId="5A45E063"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7035</w:t>
            </w:r>
          </w:p>
        </w:tc>
        <w:tc>
          <w:tcPr>
            <w:tcW w:w="3618" w:type="dxa"/>
            <w:shd w:val="clear" w:color="auto" w:fill="auto"/>
            <w:vAlign w:val="bottom"/>
          </w:tcPr>
          <w:p w14:paraId="45BE09E3"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RDS NON AFFILIE CHOMEUR</w:t>
            </w:r>
          </w:p>
        </w:tc>
        <w:tc>
          <w:tcPr>
            <w:tcW w:w="1601" w:type="dxa"/>
            <w:shd w:val="clear" w:color="auto" w:fill="auto"/>
            <w:vAlign w:val="bottom"/>
          </w:tcPr>
          <w:p w14:paraId="268E1C1D"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Déductions</w:t>
            </w:r>
          </w:p>
        </w:tc>
        <w:tc>
          <w:tcPr>
            <w:tcW w:w="1585" w:type="dxa"/>
            <w:shd w:val="clear" w:color="auto" w:fill="auto"/>
            <w:vAlign w:val="bottom"/>
          </w:tcPr>
          <w:p w14:paraId="34D9456D" w14:textId="77777777" w:rsidR="00FE0CB5" w:rsidRPr="00126F22" w:rsidRDefault="00FE0CB5">
            <w:pPr>
              <w:spacing w:after="0"/>
              <w:ind w:hanging="5"/>
              <w:jc w:val="center"/>
              <w:rPr>
                <w:rFonts w:asciiTheme="majorHAnsi" w:hAnsiTheme="majorHAnsi" w:cstheme="majorHAnsi"/>
                <w:color w:val="00000A"/>
                <w:sz w:val="18"/>
                <w:szCs w:val="18"/>
              </w:rPr>
            </w:pPr>
          </w:p>
        </w:tc>
      </w:tr>
      <w:tr w:rsidR="00FE0CB5" w:rsidRPr="00FA59C0" w14:paraId="5F9D4C2F" w14:textId="77777777" w:rsidTr="000271A0">
        <w:trPr>
          <w:trHeight w:val="256"/>
        </w:trPr>
        <w:tc>
          <w:tcPr>
            <w:tcW w:w="992" w:type="dxa"/>
            <w:shd w:val="clear" w:color="auto" w:fill="auto"/>
            <w:vAlign w:val="bottom"/>
          </w:tcPr>
          <w:p w14:paraId="2734C8A9"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5055</w:t>
            </w:r>
          </w:p>
        </w:tc>
        <w:tc>
          <w:tcPr>
            <w:tcW w:w="3618" w:type="dxa"/>
            <w:shd w:val="clear" w:color="auto" w:fill="auto"/>
            <w:vAlign w:val="bottom"/>
          </w:tcPr>
          <w:p w14:paraId="2F02BFF5"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S.S. MALADIE VIEILL. TOT. RG</w:t>
            </w:r>
          </w:p>
        </w:tc>
        <w:tc>
          <w:tcPr>
            <w:tcW w:w="1601" w:type="dxa"/>
            <w:shd w:val="clear" w:color="auto" w:fill="auto"/>
            <w:vAlign w:val="bottom"/>
          </w:tcPr>
          <w:p w14:paraId="178AD533"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Déductions</w:t>
            </w:r>
          </w:p>
        </w:tc>
        <w:tc>
          <w:tcPr>
            <w:tcW w:w="1585" w:type="dxa"/>
            <w:shd w:val="clear" w:color="auto" w:fill="auto"/>
            <w:vAlign w:val="bottom"/>
          </w:tcPr>
          <w:p w14:paraId="4421CC09" w14:textId="77777777" w:rsidR="00FE0CB5" w:rsidRPr="00126F22" w:rsidRDefault="00FE0CB5">
            <w:pPr>
              <w:spacing w:after="0"/>
              <w:ind w:hanging="5"/>
              <w:jc w:val="center"/>
              <w:rPr>
                <w:rFonts w:asciiTheme="majorHAnsi" w:hAnsiTheme="majorHAnsi" w:cstheme="majorHAnsi"/>
                <w:color w:val="00000A"/>
                <w:sz w:val="18"/>
                <w:szCs w:val="18"/>
              </w:rPr>
            </w:pPr>
          </w:p>
        </w:tc>
      </w:tr>
      <w:tr w:rsidR="00FE0CB5" w:rsidRPr="00FA59C0" w14:paraId="418A9093" w14:textId="77777777" w:rsidTr="000271A0">
        <w:trPr>
          <w:trHeight w:val="256"/>
        </w:trPr>
        <w:tc>
          <w:tcPr>
            <w:tcW w:w="992" w:type="dxa"/>
            <w:shd w:val="clear" w:color="auto" w:fill="auto"/>
            <w:vAlign w:val="bottom"/>
          </w:tcPr>
          <w:p w14:paraId="30809BE4"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5060</w:t>
            </w:r>
          </w:p>
        </w:tc>
        <w:tc>
          <w:tcPr>
            <w:tcW w:w="3618" w:type="dxa"/>
            <w:shd w:val="clear" w:color="auto" w:fill="auto"/>
            <w:vAlign w:val="bottom"/>
          </w:tcPr>
          <w:p w14:paraId="50E9341F"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S.S. VIEILLESSE PLAFONNEE RG</w:t>
            </w:r>
          </w:p>
        </w:tc>
        <w:tc>
          <w:tcPr>
            <w:tcW w:w="1601" w:type="dxa"/>
            <w:shd w:val="clear" w:color="auto" w:fill="auto"/>
            <w:vAlign w:val="bottom"/>
          </w:tcPr>
          <w:p w14:paraId="1D816F3E"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Déductions</w:t>
            </w:r>
          </w:p>
        </w:tc>
        <w:tc>
          <w:tcPr>
            <w:tcW w:w="1585" w:type="dxa"/>
            <w:shd w:val="clear" w:color="auto" w:fill="auto"/>
            <w:vAlign w:val="bottom"/>
          </w:tcPr>
          <w:p w14:paraId="0995592C" w14:textId="77777777" w:rsidR="00FE0CB5" w:rsidRPr="00126F22" w:rsidRDefault="00FE0CB5">
            <w:pPr>
              <w:spacing w:after="0"/>
              <w:ind w:hanging="5"/>
              <w:jc w:val="center"/>
              <w:rPr>
                <w:rFonts w:asciiTheme="majorHAnsi" w:hAnsiTheme="majorHAnsi" w:cstheme="majorHAnsi"/>
                <w:color w:val="00000A"/>
                <w:sz w:val="18"/>
                <w:szCs w:val="18"/>
              </w:rPr>
            </w:pPr>
          </w:p>
        </w:tc>
      </w:tr>
      <w:tr w:rsidR="00FE0CB5" w:rsidRPr="00FA59C0" w14:paraId="58542BF9" w14:textId="77777777" w:rsidTr="000271A0">
        <w:trPr>
          <w:trHeight w:val="256"/>
        </w:trPr>
        <w:tc>
          <w:tcPr>
            <w:tcW w:w="992" w:type="dxa"/>
            <w:shd w:val="clear" w:color="auto" w:fill="auto"/>
            <w:vAlign w:val="bottom"/>
          </w:tcPr>
          <w:p w14:paraId="7BD93BF4"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5300</w:t>
            </w:r>
          </w:p>
        </w:tc>
        <w:tc>
          <w:tcPr>
            <w:tcW w:w="3618" w:type="dxa"/>
            <w:shd w:val="clear" w:color="auto" w:fill="auto"/>
            <w:vAlign w:val="bottom"/>
          </w:tcPr>
          <w:p w14:paraId="57DDF6B3"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IRCANTEC TR. A</w:t>
            </w:r>
          </w:p>
        </w:tc>
        <w:tc>
          <w:tcPr>
            <w:tcW w:w="1601" w:type="dxa"/>
            <w:shd w:val="clear" w:color="auto" w:fill="auto"/>
            <w:vAlign w:val="bottom"/>
          </w:tcPr>
          <w:p w14:paraId="794E22FD"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Déductions</w:t>
            </w:r>
          </w:p>
        </w:tc>
        <w:tc>
          <w:tcPr>
            <w:tcW w:w="1585" w:type="dxa"/>
            <w:shd w:val="clear" w:color="auto" w:fill="auto"/>
            <w:vAlign w:val="bottom"/>
          </w:tcPr>
          <w:p w14:paraId="45A14EAD" w14:textId="77777777" w:rsidR="00FE0CB5" w:rsidRPr="00126F22" w:rsidRDefault="00FE0CB5">
            <w:pPr>
              <w:spacing w:after="0"/>
              <w:ind w:hanging="5"/>
              <w:jc w:val="center"/>
              <w:rPr>
                <w:rFonts w:asciiTheme="majorHAnsi" w:hAnsiTheme="majorHAnsi" w:cstheme="majorHAnsi"/>
                <w:color w:val="00000A"/>
                <w:sz w:val="18"/>
                <w:szCs w:val="18"/>
              </w:rPr>
            </w:pPr>
          </w:p>
        </w:tc>
      </w:tr>
      <w:tr w:rsidR="00FE0CB5" w:rsidRPr="00FA59C0" w14:paraId="49692052" w14:textId="77777777" w:rsidTr="000271A0">
        <w:trPr>
          <w:trHeight w:val="256"/>
        </w:trPr>
        <w:tc>
          <w:tcPr>
            <w:tcW w:w="992" w:type="dxa"/>
            <w:shd w:val="clear" w:color="auto" w:fill="auto"/>
            <w:vAlign w:val="bottom"/>
          </w:tcPr>
          <w:p w14:paraId="3027C33A"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7002</w:t>
            </w:r>
          </w:p>
        </w:tc>
        <w:tc>
          <w:tcPr>
            <w:tcW w:w="3618" w:type="dxa"/>
            <w:shd w:val="clear" w:color="auto" w:fill="auto"/>
            <w:vAlign w:val="bottom"/>
          </w:tcPr>
          <w:p w14:paraId="007964C3"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CSG RG</w:t>
            </w:r>
          </w:p>
        </w:tc>
        <w:tc>
          <w:tcPr>
            <w:tcW w:w="1601" w:type="dxa"/>
            <w:shd w:val="clear" w:color="auto" w:fill="auto"/>
            <w:vAlign w:val="bottom"/>
          </w:tcPr>
          <w:p w14:paraId="4C1B3467"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Déductions</w:t>
            </w:r>
          </w:p>
        </w:tc>
        <w:tc>
          <w:tcPr>
            <w:tcW w:w="1585" w:type="dxa"/>
            <w:shd w:val="clear" w:color="auto" w:fill="auto"/>
            <w:vAlign w:val="bottom"/>
          </w:tcPr>
          <w:p w14:paraId="4AB629A9" w14:textId="77777777" w:rsidR="00FE0CB5" w:rsidRPr="00126F22" w:rsidRDefault="00FE0CB5">
            <w:pPr>
              <w:spacing w:after="0"/>
              <w:ind w:hanging="5"/>
              <w:jc w:val="center"/>
              <w:rPr>
                <w:rFonts w:asciiTheme="majorHAnsi" w:hAnsiTheme="majorHAnsi" w:cstheme="majorHAnsi"/>
                <w:color w:val="00000A"/>
                <w:sz w:val="18"/>
                <w:szCs w:val="18"/>
              </w:rPr>
            </w:pPr>
          </w:p>
        </w:tc>
      </w:tr>
      <w:tr w:rsidR="00FE0CB5" w:rsidRPr="00FA59C0" w14:paraId="48E708F6" w14:textId="77777777" w:rsidTr="000271A0">
        <w:trPr>
          <w:trHeight w:val="332"/>
        </w:trPr>
        <w:tc>
          <w:tcPr>
            <w:tcW w:w="992" w:type="dxa"/>
            <w:shd w:val="clear" w:color="auto" w:fill="auto"/>
            <w:vAlign w:val="bottom"/>
          </w:tcPr>
          <w:p w14:paraId="6109C127"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5056</w:t>
            </w:r>
          </w:p>
        </w:tc>
        <w:tc>
          <w:tcPr>
            <w:tcW w:w="3618" w:type="dxa"/>
            <w:shd w:val="clear" w:color="auto" w:fill="auto"/>
            <w:vAlign w:val="bottom"/>
          </w:tcPr>
          <w:p w14:paraId="4E43ED6D"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S.S. MALADIE VEUVAGE TOT.           ELUS</w:t>
            </w:r>
          </w:p>
        </w:tc>
        <w:tc>
          <w:tcPr>
            <w:tcW w:w="1601" w:type="dxa"/>
            <w:shd w:val="clear" w:color="auto" w:fill="auto"/>
            <w:vAlign w:val="bottom"/>
          </w:tcPr>
          <w:p w14:paraId="1EF85CE5"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Déductions</w:t>
            </w:r>
          </w:p>
        </w:tc>
        <w:tc>
          <w:tcPr>
            <w:tcW w:w="1585" w:type="dxa"/>
            <w:shd w:val="clear" w:color="auto" w:fill="auto"/>
            <w:vAlign w:val="bottom"/>
          </w:tcPr>
          <w:p w14:paraId="39107F0E" w14:textId="77777777" w:rsidR="00FE0CB5" w:rsidRPr="00126F22" w:rsidRDefault="00FE0CB5">
            <w:pPr>
              <w:spacing w:after="0"/>
              <w:ind w:hanging="5"/>
              <w:jc w:val="center"/>
              <w:rPr>
                <w:rFonts w:asciiTheme="majorHAnsi" w:hAnsiTheme="majorHAnsi" w:cstheme="majorHAnsi"/>
                <w:color w:val="00000A"/>
                <w:sz w:val="18"/>
                <w:szCs w:val="18"/>
              </w:rPr>
            </w:pPr>
          </w:p>
        </w:tc>
      </w:tr>
      <w:tr w:rsidR="00FE0CB5" w:rsidRPr="00FA59C0" w14:paraId="3660169A" w14:textId="77777777" w:rsidTr="000271A0">
        <w:trPr>
          <w:trHeight w:val="256"/>
        </w:trPr>
        <w:tc>
          <w:tcPr>
            <w:tcW w:w="992" w:type="dxa"/>
            <w:shd w:val="clear" w:color="auto" w:fill="auto"/>
            <w:vAlign w:val="bottom"/>
          </w:tcPr>
          <w:p w14:paraId="624FAD24" w14:textId="77777777" w:rsidR="00FE0CB5" w:rsidRPr="00126F22" w:rsidRDefault="00FE0CB5" w:rsidP="00FA59C0">
            <w:pPr>
              <w:spacing w:after="0"/>
              <w:ind w:hanging="5"/>
              <w:jc w:val="center"/>
              <w:rPr>
                <w:rFonts w:asciiTheme="majorHAnsi" w:hAnsiTheme="majorHAnsi" w:cstheme="majorHAnsi"/>
                <w:color w:val="00000A"/>
                <w:sz w:val="18"/>
                <w:szCs w:val="18"/>
              </w:rPr>
            </w:pPr>
          </w:p>
        </w:tc>
        <w:tc>
          <w:tcPr>
            <w:tcW w:w="3618" w:type="dxa"/>
            <w:shd w:val="clear" w:color="auto" w:fill="auto"/>
            <w:vAlign w:val="bottom"/>
          </w:tcPr>
          <w:p w14:paraId="25B22DE0"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w:t>
            </w:r>
          </w:p>
        </w:tc>
        <w:tc>
          <w:tcPr>
            <w:tcW w:w="1601" w:type="dxa"/>
            <w:shd w:val="clear" w:color="auto" w:fill="auto"/>
            <w:vAlign w:val="bottom"/>
          </w:tcPr>
          <w:p w14:paraId="3F969E27"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w:t>
            </w:r>
          </w:p>
        </w:tc>
        <w:tc>
          <w:tcPr>
            <w:tcW w:w="1585" w:type="dxa"/>
            <w:shd w:val="clear" w:color="auto" w:fill="auto"/>
            <w:vAlign w:val="bottom"/>
          </w:tcPr>
          <w:p w14:paraId="103E055A" w14:textId="77777777" w:rsidR="00FE0CB5" w:rsidRPr="00126F22" w:rsidRDefault="00FE0CB5">
            <w:pPr>
              <w:spacing w:after="0"/>
              <w:ind w:hanging="5"/>
              <w:jc w:val="center"/>
              <w:rPr>
                <w:rFonts w:asciiTheme="majorHAnsi" w:hAnsiTheme="majorHAnsi" w:cstheme="majorHAnsi"/>
                <w:color w:val="00000A"/>
                <w:sz w:val="18"/>
                <w:szCs w:val="18"/>
              </w:rPr>
            </w:pPr>
          </w:p>
        </w:tc>
      </w:tr>
      <w:tr w:rsidR="00FE0CB5" w:rsidRPr="00FA59C0" w14:paraId="0F4019FC" w14:textId="77777777" w:rsidTr="000271A0">
        <w:trPr>
          <w:trHeight w:val="256"/>
        </w:trPr>
        <w:tc>
          <w:tcPr>
            <w:tcW w:w="992" w:type="dxa"/>
            <w:shd w:val="clear" w:color="auto" w:fill="auto"/>
            <w:vAlign w:val="bottom"/>
          </w:tcPr>
          <w:p w14:paraId="1F4FE1AC"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1707</w:t>
            </w:r>
          </w:p>
        </w:tc>
        <w:tc>
          <w:tcPr>
            <w:tcW w:w="3618" w:type="dxa"/>
            <w:shd w:val="clear" w:color="auto" w:fill="auto"/>
            <w:vAlign w:val="bottom"/>
          </w:tcPr>
          <w:p w14:paraId="56914126"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IND. DIFF. SMIC HORAIRE</w:t>
            </w:r>
          </w:p>
        </w:tc>
        <w:tc>
          <w:tcPr>
            <w:tcW w:w="1601" w:type="dxa"/>
            <w:shd w:val="clear" w:color="auto" w:fill="auto"/>
            <w:vAlign w:val="bottom"/>
          </w:tcPr>
          <w:p w14:paraId="1D7D3B74"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Indemnité</w:t>
            </w:r>
          </w:p>
        </w:tc>
        <w:tc>
          <w:tcPr>
            <w:tcW w:w="1585" w:type="dxa"/>
            <w:shd w:val="clear" w:color="auto" w:fill="auto"/>
            <w:vAlign w:val="bottom"/>
          </w:tcPr>
          <w:p w14:paraId="685E9326" w14:textId="77777777" w:rsidR="00FE0CB5" w:rsidRPr="00126F22" w:rsidRDefault="00FE0CB5">
            <w:pPr>
              <w:spacing w:after="0"/>
              <w:ind w:hanging="5"/>
              <w:jc w:val="center"/>
              <w:rPr>
                <w:rFonts w:asciiTheme="majorHAnsi" w:hAnsiTheme="majorHAnsi" w:cstheme="majorHAnsi"/>
                <w:color w:val="00000A"/>
                <w:sz w:val="18"/>
                <w:szCs w:val="18"/>
              </w:rPr>
            </w:pPr>
          </w:p>
        </w:tc>
      </w:tr>
      <w:tr w:rsidR="00FE0CB5" w:rsidRPr="00FA59C0" w14:paraId="3CA0D983" w14:textId="77777777" w:rsidTr="000271A0">
        <w:trPr>
          <w:trHeight w:val="256"/>
        </w:trPr>
        <w:tc>
          <w:tcPr>
            <w:tcW w:w="992" w:type="dxa"/>
            <w:shd w:val="clear" w:color="auto" w:fill="auto"/>
            <w:vAlign w:val="bottom"/>
          </w:tcPr>
          <w:p w14:paraId="293191B8"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401N</w:t>
            </w:r>
          </w:p>
        </w:tc>
        <w:tc>
          <w:tcPr>
            <w:tcW w:w="3618" w:type="dxa"/>
            <w:shd w:val="clear" w:color="auto" w:fill="auto"/>
            <w:vAlign w:val="bottom"/>
          </w:tcPr>
          <w:p w14:paraId="6DB00A05"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PRIME AIDE VACANCES MS (FORFAIT)</w:t>
            </w:r>
          </w:p>
        </w:tc>
        <w:tc>
          <w:tcPr>
            <w:tcW w:w="1601" w:type="dxa"/>
            <w:shd w:val="clear" w:color="auto" w:fill="auto"/>
            <w:vAlign w:val="bottom"/>
          </w:tcPr>
          <w:p w14:paraId="157D5B47"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Indemnité</w:t>
            </w:r>
          </w:p>
        </w:tc>
        <w:tc>
          <w:tcPr>
            <w:tcW w:w="1585" w:type="dxa"/>
            <w:shd w:val="clear" w:color="auto" w:fill="auto"/>
            <w:vAlign w:val="bottom"/>
          </w:tcPr>
          <w:p w14:paraId="05237735" w14:textId="77777777" w:rsidR="00FE0CB5" w:rsidRPr="00126F22" w:rsidRDefault="00FE0CB5">
            <w:pPr>
              <w:spacing w:after="0"/>
              <w:ind w:hanging="5"/>
              <w:jc w:val="center"/>
              <w:rPr>
                <w:rFonts w:asciiTheme="majorHAnsi" w:hAnsiTheme="majorHAnsi" w:cstheme="majorHAnsi"/>
                <w:color w:val="00000A"/>
                <w:sz w:val="18"/>
                <w:szCs w:val="18"/>
              </w:rPr>
            </w:pPr>
          </w:p>
        </w:tc>
      </w:tr>
      <w:tr w:rsidR="00FE0CB5" w:rsidRPr="00FA59C0" w14:paraId="38FCD42D" w14:textId="77777777" w:rsidTr="000271A0">
        <w:trPr>
          <w:trHeight w:val="256"/>
        </w:trPr>
        <w:tc>
          <w:tcPr>
            <w:tcW w:w="992" w:type="dxa"/>
            <w:shd w:val="clear" w:color="auto" w:fill="auto"/>
            <w:vAlign w:val="bottom"/>
          </w:tcPr>
          <w:p w14:paraId="01C54558"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401N</w:t>
            </w:r>
          </w:p>
        </w:tc>
        <w:tc>
          <w:tcPr>
            <w:tcW w:w="3618" w:type="dxa"/>
            <w:shd w:val="clear" w:color="auto" w:fill="auto"/>
            <w:vAlign w:val="bottom"/>
          </w:tcPr>
          <w:p w14:paraId="0801F0C7"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PRIME AIDE VACANCES MS</w:t>
            </w:r>
          </w:p>
        </w:tc>
        <w:tc>
          <w:tcPr>
            <w:tcW w:w="1601" w:type="dxa"/>
            <w:shd w:val="clear" w:color="auto" w:fill="auto"/>
            <w:vAlign w:val="bottom"/>
          </w:tcPr>
          <w:p w14:paraId="4D7EB16D"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Indemnité</w:t>
            </w:r>
          </w:p>
        </w:tc>
        <w:tc>
          <w:tcPr>
            <w:tcW w:w="1585" w:type="dxa"/>
            <w:shd w:val="clear" w:color="auto" w:fill="auto"/>
            <w:vAlign w:val="bottom"/>
          </w:tcPr>
          <w:p w14:paraId="106976BC" w14:textId="77777777" w:rsidR="00FE0CB5" w:rsidRPr="00126F22" w:rsidRDefault="00FE0CB5">
            <w:pPr>
              <w:spacing w:after="0"/>
              <w:ind w:hanging="5"/>
              <w:jc w:val="center"/>
              <w:rPr>
                <w:rFonts w:asciiTheme="majorHAnsi" w:hAnsiTheme="majorHAnsi" w:cstheme="majorHAnsi"/>
                <w:color w:val="00000A"/>
                <w:sz w:val="18"/>
                <w:szCs w:val="18"/>
              </w:rPr>
            </w:pPr>
          </w:p>
        </w:tc>
      </w:tr>
      <w:tr w:rsidR="00FE0CB5" w:rsidRPr="00FA59C0" w14:paraId="0CBC1249" w14:textId="77777777" w:rsidTr="000271A0">
        <w:trPr>
          <w:trHeight w:val="256"/>
        </w:trPr>
        <w:tc>
          <w:tcPr>
            <w:tcW w:w="992" w:type="dxa"/>
            <w:shd w:val="clear" w:color="auto" w:fill="auto"/>
            <w:vAlign w:val="bottom"/>
          </w:tcPr>
          <w:p w14:paraId="56649FEF"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401N</w:t>
            </w:r>
          </w:p>
        </w:tc>
        <w:tc>
          <w:tcPr>
            <w:tcW w:w="3618" w:type="dxa"/>
            <w:shd w:val="clear" w:color="auto" w:fill="auto"/>
            <w:vAlign w:val="bottom"/>
          </w:tcPr>
          <w:p w14:paraId="6D5868A4"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INDEMNITE COMPENSATOIRE</w:t>
            </w:r>
          </w:p>
        </w:tc>
        <w:tc>
          <w:tcPr>
            <w:tcW w:w="1601" w:type="dxa"/>
            <w:shd w:val="clear" w:color="auto" w:fill="auto"/>
            <w:vAlign w:val="bottom"/>
          </w:tcPr>
          <w:p w14:paraId="73B34D17"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Indemnité</w:t>
            </w:r>
          </w:p>
        </w:tc>
        <w:tc>
          <w:tcPr>
            <w:tcW w:w="1585" w:type="dxa"/>
            <w:shd w:val="clear" w:color="auto" w:fill="auto"/>
            <w:vAlign w:val="bottom"/>
          </w:tcPr>
          <w:p w14:paraId="40A172C0" w14:textId="77777777" w:rsidR="00FE0CB5" w:rsidRPr="00126F22" w:rsidRDefault="00FE0CB5">
            <w:pPr>
              <w:spacing w:after="0"/>
              <w:ind w:hanging="5"/>
              <w:jc w:val="center"/>
              <w:rPr>
                <w:rFonts w:asciiTheme="majorHAnsi" w:hAnsiTheme="majorHAnsi" w:cstheme="majorHAnsi"/>
                <w:color w:val="00000A"/>
                <w:sz w:val="18"/>
                <w:szCs w:val="18"/>
              </w:rPr>
            </w:pPr>
          </w:p>
        </w:tc>
      </w:tr>
      <w:tr w:rsidR="00FE0CB5" w:rsidRPr="00FA59C0" w14:paraId="68740B04" w14:textId="77777777" w:rsidTr="000271A0">
        <w:trPr>
          <w:trHeight w:val="256"/>
        </w:trPr>
        <w:tc>
          <w:tcPr>
            <w:tcW w:w="992" w:type="dxa"/>
            <w:shd w:val="clear" w:color="auto" w:fill="auto"/>
            <w:vAlign w:val="bottom"/>
          </w:tcPr>
          <w:p w14:paraId="26162887"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230C</w:t>
            </w:r>
          </w:p>
        </w:tc>
        <w:tc>
          <w:tcPr>
            <w:tcW w:w="3618" w:type="dxa"/>
            <w:shd w:val="clear" w:color="auto" w:fill="auto"/>
            <w:vAlign w:val="bottom"/>
          </w:tcPr>
          <w:p w14:paraId="3B1D8AC0"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INDEMNITE COMPL. MALADIE  90%</w:t>
            </w:r>
          </w:p>
        </w:tc>
        <w:tc>
          <w:tcPr>
            <w:tcW w:w="1601" w:type="dxa"/>
            <w:shd w:val="clear" w:color="auto" w:fill="auto"/>
            <w:vAlign w:val="bottom"/>
          </w:tcPr>
          <w:p w14:paraId="7760BB11"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Indemnité</w:t>
            </w:r>
          </w:p>
        </w:tc>
        <w:tc>
          <w:tcPr>
            <w:tcW w:w="1585" w:type="dxa"/>
            <w:shd w:val="clear" w:color="auto" w:fill="auto"/>
            <w:vAlign w:val="bottom"/>
          </w:tcPr>
          <w:p w14:paraId="54F57AC7" w14:textId="77777777" w:rsidR="00FE0CB5" w:rsidRPr="00126F22" w:rsidRDefault="00FE0CB5">
            <w:pPr>
              <w:spacing w:after="0"/>
              <w:ind w:hanging="5"/>
              <w:jc w:val="center"/>
              <w:rPr>
                <w:rFonts w:asciiTheme="majorHAnsi" w:hAnsiTheme="majorHAnsi" w:cstheme="majorHAnsi"/>
                <w:color w:val="00000A"/>
                <w:sz w:val="18"/>
                <w:szCs w:val="18"/>
              </w:rPr>
            </w:pPr>
          </w:p>
        </w:tc>
      </w:tr>
      <w:tr w:rsidR="00FE0CB5" w:rsidRPr="00FA59C0" w14:paraId="41302664" w14:textId="77777777" w:rsidTr="000271A0">
        <w:trPr>
          <w:trHeight w:val="256"/>
        </w:trPr>
        <w:tc>
          <w:tcPr>
            <w:tcW w:w="992" w:type="dxa"/>
            <w:shd w:val="clear" w:color="auto" w:fill="auto"/>
            <w:vAlign w:val="bottom"/>
          </w:tcPr>
          <w:p w14:paraId="46D799C7"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230D</w:t>
            </w:r>
          </w:p>
        </w:tc>
        <w:tc>
          <w:tcPr>
            <w:tcW w:w="3618" w:type="dxa"/>
            <w:shd w:val="clear" w:color="auto" w:fill="auto"/>
            <w:vAlign w:val="bottom"/>
          </w:tcPr>
          <w:p w14:paraId="583354C3"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INDEMNITE COMPL. MALADIE  2 3</w:t>
            </w:r>
          </w:p>
        </w:tc>
        <w:tc>
          <w:tcPr>
            <w:tcW w:w="1601" w:type="dxa"/>
            <w:shd w:val="clear" w:color="auto" w:fill="auto"/>
            <w:vAlign w:val="bottom"/>
          </w:tcPr>
          <w:p w14:paraId="4447A524"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Indemnité</w:t>
            </w:r>
          </w:p>
        </w:tc>
        <w:tc>
          <w:tcPr>
            <w:tcW w:w="1585" w:type="dxa"/>
            <w:shd w:val="clear" w:color="auto" w:fill="auto"/>
            <w:vAlign w:val="bottom"/>
          </w:tcPr>
          <w:p w14:paraId="0B9729ED" w14:textId="77777777" w:rsidR="00FE0CB5" w:rsidRPr="00126F22" w:rsidRDefault="00FE0CB5">
            <w:pPr>
              <w:spacing w:after="0"/>
              <w:ind w:hanging="5"/>
              <w:jc w:val="center"/>
              <w:rPr>
                <w:rFonts w:asciiTheme="majorHAnsi" w:hAnsiTheme="majorHAnsi" w:cstheme="majorHAnsi"/>
                <w:color w:val="00000A"/>
                <w:sz w:val="18"/>
                <w:szCs w:val="18"/>
              </w:rPr>
            </w:pPr>
          </w:p>
        </w:tc>
      </w:tr>
      <w:tr w:rsidR="00FE0CB5" w:rsidRPr="00FA59C0" w14:paraId="572099D6" w14:textId="77777777" w:rsidTr="000271A0">
        <w:trPr>
          <w:trHeight w:val="256"/>
        </w:trPr>
        <w:tc>
          <w:tcPr>
            <w:tcW w:w="992" w:type="dxa"/>
            <w:shd w:val="clear" w:color="auto" w:fill="auto"/>
            <w:vAlign w:val="bottom"/>
          </w:tcPr>
          <w:p w14:paraId="6F3D9421"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401A</w:t>
            </w:r>
          </w:p>
        </w:tc>
        <w:tc>
          <w:tcPr>
            <w:tcW w:w="3618" w:type="dxa"/>
            <w:shd w:val="clear" w:color="auto" w:fill="auto"/>
            <w:vAlign w:val="bottom"/>
          </w:tcPr>
          <w:p w14:paraId="2868B2F8"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CONGES PAYES</w:t>
            </w:r>
          </w:p>
        </w:tc>
        <w:tc>
          <w:tcPr>
            <w:tcW w:w="1601" w:type="dxa"/>
            <w:shd w:val="clear" w:color="auto" w:fill="auto"/>
            <w:vAlign w:val="bottom"/>
          </w:tcPr>
          <w:p w14:paraId="53A6AD08"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Indemnité</w:t>
            </w:r>
          </w:p>
        </w:tc>
        <w:tc>
          <w:tcPr>
            <w:tcW w:w="1585" w:type="dxa"/>
            <w:shd w:val="clear" w:color="auto" w:fill="auto"/>
            <w:vAlign w:val="bottom"/>
          </w:tcPr>
          <w:p w14:paraId="3C48FD0C" w14:textId="77777777" w:rsidR="00FE0CB5" w:rsidRPr="00126F22" w:rsidRDefault="00FE0CB5">
            <w:pPr>
              <w:spacing w:after="0"/>
              <w:ind w:hanging="5"/>
              <w:jc w:val="center"/>
              <w:rPr>
                <w:rFonts w:asciiTheme="majorHAnsi" w:hAnsiTheme="majorHAnsi" w:cstheme="majorHAnsi"/>
                <w:color w:val="00000A"/>
                <w:sz w:val="18"/>
                <w:szCs w:val="18"/>
              </w:rPr>
            </w:pPr>
          </w:p>
        </w:tc>
      </w:tr>
      <w:tr w:rsidR="00FE0CB5" w:rsidRPr="00FA59C0" w14:paraId="600D17EF" w14:textId="77777777" w:rsidTr="000271A0">
        <w:trPr>
          <w:trHeight w:val="256"/>
        </w:trPr>
        <w:tc>
          <w:tcPr>
            <w:tcW w:w="992" w:type="dxa"/>
            <w:shd w:val="clear" w:color="auto" w:fill="auto"/>
            <w:vAlign w:val="bottom"/>
          </w:tcPr>
          <w:p w14:paraId="18BA96D6"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401G</w:t>
            </w:r>
          </w:p>
        </w:tc>
        <w:tc>
          <w:tcPr>
            <w:tcW w:w="3618" w:type="dxa"/>
            <w:shd w:val="clear" w:color="auto" w:fill="auto"/>
            <w:vAlign w:val="bottom"/>
          </w:tcPr>
          <w:p w14:paraId="49395F64"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CHEQUES VACANCES MS</w:t>
            </w:r>
          </w:p>
        </w:tc>
        <w:tc>
          <w:tcPr>
            <w:tcW w:w="1601" w:type="dxa"/>
            <w:shd w:val="clear" w:color="auto" w:fill="auto"/>
            <w:vAlign w:val="bottom"/>
          </w:tcPr>
          <w:p w14:paraId="390D5C64"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Indemnité</w:t>
            </w:r>
          </w:p>
        </w:tc>
        <w:tc>
          <w:tcPr>
            <w:tcW w:w="1585" w:type="dxa"/>
            <w:shd w:val="clear" w:color="auto" w:fill="auto"/>
            <w:vAlign w:val="bottom"/>
          </w:tcPr>
          <w:p w14:paraId="509E32BB" w14:textId="77777777" w:rsidR="00FE0CB5" w:rsidRPr="00126F22" w:rsidRDefault="00FE0CB5">
            <w:pPr>
              <w:spacing w:after="0"/>
              <w:ind w:hanging="5"/>
              <w:jc w:val="center"/>
              <w:rPr>
                <w:rFonts w:asciiTheme="majorHAnsi" w:hAnsiTheme="majorHAnsi" w:cstheme="majorHAnsi"/>
                <w:color w:val="00000A"/>
                <w:sz w:val="18"/>
                <w:szCs w:val="18"/>
              </w:rPr>
            </w:pPr>
          </w:p>
        </w:tc>
      </w:tr>
      <w:tr w:rsidR="00FE0CB5" w:rsidRPr="00FA59C0" w14:paraId="173E8248" w14:textId="77777777" w:rsidTr="000271A0">
        <w:trPr>
          <w:trHeight w:val="256"/>
        </w:trPr>
        <w:tc>
          <w:tcPr>
            <w:tcW w:w="992" w:type="dxa"/>
            <w:shd w:val="clear" w:color="auto" w:fill="auto"/>
            <w:vAlign w:val="bottom"/>
          </w:tcPr>
          <w:p w14:paraId="715C0A28"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401N</w:t>
            </w:r>
          </w:p>
        </w:tc>
        <w:tc>
          <w:tcPr>
            <w:tcW w:w="3618" w:type="dxa"/>
            <w:shd w:val="clear" w:color="auto" w:fill="auto"/>
            <w:vAlign w:val="bottom"/>
          </w:tcPr>
          <w:p w14:paraId="72FE94AB"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PRIME AIDE VACANCES MS(FORFAIT)</w:t>
            </w:r>
          </w:p>
        </w:tc>
        <w:tc>
          <w:tcPr>
            <w:tcW w:w="1601" w:type="dxa"/>
            <w:shd w:val="clear" w:color="auto" w:fill="auto"/>
            <w:vAlign w:val="bottom"/>
          </w:tcPr>
          <w:p w14:paraId="2B9A52F1"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Indemnité</w:t>
            </w:r>
          </w:p>
        </w:tc>
        <w:tc>
          <w:tcPr>
            <w:tcW w:w="1585" w:type="dxa"/>
            <w:shd w:val="clear" w:color="auto" w:fill="auto"/>
            <w:vAlign w:val="bottom"/>
          </w:tcPr>
          <w:p w14:paraId="5A6CB3E7" w14:textId="77777777" w:rsidR="00FE0CB5" w:rsidRPr="00126F22" w:rsidRDefault="00FE0CB5">
            <w:pPr>
              <w:spacing w:after="0"/>
              <w:ind w:hanging="5"/>
              <w:jc w:val="center"/>
              <w:rPr>
                <w:rFonts w:asciiTheme="majorHAnsi" w:hAnsiTheme="majorHAnsi" w:cstheme="majorHAnsi"/>
                <w:color w:val="00000A"/>
                <w:sz w:val="18"/>
                <w:szCs w:val="18"/>
              </w:rPr>
            </w:pPr>
          </w:p>
        </w:tc>
      </w:tr>
      <w:tr w:rsidR="00FE0CB5" w:rsidRPr="00FA59C0" w14:paraId="7BF00F35" w14:textId="77777777" w:rsidTr="000271A0">
        <w:trPr>
          <w:trHeight w:val="256"/>
        </w:trPr>
        <w:tc>
          <w:tcPr>
            <w:tcW w:w="992" w:type="dxa"/>
            <w:shd w:val="clear" w:color="auto" w:fill="auto"/>
            <w:vAlign w:val="bottom"/>
          </w:tcPr>
          <w:p w14:paraId="5418C412"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3204</w:t>
            </w:r>
          </w:p>
        </w:tc>
        <w:tc>
          <w:tcPr>
            <w:tcW w:w="3618" w:type="dxa"/>
            <w:shd w:val="clear" w:color="auto" w:fill="auto"/>
            <w:vAlign w:val="bottom"/>
          </w:tcPr>
          <w:p w14:paraId="5526BE0E"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P.M. CEC CEJ</w:t>
            </w:r>
          </w:p>
        </w:tc>
        <w:tc>
          <w:tcPr>
            <w:tcW w:w="1601" w:type="dxa"/>
            <w:shd w:val="clear" w:color="auto" w:fill="auto"/>
            <w:vAlign w:val="bottom"/>
          </w:tcPr>
          <w:p w14:paraId="4A55FEEB"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Indemnité</w:t>
            </w:r>
          </w:p>
        </w:tc>
        <w:tc>
          <w:tcPr>
            <w:tcW w:w="1585" w:type="dxa"/>
            <w:shd w:val="clear" w:color="auto" w:fill="auto"/>
            <w:vAlign w:val="bottom"/>
          </w:tcPr>
          <w:p w14:paraId="6021636C" w14:textId="77777777" w:rsidR="00FE0CB5" w:rsidRPr="00126F22" w:rsidRDefault="00FE0CB5">
            <w:pPr>
              <w:spacing w:after="0"/>
              <w:ind w:hanging="5"/>
              <w:jc w:val="center"/>
              <w:rPr>
                <w:rFonts w:asciiTheme="majorHAnsi" w:hAnsiTheme="majorHAnsi" w:cstheme="majorHAnsi"/>
                <w:color w:val="00000A"/>
                <w:sz w:val="18"/>
                <w:szCs w:val="18"/>
              </w:rPr>
            </w:pPr>
          </w:p>
        </w:tc>
      </w:tr>
      <w:tr w:rsidR="00FE0CB5" w:rsidRPr="00FA59C0" w14:paraId="5B34C5B2" w14:textId="77777777" w:rsidTr="000271A0">
        <w:trPr>
          <w:trHeight w:val="256"/>
        </w:trPr>
        <w:tc>
          <w:tcPr>
            <w:tcW w:w="992" w:type="dxa"/>
            <w:shd w:val="clear" w:color="auto" w:fill="auto"/>
            <w:vAlign w:val="bottom"/>
          </w:tcPr>
          <w:p w14:paraId="43845073"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401E</w:t>
            </w:r>
          </w:p>
        </w:tc>
        <w:tc>
          <w:tcPr>
            <w:tcW w:w="3618" w:type="dxa"/>
            <w:shd w:val="clear" w:color="auto" w:fill="auto"/>
            <w:vAlign w:val="bottom"/>
          </w:tcPr>
          <w:p w14:paraId="460F30B5"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AIDE AUX VACANCES</w:t>
            </w:r>
          </w:p>
        </w:tc>
        <w:tc>
          <w:tcPr>
            <w:tcW w:w="1601" w:type="dxa"/>
            <w:shd w:val="clear" w:color="auto" w:fill="auto"/>
            <w:vAlign w:val="bottom"/>
          </w:tcPr>
          <w:p w14:paraId="4FCC5CEE"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Indemnité</w:t>
            </w:r>
          </w:p>
        </w:tc>
        <w:tc>
          <w:tcPr>
            <w:tcW w:w="1585" w:type="dxa"/>
            <w:shd w:val="clear" w:color="auto" w:fill="auto"/>
            <w:vAlign w:val="bottom"/>
          </w:tcPr>
          <w:p w14:paraId="6E15F3BF" w14:textId="77777777" w:rsidR="00FE0CB5" w:rsidRPr="00126F22" w:rsidRDefault="00FE0CB5">
            <w:pPr>
              <w:spacing w:after="0"/>
              <w:ind w:hanging="5"/>
              <w:jc w:val="center"/>
              <w:rPr>
                <w:rFonts w:asciiTheme="majorHAnsi" w:hAnsiTheme="majorHAnsi" w:cstheme="majorHAnsi"/>
                <w:color w:val="00000A"/>
                <w:sz w:val="18"/>
                <w:szCs w:val="18"/>
              </w:rPr>
            </w:pPr>
          </w:p>
        </w:tc>
      </w:tr>
      <w:tr w:rsidR="00FE0CB5" w:rsidRPr="00FA59C0" w14:paraId="10F196E0" w14:textId="77777777" w:rsidTr="000271A0">
        <w:trPr>
          <w:trHeight w:val="256"/>
        </w:trPr>
        <w:tc>
          <w:tcPr>
            <w:tcW w:w="992" w:type="dxa"/>
            <w:shd w:val="clear" w:color="auto" w:fill="auto"/>
            <w:vAlign w:val="bottom"/>
          </w:tcPr>
          <w:p w14:paraId="1291194E"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401R</w:t>
            </w:r>
          </w:p>
        </w:tc>
        <w:tc>
          <w:tcPr>
            <w:tcW w:w="3618" w:type="dxa"/>
            <w:shd w:val="clear" w:color="auto" w:fill="auto"/>
            <w:vAlign w:val="bottom"/>
          </w:tcPr>
          <w:p w14:paraId="63847E6E"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INDEMNITE DE REGIE</w:t>
            </w:r>
          </w:p>
        </w:tc>
        <w:tc>
          <w:tcPr>
            <w:tcW w:w="1601" w:type="dxa"/>
            <w:shd w:val="clear" w:color="auto" w:fill="auto"/>
            <w:vAlign w:val="bottom"/>
          </w:tcPr>
          <w:p w14:paraId="6CF32B88"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Indemnité</w:t>
            </w:r>
          </w:p>
        </w:tc>
        <w:tc>
          <w:tcPr>
            <w:tcW w:w="1585" w:type="dxa"/>
            <w:shd w:val="clear" w:color="auto" w:fill="auto"/>
            <w:vAlign w:val="bottom"/>
          </w:tcPr>
          <w:p w14:paraId="47D9FDFC" w14:textId="77777777" w:rsidR="00FE0CB5" w:rsidRPr="00126F22" w:rsidRDefault="00FE0CB5">
            <w:pPr>
              <w:spacing w:after="0"/>
              <w:ind w:hanging="5"/>
              <w:jc w:val="center"/>
              <w:rPr>
                <w:rFonts w:asciiTheme="majorHAnsi" w:hAnsiTheme="majorHAnsi" w:cstheme="majorHAnsi"/>
                <w:color w:val="00000A"/>
                <w:sz w:val="18"/>
                <w:szCs w:val="18"/>
              </w:rPr>
            </w:pPr>
          </w:p>
        </w:tc>
      </w:tr>
      <w:tr w:rsidR="00FE0CB5" w:rsidRPr="00FA59C0" w14:paraId="1DD19214" w14:textId="77777777" w:rsidTr="000271A0">
        <w:trPr>
          <w:trHeight w:val="256"/>
        </w:trPr>
        <w:tc>
          <w:tcPr>
            <w:tcW w:w="992" w:type="dxa"/>
            <w:shd w:val="clear" w:color="auto" w:fill="auto"/>
            <w:vAlign w:val="bottom"/>
          </w:tcPr>
          <w:p w14:paraId="1F35B930"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4790</w:t>
            </w:r>
          </w:p>
        </w:tc>
        <w:tc>
          <w:tcPr>
            <w:tcW w:w="3618" w:type="dxa"/>
            <w:shd w:val="clear" w:color="auto" w:fill="auto"/>
            <w:vAlign w:val="bottom"/>
          </w:tcPr>
          <w:p w14:paraId="6B0E278C"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IND JOURN DU 08 AU 15 12 10</w:t>
            </w:r>
          </w:p>
        </w:tc>
        <w:tc>
          <w:tcPr>
            <w:tcW w:w="1601" w:type="dxa"/>
            <w:shd w:val="clear" w:color="auto" w:fill="auto"/>
            <w:vAlign w:val="bottom"/>
          </w:tcPr>
          <w:p w14:paraId="19102025"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Indemnité</w:t>
            </w:r>
          </w:p>
        </w:tc>
        <w:tc>
          <w:tcPr>
            <w:tcW w:w="1585" w:type="dxa"/>
            <w:shd w:val="clear" w:color="auto" w:fill="auto"/>
            <w:vAlign w:val="bottom"/>
          </w:tcPr>
          <w:p w14:paraId="1AADEFB4" w14:textId="77777777" w:rsidR="00FE0CB5" w:rsidRPr="00126F22" w:rsidRDefault="00FE0CB5">
            <w:pPr>
              <w:spacing w:after="0"/>
              <w:ind w:hanging="5"/>
              <w:jc w:val="center"/>
              <w:rPr>
                <w:rFonts w:asciiTheme="majorHAnsi" w:hAnsiTheme="majorHAnsi" w:cstheme="majorHAnsi"/>
                <w:color w:val="00000A"/>
                <w:sz w:val="18"/>
                <w:szCs w:val="18"/>
              </w:rPr>
            </w:pPr>
          </w:p>
        </w:tc>
      </w:tr>
      <w:tr w:rsidR="00FE0CB5" w:rsidRPr="00FA59C0" w14:paraId="522BDFCB" w14:textId="77777777" w:rsidTr="000271A0">
        <w:trPr>
          <w:trHeight w:val="256"/>
        </w:trPr>
        <w:tc>
          <w:tcPr>
            <w:tcW w:w="992" w:type="dxa"/>
            <w:shd w:val="clear" w:color="auto" w:fill="auto"/>
            <w:vAlign w:val="bottom"/>
          </w:tcPr>
          <w:p w14:paraId="0BDDB9E6"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8850</w:t>
            </w:r>
          </w:p>
        </w:tc>
        <w:tc>
          <w:tcPr>
            <w:tcW w:w="3618" w:type="dxa"/>
            <w:shd w:val="clear" w:color="auto" w:fill="auto"/>
            <w:vAlign w:val="bottom"/>
          </w:tcPr>
          <w:p w14:paraId="54315B9C"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INDEM. JOURNALIERE SS NETTE</w:t>
            </w:r>
          </w:p>
        </w:tc>
        <w:tc>
          <w:tcPr>
            <w:tcW w:w="1601" w:type="dxa"/>
            <w:shd w:val="clear" w:color="auto" w:fill="auto"/>
            <w:vAlign w:val="bottom"/>
          </w:tcPr>
          <w:p w14:paraId="04944C36"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Indemnité</w:t>
            </w:r>
          </w:p>
        </w:tc>
        <w:tc>
          <w:tcPr>
            <w:tcW w:w="1585" w:type="dxa"/>
            <w:shd w:val="clear" w:color="auto" w:fill="auto"/>
            <w:vAlign w:val="bottom"/>
          </w:tcPr>
          <w:p w14:paraId="483C739B" w14:textId="77777777" w:rsidR="00FE0CB5" w:rsidRPr="00126F22" w:rsidRDefault="00FE0CB5">
            <w:pPr>
              <w:spacing w:after="0"/>
              <w:ind w:hanging="5"/>
              <w:jc w:val="center"/>
              <w:rPr>
                <w:rFonts w:asciiTheme="majorHAnsi" w:hAnsiTheme="majorHAnsi" w:cstheme="majorHAnsi"/>
                <w:color w:val="00000A"/>
                <w:sz w:val="18"/>
                <w:szCs w:val="18"/>
              </w:rPr>
            </w:pPr>
          </w:p>
        </w:tc>
      </w:tr>
      <w:tr w:rsidR="00FE0CB5" w:rsidRPr="00FA59C0" w14:paraId="35C45D46" w14:textId="77777777" w:rsidTr="000271A0">
        <w:trPr>
          <w:trHeight w:val="256"/>
        </w:trPr>
        <w:tc>
          <w:tcPr>
            <w:tcW w:w="992" w:type="dxa"/>
            <w:shd w:val="clear" w:color="auto" w:fill="auto"/>
            <w:vAlign w:val="bottom"/>
          </w:tcPr>
          <w:p w14:paraId="78354A75"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401A</w:t>
            </w:r>
          </w:p>
        </w:tc>
        <w:tc>
          <w:tcPr>
            <w:tcW w:w="3618" w:type="dxa"/>
            <w:shd w:val="clear" w:color="auto" w:fill="auto"/>
            <w:vAlign w:val="bottom"/>
          </w:tcPr>
          <w:p w14:paraId="2F7650EF"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RETENUE TRAVAIL NON-FAIT 27 09 13</w:t>
            </w:r>
          </w:p>
        </w:tc>
        <w:tc>
          <w:tcPr>
            <w:tcW w:w="1601" w:type="dxa"/>
            <w:shd w:val="clear" w:color="auto" w:fill="auto"/>
            <w:vAlign w:val="bottom"/>
          </w:tcPr>
          <w:p w14:paraId="690B9FFD"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Indemnité</w:t>
            </w:r>
          </w:p>
        </w:tc>
        <w:tc>
          <w:tcPr>
            <w:tcW w:w="1585" w:type="dxa"/>
            <w:shd w:val="clear" w:color="auto" w:fill="auto"/>
            <w:vAlign w:val="bottom"/>
          </w:tcPr>
          <w:p w14:paraId="7E058B77" w14:textId="77777777" w:rsidR="00FE0CB5" w:rsidRPr="00126F22" w:rsidRDefault="00FE0CB5">
            <w:pPr>
              <w:spacing w:after="0"/>
              <w:ind w:hanging="5"/>
              <w:jc w:val="center"/>
              <w:rPr>
                <w:rFonts w:asciiTheme="majorHAnsi" w:hAnsiTheme="majorHAnsi" w:cstheme="majorHAnsi"/>
                <w:color w:val="00000A"/>
                <w:sz w:val="18"/>
                <w:szCs w:val="18"/>
              </w:rPr>
            </w:pPr>
          </w:p>
        </w:tc>
      </w:tr>
      <w:tr w:rsidR="00FE0CB5" w:rsidRPr="00FA59C0" w14:paraId="4A5831F7" w14:textId="77777777" w:rsidTr="000271A0">
        <w:trPr>
          <w:trHeight w:val="256"/>
        </w:trPr>
        <w:tc>
          <w:tcPr>
            <w:tcW w:w="992" w:type="dxa"/>
            <w:shd w:val="clear" w:color="auto" w:fill="auto"/>
            <w:vAlign w:val="bottom"/>
          </w:tcPr>
          <w:p w14:paraId="493B28CF"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3051</w:t>
            </w:r>
          </w:p>
        </w:tc>
        <w:tc>
          <w:tcPr>
            <w:tcW w:w="3618" w:type="dxa"/>
            <w:shd w:val="clear" w:color="auto" w:fill="auto"/>
            <w:vAlign w:val="bottom"/>
          </w:tcPr>
          <w:p w14:paraId="7D9979FE"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I.A.T.</w:t>
            </w:r>
          </w:p>
        </w:tc>
        <w:tc>
          <w:tcPr>
            <w:tcW w:w="1601" w:type="dxa"/>
            <w:shd w:val="clear" w:color="auto" w:fill="auto"/>
            <w:vAlign w:val="bottom"/>
          </w:tcPr>
          <w:p w14:paraId="03E9FB97"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Indemnité</w:t>
            </w:r>
          </w:p>
        </w:tc>
        <w:tc>
          <w:tcPr>
            <w:tcW w:w="1585" w:type="dxa"/>
            <w:shd w:val="clear" w:color="auto" w:fill="auto"/>
            <w:vAlign w:val="bottom"/>
          </w:tcPr>
          <w:p w14:paraId="42657C23"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Codes IAT</w:t>
            </w:r>
          </w:p>
        </w:tc>
      </w:tr>
      <w:tr w:rsidR="00FE0CB5" w:rsidRPr="00FA59C0" w14:paraId="71D5BC96" w14:textId="77777777" w:rsidTr="000271A0">
        <w:trPr>
          <w:trHeight w:val="256"/>
        </w:trPr>
        <w:tc>
          <w:tcPr>
            <w:tcW w:w="992" w:type="dxa"/>
            <w:shd w:val="clear" w:color="auto" w:fill="auto"/>
            <w:vAlign w:val="bottom"/>
          </w:tcPr>
          <w:p w14:paraId="3481B61C"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305A</w:t>
            </w:r>
          </w:p>
        </w:tc>
        <w:tc>
          <w:tcPr>
            <w:tcW w:w="3618" w:type="dxa"/>
            <w:shd w:val="clear" w:color="auto" w:fill="auto"/>
            <w:vAlign w:val="bottom"/>
          </w:tcPr>
          <w:p w14:paraId="6F3420CB"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I.E.M.P.</w:t>
            </w:r>
          </w:p>
        </w:tc>
        <w:tc>
          <w:tcPr>
            <w:tcW w:w="1601" w:type="dxa"/>
            <w:shd w:val="clear" w:color="auto" w:fill="auto"/>
            <w:vAlign w:val="bottom"/>
          </w:tcPr>
          <w:p w14:paraId="3DDAF6AB"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Indemnité</w:t>
            </w:r>
          </w:p>
        </w:tc>
        <w:tc>
          <w:tcPr>
            <w:tcW w:w="1585" w:type="dxa"/>
            <w:shd w:val="clear" w:color="auto" w:fill="auto"/>
            <w:vAlign w:val="bottom"/>
          </w:tcPr>
          <w:p w14:paraId="1435DFC1" w14:textId="77777777" w:rsidR="00FE0CB5" w:rsidRPr="00126F22" w:rsidRDefault="00FE0CB5">
            <w:pPr>
              <w:spacing w:after="0"/>
              <w:ind w:hanging="5"/>
              <w:jc w:val="center"/>
              <w:rPr>
                <w:rFonts w:asciiTheme="majorHAnsi" w:hAnsiTheme="majorHAnsi" w:cstheme="majorHAnsi"/>
                <w:color w:val="00000A"/>
                <w:sz w:val="18"/>
                <w:szCs w:val="18"/>
              </w:rPr>
            </w:pPr>
          </w:p>
        </w:tc>
      </w:tr>
      <w:tr w:rsidR="00FE0CB5" w:rsidRPr="00FA59C0" w14:paraId="23155F8A" w14:textId="77777777" w:rsidTr="000271A0">
        <w:trPr>
          <w:trHeight w:val="256"/>
        </w:trPr>
        <w:tc>
          <w:tcPr>
            <w:tcW w:w="992" w:type="dxa"/>
            <w:shd w:val="clear" w:color="auto" w:fill="auto"/>
            <w:vAlign w:val="bottom"/>
          </w:tcPr>
          <w:p w14:paraId="2FB0BFA7"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7650</w:t>
            </w:r>
          </w:p>
        </w:tc>
        <w:tc>
          <w:tcPr>
            <w:tcW w:w="3618" w:type="dxa"/>
            <w:shd w:val="clear" w:color="auto" w:fill="auto"/>
            <w:vAlign w:val="bottom"/>
          </w:tcPr>
          <w:p w14:paraId="2AB53892"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IND.CHAUSSURES EQUIPEM.</w:t>
            </w:r>
          </w:p>
        </w:tc>
        <w:tc>
          <w:tcPr>
            <w:tcW w:w="1601" w:type="dxa"/>
            <w:shd w:val="clear" w:color="auto" w:fill="auto"/>
            <w:vAlign w:val="bottom"/>
          </w:tcPr>
          <w:p w14:paraId="0547F6C9"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Indemnité</w:t>
            </w:r>
          </w:p>
        </w:tc>
        <w:tc>
          <w:tcPr>
            <w:tcW w:w="1585" w:type="dxa"/>
            <w:shd w:val="clear" w:color="auto" w:fill="auto"/>
            <w:vAlign w:val="bottom"/>
          </w:tcPr>
          <w:p w14:paraId="34D323E9" w14:textId="77777777" w:rsidR="00FE0CB5" w:rsidRPr="00126F22" w:rsidRDefault="00FE0CB5">
            <w:pPr>
              <w:spacing w:after="0"/>
              <w:ind w:hanging="5"/>
              <w:jc w:val="center"/>
              <w:rPr>
                <w:rFonts w:asciiTheme="majorHAnsi" w:hAnsiTheme="majorHAnsi" w:cstheme="majorHAnsi"/>
                <w:color w:val="00000A"/>
                <w:sz w:val="18"/>
                <w:szCs w:val="18"/>
              </w:rPr>
            </w:pPr>
          </w:p>
        </w:tc>
      </w:tr>
      <w:tr w:rsidR="00FE0CB5" w:rsidRPr="00FA59C0" w14:paraId="0C36DAB4" w14:textId="77777777" w:rsidTr="000271A0">
        <w:trPr>
          <w:trHeight w:val="256"/>
        </w:trPr>
        <w:tc>
          <w:tcPr>
            <w:tcW w:w="992" w:type="dxa"/>
            <w:shd w:val="clear" w:color="auto" w:fill="auto"/>
            <w:vAlign w:val="bottom"/>
          </w:tcPr>
          <w:p w14:paraId="05FEE5F6"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3046</w:t>
            </w:r>
          </w:p>
        </w:tc>
        <w:tc>
          <w:tcPr>
            <w:tcW w:w="3618" w:type="dxa"/>
            <w:shd w:val="clear" w:color="auto" w:fill="auto"/>
            <w:vAlign w:val="bottom"/>
          </w:tcPr>
          <w:p w14:paraId="1EC8C405"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I.F.T.S.</w:t>
            </w:r>
          </w:p>
        </w:tc>
        <w:tc>
          <w:tcPr>
            <w:tcW w:w="1601" w:type="dxa"/>
            <w:shd w:val="clear" w:color="auto" w:fill="auto"/>
            <w:vAlign w:val="bottom"/>
          </w:tcPr>
          <w:p w14:paraId="1714A965"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Indemnité</w:t>
            </w:r>
          </w:p>
        </w:tc>
        <w:tc>
          <w:tcPr>
            <w:tcW w:w="1585" w:type="dxa"/>
            <w:shd w:val="clear" w:color="auto" w:fill="auto"/>
            <w:vAlign w:val="bottom"/>
          </w:tcPr>
          <w:p w14:paraId="0EB3364D"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Codes IFTS</w:t>
            </w:r>
          </w:p>
        </w:tc>
      </w:tr>
      <w:tr w:rsidR="00FE0CB5" w:rsidRPr="00FA59C0" w14:paraId="7C78F567" w14:textId="77777777" w:rsidTr="000271A0">
        <w:trPr>
          <w:trHeight w:val="256"/>
        </w:trPr>
        <w:tc>
          <w:tcPr>
            <w:tcW w:w="992" w:type="dxa"/>
            <w:shd w:val="clear" w:color="auto" w:fill="auto"/>
            <w:vAlign w:val="bottom"/>
          </w:tcPr>
          <w:p w14:paraId="2F70DDBE"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3205</w:t>
            </w:r>
          </w:p>
        </w:tc>
        <w:tc>
          <w:tcPr>
            <w:tcW w:w="3618" w:type="dxa"/>
            <w:shd w:val="clear" w:color="auto" w:fill="auto"/>
            <w:vAlign w:val="bottom"/>
          </w:tcPr>
          <w:p w14:paraId="17F79E43"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P.S.R.</w:t>
            </w:r>
          </w:p>
        </w:tc>
        <w:tc>
          <w:tcPr>
            <w:tcW w:w="1601" w:type="dxa"/>
            <w:shd w:val="clear" w:color="auto" w:fill="auto"/>
            <w:vAlign w:val="bottom"/>
          </w:tcPr>
          <w:p w14:paraId="117F3AD2"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Indemnité</w:t>
            </w:r>
          </w:p>
        </w:tc>
        <w:tc>
          <w:tcPr>
            <w:tcW w:w="1585" w:type="dxa"/>
            <w:shd w:val="clear" w:color="auto" w:fill="auto"/>
            <w:vAlign w:val="bottom"/>
          </w:tcPr>
          <w:p w14:paraId="590052E5" w14:textId="77777777" w:rsidR="00FE0CB5" w:rsidRPr="00126F22" w:rsidRDefault="00FE0CB5">
            <w:pPr>
              <w:spacing w:after="0"/>
              <w:ind w:hanging="5"/>
              <w:jc w:val="center"/>
              <w:rPr>
                <w:rFonts w:asciiTheme="majorHAnsi" w:hAnsiTheme="majorHAnsi" w:cstheme="majorHAnsi"/>
                <w:color w:val="00000A"/>
                <w:sz w:val="18"/>
                <w:szCs w:val="18"/>
              </w:rPr>
            </w:pPr>
          </w:p>
        </w:tc>
      </w:tr>
      <w:tr w:rsidR="00FE0CB5" w:rsidRPr="00FA59C0" w14:paraId="6E0A0BE2" w14:textId="77777777" w:rsidTr="000271A0">
        <w:trPr>
          <w:trHeight w:val="256"/>
        </w:trPr>
        <w:tc>
          <w:tcPr>
            <w:tcW w:w="992" w:type="dxa"/>
            <w:shd w:val="clear" w:color="auto" w:fill="auto"/>
            <w:vAlign w:val="bottom"/>
          </w:tcPr>
          <w:p w14:paraId="476B64EE"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3252</w:t>
            </w:r>
          </w:p>
        </w:tc>
        <w:tc>
          <w:tcPr>
            <w:tcW w:w="3618" w:type="dxa"/>
            <w:shd w:val="clear" w:color="auto" w:fill="auto"/>
            <w:vAlign w:val="bottom"/>
          </w:tcPr>
          <w:p w14:paraId="7E0BE9AE"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I.S.S.</w:t>
            </w:r>
          </w:p>
        </w:tc>
        <w:tc>
          <w:tcPr>
            <w:tcW w:w="1601" w:type="dxa"/>
            <w:shd w:val="clear" w:color="auto" w:fill="auto"/>
            <w:vAlign w:val="bottom"/>
          </w:tcPr>
          <w:p w14:paraId="2A10B5A4"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Indemnité</w:t>
            </w:r>
          </w:p>
        </w:tc>
        <w:tc>
          <w:tcPr>
            <w:tcW w:w="1585" w:type="dxa"/>
            <w:shd w:val="clear" w:color="auto" w:fill="auto"/>
            <w:vAlign w:val="bottom"/>
          </w:tcPr>
          <w:p w14:paraId="5E15311D" w14:textId="77777777" w:rsidR="00FE0CB5" w:rsidRPr="00126F22" w:rsidRDefault="00FE0CB5">
            <w:pPr>
              <w:spacing w:after="0"/>
              <w:ind w:hanging="5"/>
              <w:jc w:val="center"/>
              <w:rPr>
                <w:rFonts w:asciiTheme="majorHAnsi" w:hAnsiTheme="majorHAnsi" w:cstheme="majorHAnsi"/>
                <w:color w:val="00000A"/>
                <w:sz w:val="18"/>
                <w:szCs w:val="18"/>
              </w:rPr>
            </w:pPr>
          </w:p>
        </w:tc>
      </w:tr>
      <w:tr w:rsidR="00FE0CB5" w:rsidRPr="00FA59C0" w14:paraId="4569D688" w14:textId="77777777" w:rsidTr="000271A0">
        <w:trPr>
          <w:trHeight w:val="256"/>
        </w:trPr>
        <w:tc>
          <w:tcPr>
            <w:tcW w:w="992" w:type="dxa"/>
            <w:shd w:val="clear" w:color="auto" w:fill="auto"/>
            <w:vAlign w:val="bottom"/>
          </w:tcPr>
          <w:p w14:paraId="1276E1F4"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3052</w:t>
            </w:r>
          </w:p>
        </w:tc>
        <w:tc>
          <w:tcPr>
            <w:tcW w:w="3618" w:type="dxa"/>
            <w:shd w:val="clear" w:color="auto" w:fill="auto"/>
            <w:vAlign w:val="bottom"/>
          </w:tcPr>
          <w:p w14:paraId="75C70310"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INDEMNITE COMPENSATRICE</w:t>
            </w:r>
          </w:p>
        </w:tc>
        <w:tc>
          <w:tcPr>
            <w:tcW w:w="1601" w:type="dxa"/>
            <w:shd w:val="clear" w:color="auto" w:fill="auto"/>
            <w:vAlign w:val="bottom"/>
          </w:tcPr>
          <w:p w14:paraId="6ECD6A35"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Indemnité</w:t>
            </w:r>
          </w:p>
        </w:tc>
        <w:tc>
          <w:tcPr>
            <w:tcW w:w="1585" w:type="dxa"/>
            <w:shd w:val="clear" w:color="auto" w:fill="auto"/>
            <w:vAlign w:val="bottom"/>
          </w:tcPr>
          <w:p w14:paraId="59705496" w14:textId="77777777" w:rsidR="00FE0CB5" w:rsidRPr="00126F22" w:rsidRDefault="00FE0CB5">
            <w:pPr>
              <w:spacing w:after="0"/>
              <w:ind w:hanging="5"/>
              <w:jc w:val="center"/>
              <w:rPr>
                <w:rFonts w:asciiTheme="majorHAnsi" w:hAnsiTheme="majorHAnsi" w:cstheme="majorHAnsi"/>
                <w:color w:val="00000A"/>
                <w:sz w:val="18"/>
                <w:szCs w:val="18"/>
              </w:rPr>
            </w:pPr>
          </w:p>
        </w:tc>
      </w:tr>
      <w:tr w:rsidR="00FE0CB5" w:rsidRPr="00FA59C0" w14:paraId="306761F1" w14:textId="77777777" w:rsidTr="000271A0">
        <w:trPr>
          <w:trHeight w:val="256"/>
        </w:trPr>
        <w:tc>
          <w:tcPr>
            <w:tcW w:w="992" w:type="dxa"/>
            <w:shd w:val="clear" w:color="auto" w:fill="auto"/>
            <w:vAlign w:val="bottom"/>
          </w:tcPr>
          <w:p w14:paraId="085809A9"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3052</w:t>
            </w:r>
          </w:p>
        </w:tc>
        <w:tc>
          <w:tcPr>
            <w:tcW w:w="3618" w:type="dxa"/>
            <w:shd w:val="clear" w:color="auto" w:fill="auto"/>
            <w:vAlign w:val="bottom"/>
          </w:tcPr>
          <w:p w14:paraId="34773B3D"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I.F.T.S.  MS</w:t>
            </w:r>
          </w:p>
        </w:tc>
        <w:tc>
          <w:tcPr>
            <w:tcW w:w="1601" w:type="dxa"/>
            <w:shd w:val="clear" w:color="auto" w:fill="auto"/>
            <w:vAlign w:val="bottom"/>
          </w:tcPr>
          <w:p w14:paraId="5D285864"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Indemnité</w:t>
            </w:r>
          </w:p>
        </w:tc>
        <w:tc>
          <w:tcPr>
            <w:tcW w:w="1585" w:type="dxa"/>
            <w:shd w:val="clear" w:color="auto" w:fill="auto"/>
            <w:vAlign w:val="bottom"/>
          </w:tcPr>
          <w:p w14:paraId="6FD3EE3C"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Codes IFTS</w:t>
            </w:r>
          </w:p>
        </w:tc>
      </w:tr>
      <w:tr w:rsidR="00FE0CB5" w:rsidRPr="00FA59C0" w14:paraId="6351EB3C" w14:textId="77777777" w:rsidTr="000271A0">
        <w:trPr>
          <w:trHeight w:val="256"/>
        </w:trPr>
        <w:tc>
          <w:tcPr>
            <w:tcW w:w="992" w:type="dxa"/>
            <w:shd w:val="clear" w:color="auto" w:fill="auto"/>
            <w:vAlign w:val="bottom"/>
          </w:tcPr>
          <w:p w14:paraId="092534FE"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4307</w:t>
            </w:r>
          </w:p>
        </w:tc>
        <w:tc>
          <w:tcPr>
            <w:tcW w:w="3618" w:type="dxa"/>
            <w:shd w:val="clear" w:color="auto" w:fill="auto"/>
            <w:vAlign w:val="bottom"/>
          </w:tcPr>
          <w:p w14:paraId="736EB0F6"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PRIM. FONCT. RES PART FONCT.</w:t>
            </w:r>
          </w:p>
        </w:tc>
        <w:tc>
          <w:tcPr>
            <w:tcW w:w="1601" w:type="dxa"/>
            <w:shd w:val="clear" w:color="auto" w:fill="auto"/>
            <w:vAlign w:val="bottom"/>
          </w:tcPr>
          <w:p w14:paraId="7887D283"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Indemnité</w:t>
            </w:r>
          </w:p>
        </w:tc>
        <w:tc>
          <w:tcPr>
            <w:tcW w:w="1585" w:type="dxa"/>
            <w:shd w:val="clear" w:color="auto" w:fill="auto"/>
            <w:vAlign w:val="bottom"/>
          </w:tcPr>
          <w:p w14:paraId="0DA3E341"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Codes PFR</w:t>
            </w:r>
          </w:p>
        </w:tc>
      </w:tr>
      <w:tr w:rsidR="00FE0CB5" w:rsidRPr="00FA59C0" w14:paraId="6E0F701B" w14:textId="77777777" w:rsidTr="000271A0">
        <w:trPr>
          <w:trHeight w:val="256"/>
        </w:trPr>
        <w:tc>
          <w:tcPr>
            <w:tcW w:w="992" w:type="dxa"/>
            <w:shd w:val="clear" w:color="auto" w:fill="auto"/>
            <w:vAlign w:val="bottom"/>
          </w:tcPr>
          <w:p w14:paraId="58BA4698"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4308</w:t>
            </w:r>
          </w:p>
        </w:tc>
        <w:tc>
          <w:tcPr>
            <w:tcW w:w="3618" w:type="dxa"/>
            <w:shd w:val="clear" w:color="auto" w:fill="auto"/>
            <w:vAlign w:val="bottom"/>
          </w:tcPr>
          <w:p w14:paraId="7D332156"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PRIM. FONCT. RES PART IND.</w:t>
            </w:r>
          </w:p>
        </w:tc>
        <w:tc>
          <w:tcPr>
            <w:tcW w:w="1601" w:type="dxa"/>
            <w:shd w:val="clear" w:color="auto" w:fill="auto"/>
            <w:vAlign w:val="bottom"/>
          </w:tcPr>
          <w:p w14:paraId="2D92E491"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Indemnité</w:t>
            </w:r>
          </w:p>
        </w:tc>
        <w:tc>
          <w:tcPr>
            <w:tcW w:w="1585" w:type="dxa"/>
            <w:shd w:val="clear" w:color="auto" w:fill="auto"/>
            <w:vAlign w:val="bottom"/>
          </w:tcPr>
          <w:p w14:paraId="7757601F"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Codes PFR</w:t>
            </w:r>
          </w:p>
        </w:tc>
      </w:tr>
      <w:tr w:rsidR="00FE0CB5" w:rsidRPr="00FA59C0" w14:paraId="0C556AC8" w14:textId="77777777" w:rsidTr="000271A0">
        <w:trPr>
          <w:trHeight w:val="256"/>
        </w:trPr>
        <w:tc>
          <w:tcPr>
            <w:tcW w:w="992" w:type="dxa"/>
            <w:shd w:val="clear" w:color="auto" w:fill="auto"/>
            <w:vAlign w:val="bottom"/>
          </w:tcPr>
          <w:p w14:paraId="614CBCE9"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4790</w:t>
            </w:r>
          </w:p>
        </w:tc>
        <w:tc>
          <w:tcPr>
            <w:tcW w:w="3618" w:type="dxa"/>
            <w:shd w:val="clear" w:color="auto" w:fill="auto"/>
            <w:vAlign w:val="bottom"/>
          </w:tcPr>
          <w:p w14:paraId="57F80F49"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IND JOURN 4 AU 14 10 11</w:t>
            </w:r>
          </w:p>
        </w:tc>
        <w:tc>
          <w:tcPr>
            <w:tcW w:w="1601" w:type="dxa"/>
            <w:shd w:val="clear" w:color="auto" w:fill="auto"/>
            <w:vAlign w:val="bottom"/>
          </w:tcPr>
          <w:p w14:paraId="626F38C9"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Indemnité</w:t>
            </w:r>
          </w:p>
        </w:tc>
        <w:tc>
          <w:tcPr>
            <w:tcW w:w="1585" w:type="dxa"/>
            <w:shd w:val="clear" w:color="auto" w:fill="auto"/>
            <w:vAlign w:val="bottom"/>
          </w:tcPr>
          <w:p w14:paraId="5FE26BFB" w14:textId="77777777" w:rsidR="00FE0CB5" w:rsidRPr="00126F22" w:rsidRDefault="00FE0CB5">
            <w:pPr>
              <w:spacing w:after="0"/>
              <w:ind w:hanging="5"/>
              <w:jc w:val="center"/>
              <w:rPr>
                <w:rFonts w:asciiTheme="majorHAnsi" w:hAnsiTheme="majorHAnsi" w:cstheme="majorHAnsi"/>
                <w:color w:val="00000A"/>
                <w:sz w:val="18"/>
                <w:szCs w:val="18"/>
              </w:rPr>
            </w:pPr>
          </w:p>
        </w:tc>
      </w:tr>
      <w:tr w:rsidR="00FE0CB5" w:rsidRPr="00FA59C0" w14:paraId="484365A5" w14:textId="77777777" w:rsidTr="000271A0">
        <w:trPr>
          <w:trHeight w:val="256"/>
        </w:trPr>
        <w:tc>
          <w:tcPr>
            <w:tcW w:w="992" w:type="dxa"/>
            <w:shd w:val="clear" w:color="auto" w:fill="auto"/>
            <w:vAlign w:val="bottom"/>
          </w:tcPr>
          <w:p w14:paraId="43EE3207"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3052</w:t>
            </w:r>
          </w:p>
        </w:tc>
        <w:tc>
          <w:tcPr>
            <w:tcW w:w="3618" w:type="dxa"/>
            <w:shd w:val="clear" w:color="auto" w:fill="auto"/>
            <w:vAlign w:val="bottom"/>
          </w:tcPr>
          <w:p w14:paraId="2402194D"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PRIM. FONCT. RES. PART IND. MS</w:t>
            </w:r>
          </w:p>
        </w:tc>
        <w:tc>
          <w:tcPr>
            <w:tcW w:w="1601" w:type="dxa"/>
            <w:shd w:val="clear" w:color="auto" w:fill="auto"/>
            <w:vAlign w:val="bottom"/>
          </w:tcPr>
          <w:p w14:paraId="7F9161E1"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Indemnité</w:t>
            </w:r>
          </w:p>
        </w:tc>
        <w:tc>
          <w:tcPr>
            <w:tcW w:w="1585" w:type="dxa"/>
            <w:shd w:val="clear" w:color="auto" w:fill="auto"/>
            <w:vAlign w:val="bottom"/>
          </w:tcPr>
          <w:p w14:paraId="0764FCD0"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Codes PFR</w:t>
            </w:r>
          </w:p>
        </w:tc>
      </w:tr>
      <w:tr w:rsidR="00FE0CB5" w:rsidRPr="00FA59C0" w14:paraId="346A9400" w14:textId="77777777" w:rsidTr="000271A0">
        <w:trPr>
          <w:trHeight w:val="256"/>
        </w:trPr>
        <w:tc>
          <w:tcPr>
            <w:tcW w:w="992" w:type="dxa"/>
            <w:shd w:val="clear" w:color="auto" w:fill="auto"/>
            <w:vAlign w:val="bottom"/>
          </w:tcPr>
          <w:p w14:paraId="5C9F399D"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3052</w:t>
            </w:r>
          </w:p>
        </w:tc>
        <w:tc>
          <w:tcPr>
            <w:tcW w:w="3618" w:type="dxa"/>
            <w:shd w:val="clear" w:color="auto" w:fill="auto"/>
            <w:vAlign w:val="bottom"/>
          </w:tcPr>
          <w:p w14:paraId="63723199"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PRIM. FONCT. RES. PART IND.  MS</w:t>
            </w:r>
          </w:p>
        </w:tc>
        <w:tc>
          <w:tcPr>
            <w:tcW w:w="1601" w:type="dxa"/>
            <w:shd w:val="clear" w:color="auto" w:fill="auto"/>
            <w:vAlign w:val="bottom"/>
          </w:tcPr>
          <w:p w14:paraId="2EE59433"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Indemnité</w:t>
            </w:r>
          </w:p>
        </w:tc>
        <w:tc>
          <w:tcPr>
            <w:tcW w:w="1585" w:type="dxa"/>
            <w:shd w:val="clear" w:color="auto" w:fill="auto"/>
            <w:vAlign w:val="bottom"/>
          </w:tcPr>
          <w:p w14:paraId="3873254C"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Codes PFR</w:t>
            </w:r>
          </w:p>
        </w:tc>
      </w:tr>
      <w:tr w:rsidR="00FE0CB5" w:rsidRPr="00FA59C0" w14:paraId="2C63A77F" w14:textId="77777777" w:rsidTr="000271A0">
        <w:trPr>
          <w:trHeight w:val="256"/>
        </w:trPr>
        <w:tc>
          <w:tcPr>
            <w:tcW w:w="992" w:type="dxa"/>
            <w:shd w:val="clear" w:color="auto" w:fill="auto"/>
            <w:vAlign w:val="bottom"/>
          </w:tcPr>
          <w:p w14:paraId="77BC9119"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3052</w:t>
            </w:r>
          </w:p>
        </w:tc>
        <w:tc>
          <w:tcPr>
            <w:tcW w:w="3618" w:type="dxa"/>
            <w:shd w:val="clear" w:color="auto" w:fill="auto"/>
            <w:vAlign w:val="bottom"/>
          </w:tcPr>
          <w:p w14:paraId="181768C4"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I.F.T.S.  MS 2012</w:t>
            </w:r>
          </w:p>
        </w:tc>
        <w:tc>
          <w:tcPr>
            <w:tcW w:w="1601" w:type="dxa"/>
            <w:shd w:val="clear" w:color="auto" w:fill="auto"/>
            <w:vAlign w:val="bottom"/>
          </w:tcPr>
          <w:p w14:paraId="551AE445"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Indemnité</w:t>
            </w:r>
          </w:p>
        </w:tc>
        <w:tc>
          <w:tcPr>
            <w:tcW w:w="1585" w:type="dxa"/>
            <w:shd w:val="clear" w:color="auto" w:fill="auto"/>
            <w:vAlign w:val="bottom"/>
          </w:tcPr>
          <w:p w14:paraId="03B40655"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Codes IFTS</w:t>
            </w:r>
          </w:p>
        </w:tc>
      </w:tr>
      <w:tr w:rsidR="00FE0CB5" w:rsidRPr="00FA59C0" w14:paraId="5B7645D6" w14:textId="77777777" w:rsidTr="000271A0">
        <w:trPr>
          <w:trHeight w:val="256"/>
        </w:trPr>
        <w:tc>
          <w:tcPr>
            <w:tcW w:w="992" w:type="dxa"/>
            <w:shd w:val="clear" w:color="auto" w:fill="auto"/>
            <w:vAlign w:val="bottom"/>
          </w:tcPr>
          <w:p w14:paraId="061D8AF5"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3052</w:t>
            </w:r>
          </w:p>
        </w:tc>
        <w:tc>
          <w:tcPr>
            <w:tcW w:w="3618" w:type="dxa"/>
            <w:shd w:val="clear" w:color="auto" w:fill="auto"/>
            <w:vAlign w:val="bottom"/>
          </w:tcPr>
          <w:p w14:paraId="366887FC"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PRIM. FONCT. RES. PART. IND. MS</w:t>
            </w:r>
          </w:p>
        </w:tc>
        <w:tc>
          <w:tcPr>
            <w:tcW w:w="1601" w:type="dxa"/>
            <w:shd w:val="clear" w:color="auto" w:fill="auto"/>
            <w:vAlign w:val="bottom"/>
          </w:tcPr>
          <w:p w14:paraId="6335A41D"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Indemnité</w:t>
            </w:r>
          </w:p>
        </w:tc>
        <w:tc>
          <w:tcPr>
            <w:tcW w:w="1585" w:type="dxa"/>
            <w:shd w:val="clear" w:color="auto" w:fill="auto"/>
            <w:vAlign w:val="bottom"/>
          </w:tcPr>
          <w:p w14:paraId="1BE5D703"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Codes PFR</w:t>
            </w:r>
          </w:p>
        </w:tc>
      </w:tr>
      <w:tr w:rsidR="00FE0CB5" w:rsidRPr="00FA59C0" w14:paraId="625009E9" w14:textId="77777777" w:rsidTr="000271A0">
        <w:trPr>
          <w:trHeight w:val="256"/>
        </w:trPr>
        <w:tc>
          <w:tcPr>
            <w:tcW w:w="992" w:type="dxa"/>
            <w:shd w:val="clear" w:color="auto" w:fill="auto"/>
            <w:vAlign w:val="bottom"/>
          </w:tcPr>
          <w:p w14:paraId="636201F9"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401A</w:t>
            </w:r>
          </w:p>
        </w:tc>
        <w:tc>
          <w:tcPr>
            <w:tcW w:w="3618" w:type="dxa"/>
            <w:shd w:val="clear" w:color="auto" w:fill="auto"/>
            <w:vAlign w:val="bottom"/>
          </w:tcPr>
          <w:p w14:paraId="41F2A87D" w14:textId="77777777" w:rsidR="00FE0CB5" w:rsidRPr="00126F22" w:rsidRDefault="00FE0CB5">
            <w:pPr>
              <w:spacing w:after="0"/>
              <w:ind w:hanging="5"/>
              <w:jc w:val="center"/>
              <w:rPr>
                <w:rFonts w:asciiTheme="majorHAnsi" w:hAnsiTheme="majorHAnsi" w:cstheme="majorHAnsi"/>
                <w:color w:val="00000A"/>
                <w:sz w:val="18"/>
                <w:szCs w:val="18"/>
                <w:lang w:val="en-US"/>
              </w:rPr>
            </w:pPr>
            <w:r w:rsidRPr="00126F22">
              <w:rPr>
                <w:rFonts w:asciiTheme="majorHAnsi" w:hAnsiTheme="majorHAnsi" w:cstheme="majorHAnsi"/>
                <w:color w:val="00000A"/>
                <w:sz w:val="18"/>
                <w:szCs w:val="18"/>
                <w:lang w:val="en-US"/>
              </w:rPr>
              <w:t>DEDUCTION RI 4EME ARRET MEDICAL</w:t>
            </w:r>
          </w:p>
        </w:tc>
        <w:tc>
          <w:tcPr>
            <w:tcW w:w="1601" w:type="dxa"/>
            <w:shd w:val="clear" w:color="auto" w:fill="auto"/>
            <w:vAlign w:val="bottom"/>
          </w:tcPr>
          <w:p w14:paraId="1536A6FE"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Indemnité</w:t>
            </w:r>
          </w:p>
        </w:tc>
        <w:tc>
          <w:tcPr>
            <w:tcW w:w="1585" w:type="dxa"/>
            <w:shd w:val="clear" w:color="auto" w:fill="auto"/>
            <w:vAlign w:val="bottom"/>
          </w:tcPr>
          <w:p w14:paraId="6CB1211B" w14:textId="77777777" w:rsidR="00FE0CB5" w:rsidRPr="00126F22" w:rsidRDefault="00FE0CB5">
            <w:pPr>
              <w:spacing w:after="0"/>
              <w:ind w:hanging="5"/>
              <w:jc w:val="center"/>
              <w:rPr>
                <w:rFonts w:asciiTheme="majorHAnsi" w:hAnsiTheme="majorHAnsi" w:cstheme="majorHAnsi"/>
                <w:color w:val="00000A"/>
                <w:sz w:val="18"/>
                <w:szCs w:val="18"/>
              </w:rPr>
            </w:pPr>
          </w:p>
        </w:tc>
      </w:tr>
      <w:tr w:rsidR="00FE0CB5" w:rsidRPr="00FA59C0" w14:paraId="76887B06" w14:textId="77777777" w:rsidTr="000271A0">
        <w:trPr>
          <w:trHeight w:val="256"/>
        </w:trPr>
        <w:tc>
          <w:tcPr>
            <w:tcW w:w="992" w:type="dxa"/>
            <w:shd w:val="clear" w:color="auto" w:fill="auto"/>
            <w:vAlign w:val="bottom"/>
          </w:tcPr>
          <w:p w14:paraId="33990849"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4790</w:t>
            </w:r>
          </w:p>
        </w:tc>
        <w:tc>
          <w:tcPr>
            <w:tcW w:w="3618" w:type="dxa"/>
            <w:shd w:val="clear" w:color="auto" w:fill="auto"/>
            <w:vAlign w:val="bottom"/>
          </w:tcPr>
          <w:p w14:paraId="10DFADCB"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IND JOURN 15 11 AU 05 12 08</w:t>
            </w:r>
          </w:p>
        </w:tc>
        <w:tc>
          <w:tcPr>
            <w:tcW w:w="1601" w:type="dxa"/>
            <w:shd w:val="clear" w:color="auto" w:fill="auto"/>
            <w:vAlign w:val="bottom"/>
          </w:tcPr>
          <w:p w14:paraId="701AECFB"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Indemnité</w:t>
            </w:r>
          </w:p>
        </w:tc>
        <w:tc>
          <w:tcPr>
            <w:tcW w:w="1585" w:type="dxa"/>
            <w:shd w:val="clear" w:color="auto" w:fill="auto"/>
            <w:vAlign w:val="bottom"/>
          </w:tcPr>
          <w:p w14:paraId="540247C7" w14:textId="77777777" w:rsidR="00FE0CB5" w:rsidRPr="00126F22" w:rsidRDefault="00FE0CB5">
            <w:pPr>
              <w:spacing w:after="0"/>
              <w:ind w:hanging="5"/>
              <w:jc w:val="center"/>
              <w:rPr>
                <w:rFonts w:asciiTheme="majorHAnsi" w:hAnsiTheme="majorHAnsi" w:cstheme="majorHAnsi"/>
                <w:color w:val="00000A"/>
                <w:sz w:val="18"/>
                <w:szCs w:val="18"/>
              </w:rPr>
            </w:pPr>
          </w:p>
        </w:tc>
      </w:tr>
      <w:tr w:rsidR="00FE0CB5" w:rsidRPr="00FA59C0" w14:paraId="15EFD8EA" w14:textId="77777777" w:rsidTr="000271A0">
        <w:trPr>
          <w:trHeight w:val="256"/>
        </w:trPr>
        <w:tc>
          <w:tcPr>
            <w:tcW w:w="992" w:type="dxa"/>
            <w:shd w:val="clear" w:color="auto" w:fill="auto"/>
            <w:vAlign w:val="bottom"/>
          </w:tcPr>
          <w:p w14:paraId="6CE49E4C"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lastRenderedPageBreak/>
              <w:t>4790</w:t>
            </w:r>
          </w:p>
        </w:tc>
        <w:tc>
          <w:tcPr>
            <w:tcW w:w="3618" w:type="dxa"/>
            <w:shd w:val="clear" w:color="auto" w:fill="auto"/>
            <w:vAlign w:val="bottom"/>
          </w:tcPr>
          <w:p w14:paraId="1999B309"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IND JOURN 11 02 AU 17 02 09</w:t>
            </w:r>
          </w:p>
        </w:tc>
        <w:tc>
          <w:tcPr>
            <w:tcW w:w="1601" w:type="dxa"/>
            <w:shd w:val="clear" w:color="auto" w:fill="auto"/>
            <w:vAlign w:val="bottom"/>
          </w:tcPr>
          <w:p w14:paraId="387629A0"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Indemnité</w:t>
            </w:r>
          </w:p>
        </w:tc>
        <w:tc>
          <w:tcPr>
            <w:tcW w:w="1585" w:type="dxa"/>
            <w:shd w:val="clear" w:color="auto" w:fill="auto"/>
            <w:vAlign w:val="bottom"/>
          </w:tcPr>
          <w:p w14:paraId="2827B24C" w14:textId="77777777" w:rsidR="00FE0CB5" w:rsidRPr="00126F22" w:rsidRDefault="00FE0CB5">
            <w:pPr>
              <w:spacing w:after="0"/>
              <w:ind w:hanging="5"/>
              <w:jc w:val="center"/>
              <w:rPr>
                <w:rFonts w:asciiTheme="majorHAnsi" w:hAnsiTheme="majorHAnsi" w:cstheme="majorHAnsi"/>
                <w:color w:val="00000A"/>
                <w:sz w:val="18"/>
                <w:szCs w:val="18"/>
              </w:rPr>
            </w:pPr>
          </w:p>
        </w:tc>
      </w:tr>
      <w:tr w:rsidR="00FE0CB5" w:rsidRPr="00FA59C0" w14:paraId="0018FAA0" w14:textId="77777777" w:rsidTr="000271A0">
        <w:trPr>
          <w:trHeight w:val="256"/>
        </w:trPr>
        <w:tc>
          <w:tcPr>
            <w:tcW w:w="992" w:type="dxa"/>
            <w:shd w:val="clear" w:color="auto" w:fill="auto"/>
            <w:vAlign w:val="bottom"/>
          </w:tcPr>
          <w:p w14:paraId="2D61518A" w14:textId="77777777" w:rsidR="00FE0CB5" w:rsidRPr="00126F22" w:rsidRDefault="00FE0CB5" w:rsidP="00FA59C0">
            <w:pPr>
              <w:spacing w:after="0"/>
              <w:ind w:hanging="5"/>
              <w:jc w:val="center"/>
              <w:rPr>
                <w:rFonts w:asciiTheme="majorHAnsi" w:hAnsiTheme="majorHAnsi" w:cstheme="majorHAnsi"/>
                <w:color w:val="00000A"/>
                <w:sz w:val="18"/>
                <w:szCs w:val="18"/>
              </w:rPr>
            </w:pPr>
          </w:p>
        </w:tc>
        <w:tc>
          <w:tcPr>
            <w:tcW w:w="3618" w:type="dxa"/>
            <w:shd w:val="clear" w:color="auto" w:fill="auto"/>
            <w:vAlign w:val="bottom"/>
          </w:tcPr>
          <w:p w14:paraId="0981EE62"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w:t>
            </w:r>
          </w:p>
        </w:tc>
        <w:tc>
          <w:tcPr>
            <w:tcW w:w="1601" w:type="dxa"/>
            <w:shd w:val="clear" w:color="auto" w:fill="auto"/>
            <w:vAlign w:val="bottom"/>
          </w:tcPr>
          <w:p w14:paraId="58A2D182"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w:t>
            </w:r>
          </w:p>
        </w:tc>
        <w:tc>
          <w:tcPr>
            <w:tcW w:w="1585" w:type="dxa"/>
            <w:shd w:val="clear" w:color="auto" w:fill="auto"/>
            <w:vAlign w:val="bottom"/>
          </w:tcPr>
          <w:p w14:paraId="794C52FF" w14:textId="77777777" w:rsidR="00FE0CB5" w:rsidRPr="00126F22" w:rsidRDefault="00FE0CB5">
            <w:pPr>
              <w:spacing w:after="0"/>
              <w:ind w:hanging="5"/>
              <w:jc w:val="center"/>
              <w:rPr>
                <w:rFonts w:asciiTheme="majorHAnsi" w:hAnsiTheme="majorHAnsi" w:cstheme="majorHAnsi"/>
                <w:color w:val="00000A"/>
                <w:sz w:val="18"/>
                <w:szCs w:val="18"/>
              </w:rPr>
            </w:pPr>
          </w:p>
        </w:tc>
      </w:tr>
      <w:tr w:rsidR="00FE0CB5" w:rsidRPr="00FA59C0" w14:paraId="672C16C8" w14:textId="77777777" w:rsidTr="000271A0">
        <w:trPr>
          <w:trHeight w:val="256"/>
        </w:trPr>
        <w:tc>
          <w:tcPr>
            <w:tcW w:w="992" w:type="dxa"/>
            <w:shd w:val="clear" w:color="auto" w:fill="auto"/>
            <w:vAlign w:val="bottom"/>
          </w:tcPr>
          <w:p w14:paraId="59537483"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2554</w:t>
            </w:r>
          </w:p>
        </w:tc>
        <w:tc>
          <w:tcPr>
            <w:tcW w:w="3618" w:type="dxa"/>
            <w:shd w:val="clear" w:color="auto" w:fill="auto"/>
            <w:vAlign w:val="bottom"/>
          </w:tcPr>
          <w:p w14:paraId="71A99BC2"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IND REPAS TPS COMPLET</w:t>
            </w:r>
          </w:p>
        </w:tc>
        <w:tc>
          <w:tcPr>
            <w:tcW w:w="1601" w:type="dxa"/>
            <w:shd w:val="clear" w:color="auto" w:fill="auto"/>
            <w:vAlign w:val="bottom"/>
          </w:tcPr>
          <w:p w14:paraId="12C9449C"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Rappels</w:t>
            </w:r>
          </w:p>
        </w:tc>
        <w:tc>
          <w:tcPr>
            <w:tcW w:w="1585" w:type="dxa"/>
            <w:shd w:val="clear" w:color="auto" w:fill="auto"/>
            <w:vAlign w:val="bottom"/>
          </w:tcPr>
          <w:p w14:paraId="4E59D423" w14:textId="77777777" w:rsidR="00FE0CB5" w:rsidRPr="00126F22" w:rsidRDefault="00FE0CB5">
            <w:pPr>
              <w:spacing w:after="0"/>
              <w:ind w:hanging="5"/>
              <w:jc w:val="center"/>
              <w:rPr>
                <w:rFonts w:asciiTheme="majorHAnsi" w:hAnsiTheme="majorHAnsi" w:cstheme="majorHAnsi"/>
                <w:color w:val="00000A"/>
                <w:sz w:val="18"/>
                <w:szCs w:val="18"/>
              </w:rPr>
            </w:pPr>
          </w:p>
        </w:tc>
      </w:tr>
      <w:tr w:rsidR="00FE0CB5" w:rsidRPr="00FA59C0" w14:paraId="75EC8CAB" w14:textId="77777777" w:rsidTr="000271A0">
        <w:trPr>
          <w:trHeight w:val="256"/>
        </w:trPr>
        <w:tc>
          <w:tcPr>
            <w:tcW w:w="992" w:type="dxa"/>
            <w:shd w:val="clear" w:color="auto" w:fill="auto"/>
            <w:vAlign w:val="bottom"/>
          </w:tcPr>
          <w:p w14:paraId="2172EF38"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2554</w:t>
            </w:r>
          </w:p>
        </w:tc>
        <w:tc>
          <w:tcPr>
            <w:tcW w:w="3618" w:type="dxa"/>
            <w:shd w:val="clear" w:color="auto" w:fill="auto"/>
            <w:vAlign w:val="bottom"/>
          </w:tcPr>
          <w:p w14:paraId="514FF4C9" w14:textId="77777777" w:rsidR="00FE0CB5" w:rsidRPr="00126F22" w:rsidRDefault="00FE0CB5">
            <w:pPr>
              <w:spacing w:after="0"/>
              <w:ind w:hanging="5"/>
              <w:jc w:val="center"/>
              <w:rPr>
                <w:rFonts w:asciiTheme="majorHAnsi" w:hAnsiTheme="majorHAnsi" w:cstheme="majorHAnsi"/>
                <w:color w:val="00000A"/>
                <w:sz w:val="18"/>
                <w:szCs w:val="18"/>
                <w:lang w:val="en-US"/>
              </w:rPr>
            </w:pPr>
            <w:r w:rsidRPr="00126F22">
              <w:rPr>
                <w:rFonts w:asciiTheme="majorHAnsi" w:hAnsiTheme="majorHAnsi" w:cstheme="majorHAnsi"/>
                <w:color w:val="00000A"/>
                <w:sz w:val="18"/>
                <w:szCs w:val="18"/>
                <w:lang w:val="en-US"/>
              </w:rPr>
              <w:t>REG IND REPAS TPS COMPLET</w:t>
            </w:r>
          </w:p>
        </w:tc>
        <w:tc>
          <w:tcPr>
            <w:tcW w:w="1601" w:type="dxa"/>
            <w:shd w:val="clear" w:color="auto" w:fill="auto"/>
            <w:vAlign w:val="bottom"/>
          </w:tcPr>
          <w:p w14:paraId="036E9AC4"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Rappels</w:t>
            </w:r>
          </w:p>
        </w:tc>
        <w:tc>
          <w:tcPr>
            <w:tcW w:w="1585" w:type="dxa"/>
            <w:shd w:val="clear" w:color="auto" w:fill="auto"/>
            <w:vAlign w:val="bottom"/>
          </w:tcPr>
          <w:p w14:paraId="4533F937" w14:textId="77777777" w:rsidR="00FE0CB5" w:rsidRPr="00126F22" w:rsidRDefault="00FE0CB5">
            <w:pPr>
              <w:spacing w:after="0"/>
              <w:ind w:hanging="5"/>
              <w:jc w:val="center"/>
              <w:rPr>
                <w:rFonts w:asciiTheme="majorHAnsi" w:hAnsiTheme="majorHAnsi" w:cstheme="majorHAnsi"/>
                <w:color w:val="00000A"/>
                <w:sz w:val="18"/>
                <w:szCs w:val="18"/>
              </w:rPr>
            </w:pPr>
          </w:p>
        </w:tc>
      </w:tr>
      <w:tr w:rsidR="00FE0CB5" w:rsidRPr="00FA59C0" w14:paraId="38B4059B" w14:textId="77777777" w:rsidTr="000271A0">
        <w:trPr>
          <w:trHeight w:val="256"/>
        </w:trPr>
        <w:tc>
          <w:tcPr>
            <w:tcW w:w="992" w:type="dxa"/>
            <w:shd w:val="clear" w:color="auto" w:fill="auto"/>
            <w:vAlign w:val="bottom"/>
          </w:tcPr>
          <w:p w14:paraId="0EDD6639"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2556</w:t>
            </w:r>
          </w:p>
        </w:tc>
        <w:tc>
          <w:tcPr>
            <w:tcW w:w="3618" w:type="dxa"/>
            <w:shd w:val="clear" w:color="auto" w:fill="auto"/>
            <w:vAlign w:val="bottom"/>
          </w:tcPr>
          <w:p w14:paraId="5EA753F9"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IND ENT TPS NN COMPLET</w:t>
            </w:r>
          </w:p>
        </w:tc>
        <w:tc>
          <w:tcPr>
            <w:tcW w:w="1601" w:type="dxa"/>
            <w:shd w:val="clear" w:color="auto" w:fill="auto"/>
            <w:vAlign w:val="bottom"/>
          </w:tcPr>
          <w:p w14:paraId="544D6B4C"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Rappels</w:t>
            </w:r>
          </w:p>
        </w:tc>
        <w:tc>
          <w:tcPr>
            <w:tcW w:w="1585" w:type="dxa"/>
            <w:shd w:val="clear" w:color="auto" w:fill="auto"/>
            <w:vAlign w:val="bottom"/>
          </w:tcPr>
          <w:p w14:paraId="391A1568" w14:textId="77777777" w:rsidR="00FE0CB5" w:rsidRPr="00126F22" w:rsidRDefault="00FE0CB5">
            <w:pPr>
              <w:spacing w:after="0"/>
              <w:ind w:hanging="5"/>
              <w:jc w:val="center"/>
              <w:rPr>
                <w:rFonts w:asciiTheme="majorHAnsi" w:hAnsiTheme="majorHAnsi" w:cstheme="majorHAnsi"/>
                <w:color w:val="00000A"/>
                <w:sz w:val="18"/>
                <w:szCs w:val="18"/>
              </w:rPr>
            </w:pPr>
          </w:p>
        </w:tc>
      </w:tr>
      <w:tr w:rsidR="00FE0CB5" w:rsidRPr="00FA59C0" w14:paraId="0D2D649D" w14:textId="77777777" w:rsidTr="000271A0">
        <w:trPr>
          <w:trHeight w:val="256"/>
        </w:trPr>
        <w:tc>
          <w:tcPr>
            <w:tcW w:w="992" w:type="dxa"/>
            <w:shd w:val="clear" w:color="auto" w:fill="auto"/>
            <w:vAlign w:val="bottom"/>
          </w:tcPr>
          <w:p w14:paraId="6D47E871"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7211</w:t>
            </w:r>
          </w:p>
        </w:tc>
        <w:tc>
          <w:tcPr>
            <w:tcW w:w="3618" w:type="dxa"/>
            <w:shd w:val="clear" w:color="auto" w:fill="auto"/>
            <w:vAlign w:val="bottom"/>
          </w:tcPr>
          <w:p w14:paraId="7AAD2EC8"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REMB. TRANSPORTS 01 08 AU 31 08</w:t>
            </w:r>
          </w:p>
        </w:tc>
        <w:tc>
          <w:tcPr>
            <w:tcW w:w="1601" w:type="dxa"/>
            <w:shd w:val="clear" w:color="auto" w:fill="auto"/>
            <w:vAlign w:val="bottom"/>
          </w:tcPr>
          <w:p w14:paraId="60E8B90C"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Rappels</w:t>
            </w:r>
          </w:p>
        </w:tc>
        <w:tc>
          <w:tcPr>
            <w:tcW w:w="1585" w:type="dxa"/>
            <w:shd w:val="clear" w:color="auto" w:fill="auto"/>
            <w:vAlign w:val="bottom"/>
          </w:tcPr>
          <w:p w14:paraId="5B0FEE14" w14:textId="77777777" w:rsidR="00FE0CB5" w:rsidRPr="00126F22" w:rsidRDefault="00FE0CB5">
            <w:pPr>
              <w:spacing w:after="0"/>
              <w:ind w:hanging="5"/>
              <w:jc w:val="center"/>
              <w:rPr>
                <w:rFonts w:asciiTheme="majorHAnsi" w:hAnsiTheme="majorHAnsi" w:cstheme="majorHAnsi"/>
                <w:color w:val="00000A"/>
                <w:sz w:val="18"/>
                <w:szCs w:val="18"/>
              </w:rPr>
            </w:pPr>
          </w:p>
        </w:tc>
      </w:tr>
      <w:tr w:rsidR="00FE0CB5" w:rsidRPr="00FA59C0" w14:paraId="20650727" w14:textId="77777777" w:rsidTr="000271A0">
        <w:trPr>
          <w:trHeight w:val="256"/>
        </w:trPr>
        <w:tc>
          <w:tcPr>
            <w:tcW w:w="992" w:type="dxa"/>
            <w:shd w:val="clear" w:color="auto" w:fill="auto"/>
            <w:vAlign w:val="bottom"/>
          </w:tcPr>
          <w:p w14:paraId="21798B5E"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7211</w:t>
            </w:r>
          </w:p>
        </w:tc>
        <w:tc>
          <w:tcPr>
            <w:tcW w:w="3618" w:type="dxa"/>
            <w:shd w:val="clear" w:color="auto" w:fill="auto"/>
            <w:vAlign w:val="bottom"/>
          </w:tcPr>
          <w:p w14:paraId="4EE44EB1"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REMB. TRANSPORTS 01 09 AU 07 09</w:t>
            </w:r>
          </w:p>
        </w:tc>
        <w:tc>
          <w:tcPr>
            <w:tcW w:w="1601" w:type="dxa"/>
            <w:shd w:val="clear" w:color="auto" w:fill="auto"/>
            <w:vAlign w:val="bottom"/>
          </w:tcPr>
          <w:p w14:paraId="27ABC953"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Rappels</w:t>
            </w:r>
          </w:p>
        </w:tc>
        <w:tc>
          <w:tcPr>
            <w:tcW w:w="1585" w:type="dxa"/>
            <w:shd w:val="clear" w:color="auto" w:fill="auto"/>
            <w:vAlign w:val="bottom"/>
          </w:tcPr>
          <w:p w14:paraId="045733A6" w14:textId="77777777" w:rsidR="00FE0CB5" w:rsidRPr="00126F22" w:rsidRDefault="00FE0CB5">
            <w:pPr>
              <w:spacing w:after="0"/>
              <w:ind w:hanging="5"/>
              <w:jc w:val="center"/>
              <w:rPr>
                <w:rFonts w:asciiTheme="majorHAnsi" w:hAnsiTheme="majorHAnsi" w:cstheme="majorHAnsi"/>
                <w:color w:val="00000A"/>
                <w:sz w:val="18"/>
                <w:szCs w:val="18"/>
              </w:rPr>
            </w:pPr>
          </w:p>
        </w:tc>
      </w:tr>
      <w:tr w:rsidR="00FE0CB5" w:rsidRPr="00FA59C0" w14:paraId="7DEDE669" w14:textId="77777777" w:rsidTr="000271A0">
        <w:trPr>
          <w:trHeight w:val="256"/>
        </w:trPr>
        <w:tc>
          <w:tcPr>
            <w:tcW w:w="992" w:type="dxa"/>
            <w:shd w:val="clear" w:color="auto" w:fill="auto"/>
            <w:vAlign w:val="bottom"/>
          </w:tcPr>
          <w:p w14:paraId="5ED01E36"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3052</w:t>
            </w:r>
          </w:p>
        </w:tc>
        <w:tc>
          <w:tcPr>
            <w:tcW w:w="3618" w:type="dxa"/>
            <w:shd w:val="clear" w:color="auto" w:fill="auto"/>
            <w:vAlign w:val="bottom"/>
          </w:tcPr>
          <w:p w14:paraId="7123DC8C"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I.A.T. MS 2012</w:t>
            </w:r>
          </w:p>
        </w:tc>
        <w:tc>
          <w:tcPr>
            <w:tcW w:w="1601" w:type="dxa"/>
            <w:shd w:val="clear" w:color="auto" w:fill="auto"/>
            <w:vAlign w:val="bottom"/>
          </w:tcPr>
          <w:p w14:paraId="07D0EC63"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Rappels</w:t>
            </w:r>
          </w:p>
        </w:tc>
        <w:tc>
          <w:tcPr>
            <w:tcW w:w="1585" w:type="dxa"/>
            <w:shd w:val="clear" w:color="auto" w:fill="auto"/>
            <w:vAlign w:val="bottom"/>
          </w:tcPr>
          <w:p w14:paraId="75093973"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Codes IAT</w:t>
            </w:r>
          </w:p>
        </w:tc>
      </w:tr>
      <w:tr w:rsidR="00FE0CB5" w:rsidRPr="00FA59C0" w14:paraId="65718682" w14:textId="77777777" w:rsidTr="000271A0">
        <w:trPr>
          <w:trHeight w:val="256"/>
        </w:trPr>
        <w:tc>
          <w:tcPr>
            <w:tcW w:w="992" w:type="dxa"/>
            <w:shd w:val="clear" w:color="auto" w:fill="auto"/>
            <w:vAlign w:val="bottom"/>
          </w:tcPr>
          <w:p w14:paraId="2AAD513E"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3052</w:t>
            </w:r>
          </w:p>
        </w:tc>
        <w:tc>
          <w:tcPr>
            <w:tcW w:w="3618" w:type="dxa"/>
            <w:shd w:val="clear" w:color="auto" w:fill="auto"/>
            <w:vAlign w:val="bottom"/>
          </w:tcPr>
          <w:p w14:paraId="56127E2E"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I.A.T. MS 2011</w:t>
            </w:r>
          </w:p>
        </w:tc>
        <w:tc>
          <w:tcPr>
            <w:tcW w:w="1601" w:type="dxa"/>
            <w:shd w:val="clear" w:color="auto" w:fill="auto"/>
            <w:vAlign w:val="bottom"/>
          </w:tcPr>
          <w:p w14:paraId="1E7F8F91"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Rappels</w:t>
            </w:r>
          </w:p>
        </w:tc>
        <w:tc>
          <w:tcPr>
            <w:tcW w:w="1585" w:type="dxa"/>
            <w:shd w:val="clear" w:color="auto" w:fill="auto"/>
            <w:vAlign w:val="bottom"/>
          </w:tcPr>
          <w:p w14:paraId="1EB373E3"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Codes IAT</w:t>
            </w:r>
          </w:p>
        </w:tc>
      </w:tr>
      <w:tr w:rsidR="00FE0CB5" w:rsidRPr="00FA59C0" w14:paraId="29CDDBAC" w14:textId="77777777" w:rsidTr="000271A0">
        <w:trPr>
          <w:trHeight w:val="256"/>
        </w:trPr>
        <w:tc>
          <w:tcPr>
            <w:tcW w:w="992" w:type="dxa"/>
            <w:shd w:val="clear" w:color="auto" w:fill="auto"/>
            <w:vAlign w:val="bottom"/>
          </w:tcPr>
          <w:p w14:paraId="4F420829"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3052</w:t>
            </w:r>
          </w:p>
        </w:tc>
        <w:tc>
          <w:tcPr>
            <w:tcW w:w="3618" w:type="dxa"/>
            <w:shd w:val="clear" w:color="auto" w:fill="auto"/>
            <w:vAlign w:val="bottom"/>
          </w:tcPr>
          <w:p w14:paraId="333FEC0E"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I.F.T.S.  MS 2011</w:t>
            </w:r>
          </w:p>
        </w:tc>
        <w:tc>
          <w:tcPr>
            <w:tcW w:w="1601" w:type="dxa"/>
            <w:shd w:val="clear" w:color="auto" w:fill="auto"/>
            <w:vAlign w:val="bottom"/>
          </w:tcPr>
          <w:p w14:paraId="364FA2CA"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Rappels</w:t>
            </w:r>
          </w:p>
        </w:tc>
        <w:tc>
          <w:tcPr>
            <w:tcW w:w="1585" w:type="dxa"/>
            <w:shd w:val="clear" w:color="auto" w:fill="auto"/>
            <w:vAlign w:val="bottom"/>
          </w:tcPr>
          <w:p w14:paraId="2824E0B9"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Codes IFTS</w:t>
            </w:r>
          </w:p>
        </w:tc>
      </w:tr>
      <w:tr w:rsidR="00FE0CB5" w:rsidRPr="00FA59C0" w14:paraId="51093C61" w14:textId="77777777" w:rsidTr="000271A0">
        <w:trPr>
          <w:trHeight w:val="256"/>
        </w:trPr>
        <w:tc>
          <w:tcPr>
            <w:tcW w:w="992" w:type="dxa"/>
            <w:shd w:val="clear" w:color="auto" w:fill="auto"/>
            <w:vAlign w:val="bottom"/>
          </w:tcPr>
          <w:p w14:paraId="59710D61"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3052</w:t>
            </w:r>
          </w:p>
        </w:tc>
        <w:tc>
          <w:tcPr>
            <w:tcW w:w="3618" w:type="dxa"/>
            <w:shd w:val="clear" w:color="auto" w:fill="auto"/>
            <w:vAlign w:val="bottom"/>
          </w:tcPr>
          <w:p w14:paraId="611B2F68"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I.F.T.S.  MS 2012</w:t>
            </w:r>
          </w:p>
        </w:tc>
        <w:tc>
          <w:tcPr>
            <w:tcW w:w="1601" w:type="dxa"/>
            <w:shd w:val="clear" w:color="auto" w:fill="auto"/>
            <w:vAlign w:val="bottom"/>
          </w:tcPr>
          <w:p w14:paraId="6AF69B92"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Rappels</w:t>
            </w:r>
          </w:p>
        </w:tc>
        <w:tc>
          <w:tcPr>
            <w:tcW w:w="1585" w:type="dxa"/>
            <w:shd w:val="clear" w:color="auto" w:fill="auto"/>
            <w:vAlign w:val="bottom"/>
          </w:tcPr>
          <w:p w14:paraId="11BB145F"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Codes IFTS</w:t>
            </w:r>
          </w:p>
        </w:tc>
      </w:tr>
      <w:tr w:rsidR="00FE0CB5" w:rsidRPr="00FA59C0" w14:paraId="64C227BF" w14:textId="77777777" w:rsidTr="000271A0">
        <w:trPr>
          <w:trHeight w:val="256"/>
        </w:trPr>
        <w:tc>
          <w:tcPr>
            <w:tcW w:w="992" w:type="dxa"/>
            <w:shd w:val="clear" w:color="auto" w:fill="auto"/>
            <w:vAlign w:val="bottom"/>
          </w:tcPr>
          <w:p w14:paraId="6A5E3418"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7600</w:t>
            </w:r>
          </w:p>
        </w:tc>
        <w:tc>
          <w:tcPr>
            <w:tcW w:w="3618" w:type="dxa"/>
            <w:shd w:val="clear" w:color="auto" w:fill="auto"/>
            <w:vAlign w:val="bottom"/>
          </w:tcPr>
          <w:p w14:paraId="3B017B46"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ALLOC. ENFANTS HANDICAP.</w:t>
            </w:r>
          </w:p>
        </w:tc>
        <w:tc>
          <w:tcPr>
            <w:tcW w:w="1601" w:type="dxa"/>
            <w:shd w:val="clear" w:color="auto" w:fill="auto"/>
            <w:vAlign w:val="bottom"/>
          </w:tcPr>
          <w:p w14:paraId="42E2FE40"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Rappels</w:t>
            </w:r>
          </w:p>
        </w:tc>
        <w:tc>
          <w:tcPr>
            <w:tcW w:w="1585" w:type="dxa"/>
            <w:shd w:val="clear" w:color="auto" w:fill="auto"/>
            <w:vAlign w:val="bottom"/>
          </w:tcPr>
          <w:p w14:paraId="1940C494" w14:textId="77777777" w:rsidR="00FE0CB5" w:rsidRPr="00126F22" w:rsidRDefault="00FE0CB5">
            <w:pPr>
              <w:spacing w:after="0"/>
              <w:ind w:hanging="5"/>
              <w:jc w:val="center"/>
              <w:rPr>
                <w:rFonts w:asciiTheme="majorHAnsi" w:hAnsiTheme="majorHAnsi" w:cstheme="majorHAnsi"/>
                <w:color w:val="00000A"/>
                <w:sz w:val="18"/>
                <w:szCs w:val="18"/>
              </w:rPr>
            </w:pPr>
          </w:p>
        </w:tc>
      </w:tr>
      <w:tr w:rsidR="00FE0CB5" w:rsidRPr="00FA59C0" w14:paraId="3571B54B" w14:textId="77777777" w:rsidTr="000271A0">
        <w:trPr>
          <w:trHeight w:val="256"/>
        </w:trPr>
        <w:tc>
          <w:tcPr>
            <w:tcW w:w="992" w:type="dxa"/>
            <w:shd w:val="clear" w:color="auto" w:fill="auto"/>
            <w:vAlign w:val="bottom"/>
          </w:tcPr>
          <w:p w14:paraId="077BBD41"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401A</w:t>
            </w:r>
          </w:p>
        </w:tc>
        <w:tc>
          <w:tcPr>
            <w:tcW w:w="3618" w:type="dxa"/>
            <w:shd w:val="clear" w:color="auto" w:fill="auto"/>
            <w:vAlign w:val="bottom"/>
          </w:tcPr>
          <w:p w14:paraId="31182B8C"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DED RI 3E ARRET MALADIE</w:t>
            </w:r>
          </w:p>
        </w:tc>
        <w:tc>
          <w:tcPr>
            <w:tcW w:w="1601" w:type="dxa"/>
            <w:shd w:val="clear" w:color="auto" w:fill="auto"/>
            <w:vAlign w:val="bottom"/>
          </w:tcPr>
          <w:p w14:paraId="074B77E6"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Rappels</w:t>
            </w:r>
          </w:p>
        </w:tc>
        <w:tc>
          <w:tcPr>
            <w:tcW w:w="1585" w:type="dxa"/>
            <w:shd w:val="clear" w:color="auto" w:fill="auto"/>
            <w:vAlign w:val="bottom"/>
          </w:tcPr>
          <w:p w14:paraId="75436474" w14:textId="77777777" w:rsidR="00FE0CB5" w:rsidRPr="00126F22" w:rsidRDefault="00FE0CB5">
            <w:pPr>
              <w:spacing w:after="0"/>
              <w:ind w:hanging="5"/>
              <w:jc w:val="center"/>
              <w:rPr>
                <w:rFonts w:asciiTheme="majorHAnsi" w:hAnsiTheme="majorHAnsi" w:cstheme="majorHAnsi"/>
                <w:color w:val="00000A"/>
                <w:sz w:val="18"/>
                <w:szCs w:val="18"/>
              </w:rPr>
            </w:pPr>
          </w:p>
        </w:tc>
      </w:tr>
      <w:tr w:rsidR="00FE0CB5" w:rsidRPr="00FA59C0" w14:paraId="32667306" w14:textId="77777777" w:rsidTr="000271A0">
        <w:trPr>
          <w:trHeight w:val="256"/>
        </w:trPr>
        <w:tc>
          <w:tcPr>
            <w:tcW w:w="992" w:type="dxa"/>
            <w:shd w:val="clear" w:color="auto" w:fill="auto"/>
            <w:vAlign w:val="bottom"/>
          </w:tcPr>
          <w:p w14:paraId="6644E186"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401A</w:t>
            </w:r>
          </w:p>
        </w:tc>
        <w:tc>
          <w:tcPr>
            <w:tcW w:w="3618" w:type="dxa"/>
            <w:shd w:val="clear" w:color="auto" w:fill="auto"/>
            <w:vAlign w:val="bottom"/>
          </w:tcPr>
          <w:p w14:paraId="7B8CC55E"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DED RI 4E ARRET MALADIE</w:t>
            </w:r>
          </w:p>
        </w:tc>
        <w:tc>
          <w:tcPr>
            <w:tcW w:w="1601" w:type="dxa"/>
            <w:shd w:val="clear" w:color="auto" w:fill="auto"/>
            <w:vAlign w:val="bottom"/>
          </w:tcPr>
          <w:p w14:paraId="627C925E"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Rappels</w:t>
            </w:r>
          </w:p>
        </w:tc>
        <w:tc>
          <w:tcPr>
            <w:tcW w:w="1585" w:type="dxa"/>
            <w:shd w:val="clear" w:color="auto" w:fill="auto"/>
            <w:vAlign w:val="bottom"/>
          </w:tcPr>
          <w:p w14:paraId="60081DA7" w14:textId="77777777" w:rsidR="00FE0CB5" w:rsidRPr="00126F22" w:rsidRDefault="00FE0CB5">
            <w:pPr>
              <w:spacing w:after="0"/>
              <w:ind w:hanging="5"/>
              <w:jc w:val="center"/>
              <w:rPr>
                <w:rFonts w:asciiTheme="majorHAnsi" w:hAnsiTheme="majorHAnsi" w:cstheme="majorHAnsi"/>
                <w:color w:val="00000A"/>
                <w:sz w:val="18"/>
                <w:szCs w:val="18"/>
              </w:rPr>
            </w:pPr>
          </w:p>
        </w:tc>
      </w:tr>
      <w:tr w:rsidR="00FE0CB5" w:rsidRPr="00FA59C0" w14:paraId="5EC12B58" w14:textId="77777777" w:rsidTr="000271A0">
        <w:trPr>
          <w:trHeight w:val="256"/>
        </w:trPr>
        <w:tc>
          <w:tcPr>
            <w:tcW w:w="992" w:type="dxa"/>
            <w:shd w:val="clear" w:color="auto" w:fill="auto"/>
            <w:vAlign w:val="bottom"/>
          </w:tcPr>
          <w:p w14:paraId="1F57817A"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3052</w:t>
            </w:r>
          </w:p>
        </w:tc>
        <w:tc>
          <w:tcPr>
            <w:tcW w:w="3618" w:type="dxa"/>
            <w:shd w:val="clear" w:color="auto" w:fill="auto"/>
            <w:vAlign w:val="bottom"/>
          </w:tcPr>
          <w:p w14:paraId="7B0EE60E"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I.F.T.S. MS</w:t>
            </w:r>
          </w:p>
        </w:tc>
        <w:tc>
          <w:tcPr>
            <w:tcW w:w="1601" w:type="dxa"/>
            <w:shd w:val="clear" w:color="auto" w:fill="auto"/>
            <w:vAlign w:val="bottom"/>
          </w:tcPr>
          <w:p w14:paraId="059CA4E5"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Rappels</w:t>
            </w:r>
          </w:p>
        </w:tc>
        <w:tc>
          <w:tcPr>
            <w:tcW w:w="1585" w:type="dxa"/>
            <w:shd w:val="clear" w:color="auto" w:fill="auto"/>
            <w:vAlign w:val="bottom"/>
          </w:tcPr>
          <w:p w14:paraId="656E97C4"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Codes IFTS</w:t>
            </w:r>
          </w:p>
        </w:tc>
      </w:tr>
      <w:tr w:rsidR="00FE0CB5" w:rsidRPr="00FA59C0" w14:paraId="3F88DF17" w14:textId="77777777" w:rsidTr="000271A0">
        <w:trPr>
          <w:trHeight w:val="256"/>
        </w:trPr>
        <w:tc>
          <w:tcPr>
            <w:tcW w:w="992" w:type="dxa"/>
            <w:shd w:val="clear" w:color="auto" w:fill="auto"/>
            <w:vAlign w:val="bottom"/>
          </w:tcPr>
          <w:p w14:paraId="33A8B373"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401A</w:t>
            </w:r>
          </w:p>
        </w:tc>
        <w:tc>
          <w:tcPr>
            <w:tcW w:w="3618" w:type="dxa"/>
            <w:shd w:val="clear" w:color="auto" w:fill="auto"/>
            <w:vAlign w:val="bottom"/>
          </w:tcPr>
          <w:p w14:paraId="69F90C81"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I.F.T.S.  MS 2012</w:t>
            </w:r>
          </w:p>
        </w:tc>
        <w:tc>
          <w:tcPr>
            <w:tcW w:w="1601" w:type="dxa"/>
            <w:shd w:val="clear" w:color="auto" w:fill="auto"/>
            <w:vAlign w:val="bottom"/>
          </w:tcPr>
          <w:p w14:paraId="1261A6E1"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Rappels</w:t>
            </w:r>
          </w:p>
        </w:tc>
        <w:tc>
          <w:tcPr>
            <w:tcW w:w="1585" w:type="dxa"/>
            <w:shd w:val="clear" w:color="auto" w:fill="auto"/>
            <w:vAlign w:val="bottom"/>
          </w:tcPr>
          <w:p w14:paraId="474BBC70"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Codes IFTS</w:t>
            </w:r>
          </w:p>
        </w:tc>
      </w:tr>
      <w:tr w:rsidR="00FE0CB5" w:rsidRPr="00FA59C0" w14:paraId="647D5171" w14:textId="77777777" w:rsidTr="000271A0">
        <w:trPr>
          <w:trHeight w:val="256"/>
        </w:trPr>
        <w:tc>
          <w:tcPr>
            <w:tcW w:w="992" w:type="dxa"/>
            <w:shd w:val="clear" w:color="auto" w:fill="auto"/>
            <w:vAlign w:val="bottom"/>
          </w:tcPr>
          <w:p w14:paraId="00E35D5C"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401R</w:t>
            </w:r>
          </w:p>
        </w:tc>
        <w:tc>
          <w:tcPr>
            <w:tcW w:w="3618" w:type="dxa"/>
            <w:shd w:val="clear" w:color="auto" w:fill="auto"/>
            <w:vAlign w:val="bottom"/>
          </w:tcPr>
          <w:p w14:paraId="2D814A65"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INDEMNITE DE REGIE 2008</w:t>
            </w:r>
          </w:p>
        </w:tc>
        <w:tc>
          <w:tcPr>
            <w:tcW w:w="1601" w:type="dxa"/>
            <w:shd w:val="clear" w:color="auto" w:fill="auto"/>
            <w:vAlign w:val="bottom"/>
          </w:tcPr>
          <w:p w14:paraId="540FD278"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Rappels</w:t>
            </w:r>
          </w:p>
        </w:tc>
        <w:tc>
          <w:tcPr>
            <w:tcW w:w="1585" w:type="dxa"/>
            <w:shd w:val="clear" w:color="auto" w:fill="auto"/>
            <w:vAlign w:val="bottom"/>
          </w:tcPr>
          <w:p w14:paraId="7E0A1966" w14:textId="77777777" w:rsidR="00FE0CB5" w:rsidRPr="00126F22" w:rsidRDefault="00FE0CB5">
            <w:pPr>
              <w:spacing w:after="0"/>
              <w:ind w:hanging="5"/>
              <w:jc w:val="center"/>
              <w:rPr>
                <w:rFonts w:asciiTheme="majorHAnsi" w:hAnsiTheme="majorHAnsi" w:cstheme="majorHAnsi"/>
                <w:color w:val="00000A"/>
                <w:sz w:val="18"/>
                <w:szCs w:val="18"/>
              </w:rPr>
            </w:pPr>
          </w:p>
        </w:tc>
      </w:tr>
      <w:tr w:rsidR="00FE0CB5" w:rsidRPr="00FA59C0" w14:paraId="6D31FF1A" w14:textId="77777777" w:rsidTr="000271A0">
        <w:trPr>
          <w:trHeight w:val="256"/>
        </w:trPr>
        <w:tc>
          <w:tcPr>
            <w:tcW w:w="992" w:type="dxa"/>
            <w:shd w:val="clear" w:color="auto" w:fill="auto"/>
            <w:vAlign w:val="bottom"/>
          </w:tcPr>
          <w:p w14:paraId="36AA51C4"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401R</w:t>
            </w:r>
          </w:p>
        </w:tc>
        <w:tc>
          <w:tcPr>
            <w:tcW w:w="3618" w:type="dxa"/>
            <w:shd w:val="clear" w:color="auto" w:fill="auto"/>
            <w:vAlign w:val="bottom"/>
          </w:tcPr>
          <w:p w14:paraId="3F0F8D64"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INDEMNITE DE REGIE 2010</w:t>
            </w:r>
          </w:p>
        </w:tc>
        <w:tc>
          <w:tcPr>
            <w:tcW w:w="1601" w:type="dxa"/>
            <w:shd w:val="clear" w:color="auto" w:fill="auto"/>
            <w:vAlign w:val="bottom"/>
          </w:tcPr>
          <w:p w14:paraId="52B01037"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Rappels</w:t>
            </w:r>
          </w:p>
        </w:tc>
        <w:tc>
          <w:tcPr>
            <w:tcW w:w="1585" w:type="dxa"/>
            <w:shd w:val="clear" w:color="auto" w:fill="auto"/>
            <w:vAlign w:val="bottom"/>
          </w:tcPr>
          <w:p w14:paraId="476AF47B" w14:textId="77777777" w:rsidR="00FE0CB5" w:rsidRPr="00126F22" w:rsidRDefault="00FE0CB5">
            <w:pPr>
              <w:spacing w:after="0"/>
              <w:ind w:hanging="5"/>
              <w:jc w:val="center"/>
              <w:rPr>
                <w:rFonts w:asciiTheme="majorHAnsi" w:hAnsiTheme="majorHAnsi" w:cstheme="majorHAnsi"/>
                <w:color w:val="00000A"/>
                <w:sz w:val="18"/>
                <w:szCs w:val="18"/>
              </w:rPr>
            </w:pPr>
          </w:p>
        </w:tc>
      </w:tr>
      <w:tr w:rsidR="00FE0CB5" w:rsidRPr="00FA59C0" w14:paraId="1103C644" w14:textId="77777777" w:rsidTr="000271A0">
        <w:trPr>
          <w:trHeight w:val="256"/>
        </w:trPr>
        <w:tc>
          <w:tcPr>
            <w:tcW w:w="992" w:type="dxa"/>
            <w:shd w:val="clear" w:color="auto" w:fill="auto"/>
            <w:vAlign w:val="bottom"/>
          </w:tcPr>
          <w:p w14:paraId="32148248"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401R</w:t>
            </w:r>
          </w:p>
        </w:tc>
        <w:tc>
          <w:tcPr>
            <w:tcW w:w="3618" w:type="dxa"/>
            <w:shd w:val="clear" w:color="auto" w:fill="auto"/>
            <w:vAlign w:val="bottom"/>
          </w:tcPr>
          <w:p w14:paraId="57D6C51E"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INDEMNITE DE REGIE 2011</w:t>
            </w:r>
          </w:p>
        </w:tc>
        <w:tc>
          <w:tcPr>
            <w:tcW w:w="1601" w:type="dxa"/>
            <w:shd w:val="clear" w:color="auto" w:fill="auto"/>
            <w:vAlign w:val="bottom"/>
          </w:tcPr>
          <w:p w14:paraId="6554FC3E"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Rappels</w:t>
            </w:r>
          </w:p>
        </w:tc>
        <w:tc>
          <w:tcPr>
            <w:tcW w:w="1585" w:type="dxa"/>
            <w:shd w:val="clear" w:color="auto" w:fill="auto"/>
            <w:vAlign w:val="bottom"/>
          </w:tcPr>
          <w:p w14:paraId="085DC964" w14:textId="77777777" w:rsidR="00FE0CB5" w:rsidRPr="00126F22" w:rsidRDefault="00FE0CB5">
            <w:pPr>
              <w:spacing w:after="0"/>
              <w:ind w:hanging="5"/>
              <w:jc w:val="center"/>
              <w:rPr>
                <w:rFonts w:asciiTheme="majorHAnsi" w:hAnsiTheme="majorHAnsi" w:cstheme="majorHAnsi"/>
                <w:color w:val="00000A"/>
                <w:sz w:val="18"/>
                <w:szCs w:val="18"/>
              </w:rPr>
            </w:pPr>
          </w:p>
        </w:tc>
      </w:tr>
      <w:tr w:rsidR="00FE0CB5" w:rsidRPr="00FA59C0" w14:paraId="6DA884EA" w14:textId="77777777" w:rsidTr="000271A0">
        <w:trPr>
          <w:trHeight w:val="256"/>
        </w:trPr>
        <w:tc>
          <w:tcPr>
            <w:tcW w:w="992" w:type="dxa"/>
            <w:shd w:val="clear" w:color="auto" w:fill="auto"/>
            <w:vAlign w:val="bottom"/>
          </w:tcPr>
          <w:p w14:paraId="58D9D660"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3052</w:t>
            </w:r>
          </w:p>
        </w:tc>
        <w:tc>
          <w:tcPr>
            <w:tcW w:w="3618" w:type="dxa"/>
            <w:shd w:val="clear" w:color="auto" w:fill="auto"/>
            <w:vAlign w:val="bottom"/>
          </w:tcPr>
          <w:p w14:paraId="3801F924"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I.F.T.S.  MS</w:t>
            </w:r>
          </w:p>
        </w:tc>
        <w:tc>
          <w:tcPr>
            <w:tcW w:w="1601" w:type="dxa"/>
            <w:shd w:val="clear" w:color="auto" w:fill="auto"/>
            <w:vAlign w:val="bottom"/>
          </w:tcPr>
          <w:p w14:paraId="3EBFB2DE"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Rappels</w:t>
            </w:r>
          </w:p>
        </w:tc>
        <w:tc>
          <w:tcPr>
            <w:tcW w:w="1585" w:type="dxa"/>
            <w:shd w:val="clear" w:color="auto" w:fill="auto"/>
            <w:vAlign w:val="bottom"/>
          </w:tcPr>
          <w:p w14:paraId="5B3DD1DA"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Codes IFTS</w:t>
            </w:r>
          </w:p>
        </w:tc>
      </w:tr>
      <w:tr w:rsidR="00FE0CB5" w:rsidRPr="00FA59C0" w14:paraId="1AB30A0F" w14:textId="77777777" w:rsidTr="000271A0">
        <w:trPr>
          <w:trHeight w:val="256"/>
        </w:trPr>
        <w:tc>
          <w:tcPr>
            <w:tcW w:w="992" w:type="dxa"/>
            <w:shd w:val="clear" w:color="auto" w:fill="auto"/>
            <w:vAlign w:val="bottom"/>
          </w:tcPr>
          <w:p w14:paraId="74FFF459"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7211</w:t>
            </w:r>
          </w:p>
        </w:tc>
        <w:tc>
          <w:tcPr>
            <w:tcW w:w="3618" w:type="dxa"/>
            <w:shd w:val="clear" w:color="auto" w:fill="auto"/>
            <w:vAlign w:val="bottom"/>
          </w:tcPr>
          <w:p w14:paraId="1A4DF78A"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REMB FRAIS TRANSPORT PUBLIC</w:t>
            </w:r>
          </w:p>
        </w:tc>
        <w:tc>
          <w:tcPr>
            <w:tcW w:w="1601" w:type="dxa"/>
            <w:shd w:val="clear" w:color="auto" w:fill="auto"/>
            <w:vAlign w:val="bottom"/>
          </w:tcPr>
          <w:p w14:paraId="3C1E30B1"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Rappels</w:t>
            </w:r>
          </w:p>
        </w:tc>
        <w:tc>
          <w:tcPr>
            <w:tcW w:w="1585" w:type="dxa"/>
            <w:shd w:val="clear" w:color="auto" w:fill="auto"/>
            <w:vAlign w:val="bottom"/>
          </w:tcPr>
          <w:p w14:paraId="6D3EBBAF" w14:textId="77777777" w:rsidR="00FE0CB5" w:rsidRPr="00126F22" w:rsidRDefault="00FE0CB5">
            <w:pPr>
              <w:spacing w:after="0"/>
              <w:ind w:hanging="5"/>
              <w:jc w:val="center"/>
              <w:rPr>
                <w:rFonts w:asciiTheme="majorHAnsi" w:hAnsiTheme="majorHAnsi" w:cstheme="majorHAnsi"/>
                <w:color w:val="00000A"/>
                <w:sz w:val="18"/>
                <w:szCs w:val="18"/>
              </w:rPr>
            </w:pPr>
          </w:p>
        </w:tc>
      </w:tr>
      <w:tr w:rsidR="00FE0CB5" w:rsidRPr="00FA59C0" w14:paraId="784688F6" w14:textId="77777777" w:rsidTr="000271A0">
        <w:trPr>
          <w:trHeight w:val="256"/>
        </w:trPr>
        <w:tc>
          <w:tcPr>
            <w:tcW w:w="992" w:type="dxa"/>
            <w:shd w:val="clear" w:color="auto" w:fill="auto"/>
            <w:vAlign w:val="bottom"/>
          </w:tcPr>
          <w:p w14:paraId="6195A110"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402A</w:t>
            </w:r>
          </w:p>
        </w:tc>
        <w:tc>
          <w:tcPr>
            <w:tcW w:w="3618" w:type="dxa"/>
            <w:shd w:val="clear" w:color="auto" w:fill="auto"/>
            <w:vAlign w:val="bottom"/>
          </w:tcPr>
          <w:p w14:paraId="4450C4D2"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INDEMNITE COMPENSATRICE</w:t>
            </w:r>
          </w:p>
        </w:tc>
        <w:tc>
          <w:tcPr>
            <w:tcW w:w="1601" w:type="dxa"/>
            <w:shd w:val="clear" w:color="auto" w:fill="auto"/>
            <w:vAlign w:val="bottom"/>
          </w:tcPr>
          <w:p w14:paraId="699B763E"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Rappels</w:t>
            </w:r>
          </w:p>
        </w:tc>
        <w:tc>
          <w:tcPr>
            <w:tcW w:w="1585" w:type="dxa"/>
            <w:shd w:val="clear" w:color="auto" w:fill="auto"/>
            <w:vAlign w:val="bottom"/>
          </w:tcPr>
          <w:p w14:paraId="0C140D15" w14:textId="77777777" w:rsidR="00FE0CB5" w:rsidRPr="00126F22" w:rsidRDefault="00FE0CB5">
            <w:pPr>
              <w:spacing w:after="0"/>
              <w:ind w:hanging="5"/>
              <w:jc w:val="center"/>
              <w:rPr>
                <w:rFonts w:asciiTheme="majorHAnsi" w:hAnsiTheme="majorHAnsi" w:cstheme="majorHAnsi"/>
                <w:color w:val="00000A"/>
                <w:sz w:val="18"/>
                <w:szCs w:val="18"/>
              </w:rPr>
            </w:pPr>
          </w:p>
        </w:tc>
      </w:tr>
      <w:tr w:rsidR="00FE0CB5" w:rsidRPr="00FA59C0" w14:paraId="329B297E" w14:textId="77777777" w:rsidTr="000271A0">
        <w:trPr>
          <w:trHeight w:val="256"/>
        </w:trPr>
        <w:tc>
          <w:tcPr>
            <w:tcW w:w="992" w:type="dxa"/>
            <w:shd w:val="clear" w:color="auto" w:fill="auto"/>
            <w:vAlign w:val="bottom"/>
          </w:tcPr>
          <w:p w14:paraId="45013742"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401A</w:t>
            </w:r>
          </w:p>
        </w:tc>
        <w:tc>
          <w:tcPr>
            <w:tcW w:w="3618" w:type="dxa"/>
            <w:shd w:val="clear" w:color="auto" w:fill="auto"/>
            <w:vAlign w:val="bottom"/>
          </w:tcPr>
          <w:p w14:paraId="5AB1BC69"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PRIM. FONCT. RES PART FONCT.</w:t>
            </w:r>
          </w:p>
        </w:tc>
        <w:tc>
          <w:tcPr>
            <w:tcW w:w="1601" w:type="dxa"/>
            <w:shd w:val="clear" w:color="auto" w:fill="auto"/>
            <w:vAlign w:val="bottom"/>
          </w:tcPr>
          <w:p w14:paraId="6F95F563"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Rappels</w:t>
            </w:r>
          </w:p>
        </w:tc>
        <w:tc>
          <w:tcPr>
            <w:tcW w:w="1585" w:type="dxa"/>
            <w:shd w:val="clear" w:color="auto" w:fill="auto"/>
            <w:vAlign w:val="bottom"/>
          </w:tcPr>
          <w:p w14:paraId="66F3D0B9"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Codes PFR</w:t>
            </w:r>
          </w:p>
        </w:tc>
      </w:tr>
      <w:tr w:rsidR="00FE0CB5" w:rsidRPr="00FA59C0" w14:paraId="553AB111" w14:textId="77777777" w:rsidTr="000271A0">
        <w:trPr>
          <w:trHeight w:val="256"/>
        </w:trPr>
        <w:tc>
          <w:tcPr>
            <w:tcW w:w="992" w:type="dxa"/>
            <w:shd w:val="clear" w:color="auto" w:fill="auto"/>
            <w:vAlign w:val="bottom"/>
          </w:tcPr>
          <w:p w14:paraId="059389EA"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401A</w:t>
            </w:r>
          </w:p>
        </w:tc>
        <w:tc>
          <w:tcPr>
            <w:tcW w:w="3618" w:type="dxa"/>
            <w:shd w:val="clear" w:color="auto" w:fill="auto"/>
            <w:vAlign w:val="bottom"/>
          </w:tcPr>
          <w:p w14:paraId="081E7FE5"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PRIM. FONCT. RES PART IND.</w:t>
            </w:r>
          </w:p>
        </w:tc>
        <w:tc>
          <w:tcPr>
            <w:tcW w:w="1601" w:type="dxa"/>
            <w:shd w:val="clear" w:color="auto" w:fill="auto"/>
            <w:vAlign w:val="bottom"/>
          </w:tcPr>
          <w:p w14:paraId="151D3C46"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Rappels</w:t>
            </w:r>
          </w:p>
        </w:tc>
        <w:tc>
          <w:tcPr>
            <w:tcW w:w="1585" w:type="dxa"/>
            <w:shd w:val="clear" w:color="auto" w:fill="auto"/>
            <w:vAlign w:val="bottom"/>
          </w:tcPr>
          <w:p w14:paraId="1D9E193B"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Codes PFR</w:t>
            </w:r>
          </w:p>
        </w:tc>
      </w:tr>
      <w:tr w:rsidR="00FE0CB5" w:rsidRPr="00FA59C0" w14:paraId="6EE8F549" w14:textId="77777777" w:rsidTr="000271A0">
        <w:trPr>
          <w:trHeight w:val="256"/>
        </w:trPr>
        <w:tc>
          <w:tcPr>
            <w:tcW w:w="992" w:type="dxa"/>
            <w:shd w:val="clear" w:color="auto" w:fill="auto"/>
            <w:vAlign w:val="bottom"/>
          </w:tcPr>
          <w:p w14:paraId="47A7C1B3"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401B</w:t>
            </w:r>
          </w:p>
        </w:tc>
        <w:tc>
          <w:tcPr>
            <w:tcW w:w="3618" w:type="dxa"/>
            <w:shd w:val="clear" w:color="auto" w:fill="auto"/>
            <w:vAlign w:val="bottom"/>
          </w:tcPr>
          <w:p w14:paraId="09BED8C8"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PRIM. FONCT. RES PART IND.</w:t>
            </w:r>
          </w:p>
        </w:tc>
        <w:tc>
          <w:tcPr>
            <w:tcW w:w="1601" w:type="dxa"/>
            <w:shd w:val="clear" w:color="auto" w:fill="auto"/>
            <w:vAlign w:val="bottom"/>
          </w:tcPr>
          <w:p w14:paraId="798F2195"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Rappels</w:t>
            </w:r>
          </w:p>
        </w:tc>
        <w:tc>
          <w:tcPr>
            <w:tcW w:w="1585" w:type="dxa"/>
            <w:shd w:val="clear" w:color="auto" w:fill="auto"/>
            <w:vAlign w:val="bottom"/>
          </w:tcPr>
          <w:p w14:paraId="0308426D"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Codes PFR</w:t>
            </w:r>
          </w:p>
        </w:tc>
      </w:tr>
      <w:tr w:rsidR="00FE0CB5" w:rsidRPr="00FA59C0" w14:paraId="6FD69326" w14:textId="77777777" w:rsidTr="000271A0">
        <w:trPr>
          <w:trHeight w:val="256"/>
        </w:trPr>
        <w:tc>
          <w:tcPr>
            <w:tcW w:w="992" w:type="dxa"/>
            <w:shd w:val="clear" w:color="auto" w:fill="auto"/>
            <w:vAlign w:val="bottom"/>
          </w:tcPr>
          <w:p w14:paraId="7A16D95F"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1900</w:t>
            </w:r>
          </w:p>
        </w:tc>
        <w:tc>
          <w:tcPr>
            <w:tcW w:w="3618" w:type="dxa"/>
            <w:shd w:val="clear" w:color="auto" w:fill="auto"/>
            <w:vAlign w:val="bottom"/>
          </w:tcPr>
          <w:p w14:paraId="599DF8FD"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HEURES SUPPL. 17 12 ET 18 12 2012</w:t>
            </w:r>
          </w:p>
        </w:tc>
        <w:tc>
          <w:tcPr>
            <w:tcW w:w="1601" w:type="dxa"/>
            <w:shd w:val="clear" w:color="auto" w:fill="auto"/>
            <w:vAlign w:val="bottom"/>
          </w:tcPr>
          <w:p w14:paraId="1C65D5E8"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Rappels</w:t>
            </w:r>
          </w:p>
        </w:tc>
        <w:tc>
          <w:tcPr>
            <w:tcW w:w="1585" w:type="dxa"/>
            <w:shd w:val="clear" w:color="auto" w:fill="auto"/>
            <w:vAlign w:val="bottom"/>
          </w:tcPr>
          <w:p w14:paraId="09CBF083"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Code IHTS</w:t>
            </w:r>
          </w:p>
        </w:tc>
      </w:tr>
      <w:tr w:rsidR="00FE0CB5" w:rsidRPr="00FA59C0" w14:paraId="64ED648F" w14:textId="77777777" w:rsidTr="000271A0">
        <w:trPr>
          <w:trHeight w:val="256"/>
        </w:trPr>
        <w:tc>
          <w:tcPr>
            <w:tcW w:w="992" w:type="dxa"/>
            <w:shd w:val="clear" w:color="auto" w:fill="auto"/>
            <w:vAlign w:val="bottom"/>
          </w:tcPr>
          <w:p w14:paraId="15D8168A"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4872</w:t>
            </w:r>
          </w:p>
        </w:tc>
        <w:tc>
          <w:tcPr>
            <w:tcW w:w="3618" w:type="dxa"/>
            <w:shd w:val="clear" w:color="auto" w:fill="auto"/>
            <w:vAlign w:val="bottom"/>
          </w:tcPr>
          <w:p w14:paraId="1DE557D2"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MODULATION POSITIVE</w:t>
            </w:r>
          </w:p>
        </w:tc>
        <w:tc>
          <w:tcPr>
            <w:tcW w:w="1601" w:type="dxa"/>
            <w:shd w:val="clear" w:color="auto" w:fill="auto"/>
            <w:vAlign w:val="bottom"/>
          </w:tcPr>
          <w:p w14:paraId="0266C2CC"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Rappels</w:t>
            </w:r>
          </w:p>
        </w:tc>
        <w:tc>
          <w:tcPr>
            <w:tcW w:w="1585" w:type="dxa"/>
            <w:shd w:val="clear" w:color="auto" w:fill="auto"/>
            <w:vAlign w:val="bottom"/>
          </w:tcPr>
          <w:p w14:paraId="3B4BC5BB" w14:textId="77777777" w:rsidR="00FE0CB5" w:rsidRPr="00126F22" w:rsidRDefault="00FE0CB5">
            <w:pPr>
              <w:spacing w:after="0"/>
              <w:ind w:hanging="5"/>
              <w:jc w:val="center"/>
              <w:rPr>
                <w:rFonts w:asciiTheme="majorHAnsi" w:hAnsiTheme="majorHAnsi" w:cstheme="majorHAnsi"/>
                <w:color w:val="00000A"/>
                <w:sz w:val="18"/>
                <w:szCs w:val="18"/>
              </w:rPr>
            </w:pPr>
          </w:p>
        </w:tc>
      </w:tr>
      <w:tr w:rsidR="00FE0CB5" w:rsidRPr="00FA59C0" w14:paraId="75CAE923" w14:textId="77777777" w:rsidTr="000271A0">
        <w:trPr>
          <w:trHeight w:val="256"/>
        </w:trPr>
        <w:tc>
          <w:tcPr>
            <w:tcW w:w="992" w:type="dxa"/>
            <w:shd w:val="clear" w:color="auto" w:fill="auto"/>
            <w:vAlign w:val="bottom"/>
          </w:tcPr>
          <w:p w14:paraId="0237B9B0"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401A</w:t>
            </w:r>
          </w:p>
        </w:tc>
        <w:tc>
          <w:tcPr>
            <w:tcW w:w="3618" w:type="dxa"/>
            <w:shd w:val="clear" w:color="auto" w:fill="auto"/>
            <w:vAlign w:val="bottom"/>
          </w:tcPr>
          <w:p w14:paraId="2EDB5274"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ASTREINTES WE 5-6 11 11</w:t>
            </w:r>
          </w:p>
        </w:tc>
        <w:tc>
          <w:tcPr>
            <w:tcW w:w="1601" w:type="dxa"/>
            <w:shd w:val="clear" w:color="auto" w:fill="auto"/>
            <w:vAlign w:val="bottom"/>
          </w:tcPr>
          <w:p w14:paraId="2EF70ADB"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Rappels</w:t>
            </w:r>
          </w:p>
        </w:tc>
        <w:tc>
          <w:tcPr>
            <w:tcW w:w="1585" w:type="dxa"/>
            <w:shd w:val="clear" w:color="auto" w:fill="auto"/>
            <w:vAlign w:val="bottom"/>
          </w:tcPr>
          <w:p w14:paraId="56682E74" w14:textId="77777777" w:rsidR="00FE0CB5" w:rsidRPr="00126F22" w:rsidRDefault="00FE0CB5">
            <w:pPr>
              <w:spacing w:after="0"/>
              <w:ind w:hanging="5"/>
              <w:jc w:val="center"/>
              <w:rPr>
                <w:rFonts w:asciiTheme="majorHAnsi" w:hAnsiTheme="majorHAnsi" w:cstheme="majorHAnsi"/>
                <w:color w:val="00000A"/>
                <w:sz w:val="18"/>
                <w:szCs w:val="18"/>
              </w:rPr>
            </w:pPr>
          </w:p>
        </w:tc>
      </w:tr>
      <w:tr w:rsidR="00FE0CB5" w:rsidRPr="00FA59C0" w14:paraId="4869776A" w14:textId="77777777" w:rsidTr="000271A0">
        <w:trPr>
          <w:trHeight w:val="256"/>
        </w:trPr>
        <w:tc>
          <w:tcPr>
            <w:tcW w:w="992" w:type="dxa"/>
            <w:shd w:val="clear" w:color="auto" w:fill="auto"/>
            <w:vAlign w:val="bottom"/>
          </w:tcPr>
          <w:p w14:paraId="045ECB1F"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3052</w:t>
            </w:r>
          </w:p>
        </w:tc>
        <w:tc>
          <w:tcPr>
            <w:tcW w:w="3618" w:type="dxa"/>
            <w:shd w:val="clear" w:color="auto" w:fill="auto"/>
            <w:vAlign w:val="bottom"/>
          </w:tcPr>
          <w:p w14:paraId="43A30ADA"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I.A.T. MS 2013</w:t>
            </w:r>
          </w:p>
        </w:tc>
        <w:tc>
          <w:tcPr>
            <w:tcW w:w="1601" w:type="dxa"/>
            <w:shd w:val="clear" w:color="auto" w:fill="auto"/>
            <w:vAlign w:val="bottom"/>
          </w:tcPr>
          <w:p w14:paraId="60E41593"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Rappels</w:t>
            </w:r>
          </w:p>
        </w:tc>
        <w:tc>
          <w:tcPr>
            <w:tcW w:w="1585" w:type="dxa"/>
            <w:shd w:val="clear" w:color="auto" w:fill="auto"/>
            <w:vAlign w:val="bottom"/>
          </w:tcPr>
          <w:p w14:paraId="291C9413"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Codes IAT</w:t>
            </w:r>
          </w:p>
        </w:tc>
      </w:tr>
      <w:bookmarkEnd w:id="1206"/>
    </w:tbl>
    <w:p w14:paraId="0BDA3BF4" w14:textId="77777777" w:rsidR="00FE0CB5" w:rsidRPr="00126F22" w:rsidRDefault="00FE0CB5" w:rsidP="00126F22">
      <w:pPr>
        <w:spacing w:after="200"/>
        <w:jc w:val="left"/>
        <w:rPr>
          <w:rFonts w:asciiTheme="majorHAnsi" w:hAnsiTheme="majorHAnsi" w:cstheme="majorHAnsi"/>
        </w:rPr>
      </w:pPr>
    </w:p>
    <w:p w14:paraId="7DA5D8CE" w14:textId="77777777" w:rsidR="00274F17" w:rsidRPr="00126F22" w:rsidRDefault="00274F17" w:rsidP="00FA59C0">
      <w:pPr>
        <w:spacing w:before="120"/>
        <w:rPr>
          <w:rFonts w:asciiTheme="majorHAnsi" w:hAnsiTheme="majorHAnsi" w:cstheme="majorHAnsi"/>
          <w:i/>
          <w:sz w:val="20"/>
          <w:szCs w:val="20"/>
        </w:rPr>
      </w:pPr>
      <w:proofErr w:type="gramStart"/>
      <w:r w:rsidRPr="00126F22">
        <w:rPr>
          <w:rFonts w:asciiTheme="majorHAnsi" w:hAnsiTheme="majorHAnsi" w:cstheme="majorHAnsi"/>
          <w:i/>
          <w:sz w:val="20"/>
          <w:szCs w:val="20"/>
        </w:rPr>
        <w:t>indiquer</w:t>
      </w:r>
      <w:proofErr w:type="gramEnd"/>
      <w:r w:rsidRPr="00126F22">
        <w:rPr>
          <w:rFonts w:asciiTheme="majorHAnsi" w:hAnsiTheme="majorHAnsi" w:cstheme="majorHAnsi"/>
          <w:i/>
          <w:sz w:val="20"/>
          <w:szCs w:val="20"/>
        </w:rPr>
        <w:t xml:space="preserve"> la ligne de destination du code dans l’onglet des Codes du dialogue des paramètres.</w:t>
      </w:r>
      <w:r w:rsidRPr="00126F22">
        <w:rPr>
          <w:rFonts w:asciiTheme="majorHAnsi" w:eastAsia="Calibri" w:hAnsiTheme="majorHAnsi" w:cstheme="majorHAnsi"/>
          <w:noProof/>
          <w:color w:val="FFFFFF" w:themeColor="background1"/>
          <w:sz w:val="22"/>
          <w:szCs w:val="22"/>
          <w:shd w:val="clear" w:color="auto" w:fill="D14A95" w:themeFill="accent1"/>
        </w:rPr>
        <w:t xml:space="preserve"> </w:t>
      </w:r>
    </w:p>
    <w:p w14:paraId="5E7B3FF5" w14:textId="77777777" w:rsidR="00274F17" w:rsidRPr="00126F22" w:rsidRDefault="00274F17">
      <w:pPr>
        <w:suppressAutoHyphens/>
        <w:spacing w:before="120"/>
        <w:ind w:right="3541"/>
        <w:rPr>
          <w:rFonts w:asciiTheme="majorHAnsi" w:hAnsiTheme="majorHAnsi" w:cstheme="majorHAnsi"/>
        </w:rPr>
      </w:pPr>
      <w:r w:rsidRPr="00126F22">
        <w:rPr>
          <w:rFonts w:asciiTheme="majorHAnsi" w:hAnsiTheme="majorHAnsi" w:cstheme="majorHAnsi"/>
          <w:noProof/>
        </w:rPr>
        <w:drawing>
          <wp:anchor distT="0" distB="0" distL="0" distR="0" simplePos="0" relativeHeight="251720704" behindDoc="1" locked="0" layoutInCell="1" allowOverlap="1" wp14:anchorId="5D656D1F" wp14:editId="4E86411B">
            <wp:simplePos x="0" y="0"/>
            <wp:positionH relativeFrom="column">
              <wp:posOffset>3643630</wp:posOffset>
            </wp:positionH>
            <wp:positionV relativeFrom="page">
              <wp:posOffset>6420567</wp:posOffset>
            </wp:positionV>
            <wp:extent cx="1729740" cy="703580"/>
            <wp:effectExtent l="0" t="0" r="3810" b="1270"/>
            <wp:wrapTight wrapText="largest">
              <wp:wrapPolygon edited="0">
                <wp:start x="0" y="0"/>
                <wp:lineTo x="0" y="21054"/>
                <wp:lineTo x="21410" y="21054"/>
                <wp:lineTo x="21410" y="0"/>
                <wp:lineTo x="0" y="0"/>
              </wp:wrapPolygon>
            </wp:wrapTight>
            <wp:docPr id="48" name="Imag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1"/>
                    <pic:cNvPicPr>
                      <a:picLocks noChangeAspect="1" noChangeArrowheads="1"/>
                    </pic:cNvPicPr>
                  </pic:nvPicPr>
                  <pic:blipFill>
                    <a:blip r:embed="rId90"/>
                    <a:srcRect l="42163" t="54461" r="29140" b="32730"/>
                    <a:stretch>
                      <a:fillRect/>
                    </a:stretch>
                  </pic:blipFill>
                  <pic:spPr bwMode="auto">
                    <a:xfrm>
                      <a:off x="0" y="0"/>
                      <a:ext cx="1729740" cy="703580"/>
                    </a:xfrm>
                    <a:prstGeom prst="rect">
                      <a:avLst/>
                    </a:prstGeom>
                  </pic:spPr>
                </pic:pic>
              </a:graphicData>
            </a:graphic>
          </wp:anchor>
        </w:drawing>
      </w:r>
      <w:r w:rsidRPr="00126F22">
        <w:rPr>
          <w:rFonts w:asciiTheme="majorHAnsi" w:hAnsiTheme="majorHAnsi" w:cstheme="majorHAnsi"/>
        </w:rPr>
        <w:t>Lorsque les codes sont renseignés, cliquer sur l’icône « Flèche verte » afin de les exporter vers le module « Création de rapport d’analyse ».</w:t>
      </w:r>
    </w:p>
    <w:p w14:paraId="39519436" w14:textId="77777777" w:rsidR="00274F17" w:rsidRPr="00126F22" w:rsidRDefault="00274F17">
      <w:pPr>
        <w:rPr>
          <w:rFonts w:asciiTheme="majorHAnsi" w:hAnsiTheme="majorHAnsi" w:cstheme="majorHAnsi"/>
        </w:rPr>
      </w:pPr>
    </w:p>
    <w:p w14:paraId="3649AA3C" w14:textId="77777777" w:rsidR="00274F17" w:rsidRPr="00126F22" w:rsidRDefault="00274F17">
      <w:pPr>
        <w:rPr>
          <w:rFonts w:asciiTheme="majorHAnsi" w:hAnsiTheme="majorHAnsi" w:cstheme="majorHAnsi"/>
        </w:rPr>
      </w:pPr>
      <w:r w:rsidRPr="00126F22">
        <w:rPr>
          <w:rFonts w:asciiTheme="majorHAnsi" w:hAnsiTheme="majorHAnsi" w:cstheme="majorHAnsi"/>
          <w:noProof/>
          <w:color w:val="800000"/>
          <w:sz w:val="22"/>
        </w:rPr>
        <w:drawing>
          <wp:anchor distT="0" distB="0" distL="0" distR="0" simplePos="0" relativeHeight="251721728" behindDoc="1" locked="0" layoutInCell="1" allowOverlap="1" wp14:anchorId="122511D6" wp14:editId="3329FB96">
            <wp:simplePos x="0" y="0"/>
            <wp:positionH relativeFrom="column">
              <wp:posOffset>2992313</wp:posOffset>
            </wp:positionH>
            <wp:positionV relativeFrom="page">
              <wp:posOffset>7552690</wp:posOffset>
            </wp:positionV>
            <wp:extent cx="2794000" cy="1711325"/>
            <wp:effectExtent l="0" t="0" r="6350" b="3175"/>
            <wp:wrapTight wrapText="bothSides">
              <wp:wrapPolygon edited="0">
                <wp:start x="0" y="0"/>
                <wp:lineTo x="0" y="21400"/>
                <wp:lineTo x="21502" y="21400"/>
                <wp:lineTo x="21502" y="0"/>
                <wp:lineTo x="0" y="0"/>
              </wp:wrapPolygon>
            </wp:wrapTight>
            <wp:docPr id="49" name="Imag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9"/>
                    <pic:cNvPicPr>
                      <a:picLocks noChangeAspect="1" noChangeArrowheads="1"/>
                    </pic:cNvPicPr>
                  </pic:nvPicPr>
                  <pic:blipFill>
                    <a:blip r:embed="rId91"/>
                    <a:srcRect l="14149" t="7844" r="14107" b="20513"/>
                    <a:stretch>
                      <a:fillRect/>
                    </a:stretch>
                  </pic:blipFill>
                  <pic:spPr bwMode="auto">
                    <a:xfrm>
                      <a:off x="0" y="0"/>
                      <a:ext cx="2794000" cy="1711325"/>
                    </a:xfrm>
                    <a:prstGeom prst="rect">
                      <a:avLst/>
                    </a:prstGeom>
                  </pic:spPr>
                </pic:pic>
              </a:graphicData>
            </a:graphic>
            <wp14:sizeRelH relativeFrom="margin">
              <wp14:pctWidth>0</wp14:pctWidth>
            </wp14:sizeRelH>
            <wp14:sizeRelV relativeFrom="margin">
              <wp14:pctHeight>0</wp14:pctHeight>
            </wp14:sizeRelV>
          </wp:anchor>
        </w:drawing>
      </w:r>
    </w:p>
    <w:p w14:paraId="4314966A" w14:textId="77777777" w:rsidR="00274F17" w:rsidRPr="00126F22" w:rsidRDefault="00274F17">
      <w:pPr>
        <w:ind w:right="4534"/>
        <w:rPr>
          <w:rFonts w:asciiTheme="majorHAnsi" w:hAnsiTheme="majorHAnsi" w:cstheme="majorHAnsi"/>
        </w:rPr>
      </w:pPr>
      <w:r w:rsidRPr="00126F22">
        <w:rPr>
          <w:rFonts w:asciiTheme="majorHAnsi" w:hAnsiTheme="majorHAnsi" w:cstheme="majorHAnsi"/>
        </w:rPr>
        <w:t>Lorsque les lignes du dialogue des codes ne sont pas renseignées en totalité, un dialogue d’avertissement apparaît pour rappeler que les lignes manquantes seront contrôlées en mode heuristique.</w:t>
      </w:r>
    </w:p>
    <w:p w14:paraId="07DB3974" w14:textId="77777777" w:rsidR="00274F17" w:rsidRPr="00126F22" w:rsidRDefault="00274F17">
      <w:pPr>
        <w:rPr>
          <w:rFonts w:asciiTheme="majorHAnsi" w:hAnsiTheme="majorHAnsi" w:cstheme="majorHAnsi"/>
        </w:rPr>
      </w:pPr>
    </w:p>
    <w:p w14:paraId="0037BB8F" w14:textId="77777777" w:rsidR="00274F17" w:rsidRPr="00126F22" w:rsidRDefault="00274F17">
      <w:pPr>
        <w:rPr>
          <w:rFonts w:asciiTheme="majorHAnsi" w:hAnsiTheme="majorHAnsi" w:cstheme="majorHAnsi"/>
        </w:rPr>
      </w:pPr>
    </w:p>
    <w:p w14:paraId="75231B10" w14:textId="77777777" w:rsidR="00274F17" w:rsidRPr="00126F22" w:rsidRDefault="00274F17">
      <w:pPr>
        <w:rPr>
          <w:rFonts w:asciiTheme="majorHAnsi" w:hAnsiTheme="majorHAnsi" w:cstheme="majorHAnsi"/>
        </w:rPr>
      </w:pPr>
    </w:p>
    <w:p w14:paraId="5ED224E8" w14:textId="77777777" w:rsidR="00274F17" w:rsidRPr="00126F22" w:rsidRDefault="00274F17">
      <w:pPr>
        <w:rPr>
          <w:rFonts w:asciiTheme="majorHAnsi" w:hAnsiTheme="majorHAnsi" w:cstheme="majorHAnsi"/>
        </w:rPr>
      </w:pPr>
    </w:p>
    <w:p w14:paraId="3EDEB651" w14:textId="77777777" w:rsidR="00274F17" w:rsidRPr="00126F22" w:rsidRDefault="00274F17">
      <w:pPr>
        <w:ind w:right="5242"/>
        <w:rPr>
          <w:rFonts w:asciiTheme="majorHAnsi" w:hAnsiTheme="majorHAnsi" w:cstheme="majorHAnsi"/>
        </w:rPr>
      </w:pPr>
      <w:r w:rsidRPr="00126F22">
        <w:rPr>
          <w:rFonts w:asciiTheme="majorHAnsi" w:hAnsiTheme="majorHAnsi" w:cstheme="majorHAnsi"/>
          <w:noProof/>
          <w:color w:val="00000A"/>
          <w:sz w:val="22"/>
        </w:rPr>
        <w:lastRenderedPageBreak/>
        <w:drawing>
          <wp:anchor distT="0" distB="0" distL="0" distR="0" simplePos="0" relativeHeight="251722752" behindDoc="1" locked="0" layoutInCell="1" allowOverlap="1" wp14:anchorId="6CA56FD9" wp14:editId="21C0C72D">
            <wp:simplePos x="0" y="0"/>
            <wp:positionH relativeFrom="column">
              <wp:posOffset>2563495</wp:posOffset>
            </wp:positionH>
            <wp:positionV relativeFrom="page">
              <wp:posOffset>992588</wp:posOffset>
            </wp:positionV>
            <wp:extent cx="3260725" cy="2083435"/>
            <wp:effectExtent l="0" t="0" r="0" b="0"/>
            <wp:wrapSquare wrapText="largest"/>
            <wp:docPr id="50" name="Image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5"/>
                    <pic:cNvPicPr>
                      <a:picLocks noChangeAspect="1" noChangeArrowheads="1"/>
                    </pic:cNvPicPr>
                  </pic:nvPicPr>
                  <pic:blipFill>
                    <a:blip r:embed="rId92"/>
                    <a:srcRect l="37797" t="53055" r="8115" b="9846"/>
                    <a:stretch>
                      <a:fillRect/>
                    </a:stretch>
                  </pic:blipFill>
                  <pic:spPr bwMode="auto">
                    <a:xfrm>
                      <a:off x="0" y="0"/>
                      <a:ext cx="3260725" cy="2083435"/>
                    </a:xfrm>
                    <a:prstGeom prst="rect">
                      <a:avLst/>
                    </a:prstGeom>
                  </pic:spPr>
                </pic:pic>
              </a:graphicData>
            </a:graphic>
          </wp:anchor>
        </w:drawing>
      </w:r>
      <w:r w:rsidRPr="00126F22">
        <w:rPr>
          <w:rFonts w:asciiTheme="majorHAnsi" w:hAnsiTheme="majorHAnsi" w:cstheme="majorHAnsi"/>
        </w:rPr>
        <w:t>Lorsque l’exportation des codes est réalisée, une confirmation apparaît dans le dialogue en bas du cadre.</w:t>
      </w:r>
    </w:p>
    <w:p w14:paraId="010519B2" w14:textId="77777777" w:rsidR="00274F17" w:rsidRPr="00126F22" w:rsidRDefault="00274F17">
      <w:pPr>
        <w:rPr>
          <w:rFonts w:asciiTheme="majorHAnsi" w:hAnsiTheme="majorHAnsi" w:cstheme="majorHAnsi"/>
        </w:rPr>
      </w:pPr>
    </w:p>
    <w:p w14:paraId="3BB77417" w14:textId="77777777" w:rsidR="00274F17" w:rsidRPr="00126F22" w:rsidRDefault="00274F17">
      <w:pPr>
        <w:rPr>
          <w:rFonts w:asciiTheme="majorHAnsi" w:hAnsiTheme="majorHAnsi" w:cstheme="majorHAnsi"/>
        </w:rPr>
      </w:pPr>
    </w:p>
    <w:p w14:paraId="07ED7991" w14:textId="77777777" w:rsidR="00274F17" w:rsidRPr="00126F22" w:rsidRDefault="00274F17">
      <w:pPr>
        <w:rPr>
          <w:rFonts w:asciiTheme="majorHAnsi" w:hAnsiTheme="majorHAnsi" w:cstheme="majorHAnsi"/>
        </w:rPr>
      </w:pPr>
    </w:p>
    <w:p w14:paraId="3C5D5B22" w14:textId="77777777" w:rsidR="00274F17" w:rsidRPr="00126F22" w:rsidRDefault="00274F17">
      <w:pPr>
        <w:rPr>
          <w:rFonts w:asciiTheme="majorHAnsi" w:hAnsiTheme="majorHAnsi" w:cstheme="majorHAnsi"/>
        </w:rPr>
      </w:pPr>
    </w:p>
    <w:p w14:paraId="647E0EAD" w14:textId="77777777" w:rsidR="00274F17" w:rsidRPr="00126F22" w:rsidRDefault="00274F17">
      <w:pPr>
        <w:rPr>
          <w:rFonts w:asciiTheme="majorHAnsi" w:hAnsiTheme="majorHAnsi" w:cstheme="majorHAnsi"/>
        </w:rPr>
      </w:pPr>
    </w:p>
    <w:p w14:paraId="5305EF31" w14:textId="77777777" w:rsidR="00274F17" w:rsidRPr="00126F22" w:rsidRDefault="00274F17">
      <w:pPr>
        <w:rPr>
          <w:rFonts w:asciiTheme="majorHAnsi" w:hAnsiTheme="majorHAnsi" w:cstheme="majorHAnsi"/>
        </w:rPr>
      </w:pPr>
    </w:p>
    <w:p w14:paraId="25B61DAB" w14:textId="77777777" w:rsidR="00274F17" w:rsidRPr="00126F22" w:rsidRDefault="00274F17">
      <w:pPr>
        <w:rPr>
          <w:rFonts w:asciiTheme="majorHAnsi" w:hAnsiTheme="majorHAnsi" w:cstheme="majorHAnsi"/>
        </w:rPr>
      </w:pPr>
    </w:p>
    <w:p w14:paraId="0B5BFC55" w14:textId="77777777" w:rsidR="00FE0CB5" w:rsidRPr="00126F22" w:rsidRDefault="00FE0CB5" w:rsidP="00126F22">
      <w:pPr>
        <w:spacing w:after="200"/>
        <w:jc w:val="left"/>
        <w:rPr>
          <w:rFonts w:asciiTheme="majorHAnsi" w:hAnsiTheme="majorHAnsi" w:cstheme="majorHAnsi"/>
        </w:rPr>
      </w:pPr>
    </w:p>
    <w:p w14:paraId="05A2329E" w14:textId="77777777" w:rsidR="00FE0CB5" w:rsidRPr="00126F22" w:rsidRDefault="00FE0CB5" w:rsidP="00126F22">
      <w:pPr>
        <w:spacing w:after="200"/>
        <w:jc w:val="left"/>
        <w:rPr>
          <w:rFonts w:asciiTheme="majorHAnsi" w:hAnsiTheme="majorHAnsi" w:cstheme="majorHAnsi"/>
        </w:rPr>
      </w:pPr>
    </w:p>
    <w:p w14:paraId="61F48878" w14:textId="77777777" w:rsidR="00BB579A" w:rsidRPr="00126F22" w:rsidRDefault="00BB579A">
      <w:pPr>
        <w:rPr>
          <w:rFonts w:asciiTheme="majorHAnsi" w:hAnsiTheme="majorHAnsi" w:cstheme="majorHAnsi"/>
        </w:rPr>
      </w:pPr>
    </w:p>
    <w:p w14:paraId="7D243EA1" w14:textId="77777777" w:rsidR="00070FCD" w:rsidRPr="00126F22" w:rsidRDefault="00070FCD">
      <w:pPr>
        <w:rPr>
          <w:rFonts w:asciiTheme="majorHAnsi" w:hAnsiTheme="majorHAnsi" w:cstheme="majorHAnsi"/>
        </w:rPr>
      </w:pPr>
      <w:r w:rsidRPr="00126F22">
        <w:rPr>
          <w:rFonts w:asciiTheme="majorHAnsi" w:hAnsiTheme="majorHAnsi" w:cstheme="majorHAnsi"/>
        </w:rPr>
        <w:t xml:space="preserve">Le logiciel Altaïr </w:t>
      </w:r>
      <w:r w:rsidR="00663636" w:rsidRPr="00126F22">
        <w:rPr>
          <w:rFonts w:asciiTheme="majorHAnsi" w:hAnsiTheme="majorHAnsi" w:cstheme="majorHAnsi"/>
        </w:rPr>
        <w:t xml:space="preserve">(analyse des lignes de traitement des </w:t>
      </w:r>
      <w:proofErr w:type="spellStart"/>
      <w:r w:rsidR="00663636" w:rsidRPr="00126F22">
        <w:rPr>
          <w:rFonts w:asciiTheme="majorHAnsi" w:hAnsiTheme="majorHAnsi" w:cstheme="majorHAnsi"/>
        </w:rPr>
        <w:t>attributuions</w:t>
      </w:r>
      <w:proofErr w:type="spellEnd"/>
      <w:r w:rsidR="00663636" w:rsidRPr="00126F22">
        <w:rPr>
          <w:rFonts w:asciiTheme="majorHAnsi" w:hAnsiTheme="majorHAnsi" w:cstheme="majorHAnsi"/>
        </w:rPr>
        <w:t xml:space="preserve"> indemnitaires et rémunérations diverses) </w:t>
      </w:r>
      <w:r w:rsidRPr="00126F22">
        <w:rPr>
          <w:rFonts w:asciiTheme="majorHAnsi" w:hAnsiTheme="majorHAnsi" w:cstheme="majorHAnsi"/>
        </w:rPr>
        <w:t>a pour finalité d’analyser les lignes de traitement, les attributions indemnitaires et autres rémunérations.</w:t>
      </w:r>
    </w:p>
    <w:p w14:paraId="72839AED" w14:textId="77777777" w:rsidR="00070FCD" w:rsidRPr="00126F22" w:rsidRDefault="00070FCD">
      <w:pPr>
        <w:rPr>
          <w:rFonts w:asciiTheme="majorHAnsi" w:hAnsiTheme="majorHAnsi" w:cstheme="majorHAnsi"/>
        </w:rPr>
      </w:pPr>
    </w:p>
    <w:p w14:paraId="3DDB5A6D" w14:textId="77777777" w:rsidR="00070FCD" w:rsidRPr="00126F22" w:rsidRDefault="00070FCD">
      <w:pPr>
        <w:rPr>
          <w:rFonts w:asciiTheme="majorHAnsi" w:hAnsiTheme="majorHAnsi" w:cstheme="majorHAnsi"/>
        </w:rPr>
      </w:pPr>
      <w:r w:rsidRPr="00126F22">
        <w:rPr>
          <w:rFonts w:asciiTheme="majorHAnsi" w:hAnsiTheme="majorHAnsi" w:cstheme="majorHAnsi"/>
        </w:rPr>
        <w:t>Il a été développé au sein des chambres régionales des comptes à partir de l’automne 2013, et depuis janvier 2016 sous l’égide du CAM.</w:t>
      </w:r>
    </w:p>
    <w:p w14:paraId="2328E9D5" w14:textId="77777777" w:rsidR="00070FCD" w:rsidRPr="00126F22" w:rsidRDefault="00070FCD">
      <w:pPr>
        <w:rPr>
          <w:rFonts w:asciiTheme="majorHAnsi" w:hAnsiTheme="majorHAnsi" w:cstheme="majorHAnsi"/>
        </w:rPr>
      </w:pPr>
    </w:p>
    <w:p w14:paraId="739F48DF" w14:textId="79DD25FA" w:rsidR="00C3075E" w:rsidRPr="00126F22" w:rsidRDefault="00C3075E">
      <w:pPr>
        <w:rPr>
          <w:rFonts w:asciiTheme="majorHAnsi" w:hAnsiTheme="majorHAnsi" w:cstheme="majorHAnsi"/>
        </w:rPr>
      </w:pPr>
    </w:p>
    <w:p w14:paraId="3406D49E" w14:textId="77777777" w:rsidR="00C3075E" w:rsidRPr="00126F22" w:rsidRDefault="00C3075E" w:rsidP="00126F22">
      <w:pPr>
        <w:spacing w:after="200"/>
        <w:jc w:val="left"/>
        <w:rPr>
          <w:rFonts w:asciiTheme="majorHAnsi" w:hAnsiTheme="majorHAnsi" w:cstheme="majorHAnsi"/>
        </w:rPr>
      </w:pPr>
      <w:r w:rsidRPr="00126F22">
        <w:rPr>
          <w:rFonts w:asciiTheme="majorHAnsi" w:hAnsiTheme="majorHAnsi" w:cstheme="majorHAnsi"/>
        </w:rPr>
        <w:br w:type="page"/>
      </w:r>
    </w:p>
    <w:p w14:paraId="51833475" w14:textId="74F800DE" w:rsidR="00C3075E" w:rsidRPr="00126F22" w:rsidRDefault="0073543A" w:rsidP="0073543A">
      <w:pPr>
        <w:pStyle w:val="TitreAnnexenumrot"/>
      </w:pPr>
      <w:r>
        <w:lastRenderedPageBreak/>
        <w:t>Ré</w:t>
      </w:r>
      <w:r w:rsidR="008C4DAF" w:rsidRPr="00FA59C0">
        <w:t>glementation</w:t>
      </w:r>
      <w:r w:rsidR="00562CA1">
        <w:t xml:space="preserve"> </w:t>
      </w:r>
      <w:r w:rsidR="008C4DAF" w:rsidRPr="00126F22">
        <w:t>indemnitaire</w:t>
      </w:r>
    </w:p>
    <w:p w14:paraId="31806045" w14:textId="576F0D86" w:rsidR="00C3075E" w:rsidRPr="009F47F6" w:rsidRDefault="0073543A" w:rsidP="00126F22">
      <w:pPr>
        <w:spacing w:after="200"/>
        <w:rPr>
          <w:rFonts w:cstheme="minorHAnsi"/>
          <w:sz w:val="22"/>
          <w:szCs w:val="22"/>
        </w:rPr>
      </w:pPr>
      <w:r>
        <w:rPr>
          <w:rFonts w:cstheme="minorHAnsi"/>
          <w:sz w:val="22"/>
          <w:szCs w:val="22"/>
        </w:rPr>
        <w:t>Cette</w:t>
      </w:r>
      <w:r w:rsidR="00C3075E" w:rsidRPr="009F47F6">
        <w:rPr>
          <w:rFonts w:cstheme="minorHAnsi"/>
          <w:sz w:val="22"/>
          <w:szCs w:val="22"/>
        </w:rPr>
        <w:t xml:space="preserve"> annexe </w:t>
      </w:r>
      <w:r>
        <w:rPr>
          <w:rFonts w:cstheme="minorHAnsi"/>
          <w:sz w:val="22"/>
          <w:szCs w:val="22"/>
        </w:rPr>
        <w:t>précise</w:t>
      </w:r>
      <w:r w:rsidR="00C3075E" w:rsidRPr="009F47F6">
        <w:rPr>
          <w:rFonts w:cstheme="minorHAnsi"/>
          <w:sz w:val="22"/>
          <w:szCs w:val="22"/>
        </w:rPr>
        <w:t xml:space="preserve"> les </w:t>
      </w:r>
      <w:r w:rsidR="000C0338" w:rsidRPr="009F47F6">
        <w:rPr>
          <w:rFonts w:cstheme="minorHAnsi"/>
          <w:sz w:val="22"/>
          <w:szCs w:val="22"/>
        </w:rPr>
        <w:t xml:space="preserve">informations </w:t>
      </w:r>
      <w:r>
        <w:rPr>
          <w:rFonts w:cstheme="minorHAnsi"/>
          <w:sz w:val="22"/>
          <w:szCs w:val="22"/>
        </w:rPr>
        <w:t>mentionn</w:t>
      </w:r>
      <w:r w:rsidR="000C0338" w:rsidRPr="009F47F6">
        <w:rPr>
          <w:rFonts w:cstheme="minorHAnsi"/>
          <w:sz w:val="22"/>
          <w:szCs w:val="22"/>
        </w:rPr>
        <w:t>ées dans le</w:t>
      </w:r>
      <w:r>
        <w:rPr>
          <w:rFonts w:cstheme="minorHAnsi"/>
          <w:sz w:val="22"/>
          <w:szCs w:val="22"/>
        </w:rPr>
        <w:t>s</w:t>
      </w:r>
      <w:r w:rsidR="000C0338" w:rsidRPr="009F47F6">
        <w:rPr>
          <w:rFonts w:cstheme="minorHAnsi"/>
          <w:sz w:val="22"/>
          <w:szCs w:val="22"/>
        </w:rPr>
        <w:t xml:space="preserve"> </w:t>
      </w:r>
      <w:r w:rsidR="00C3075E" w:rsidRPr="0073543A">
        <w:rPr>
          <w:rFonts w:cstheme="minorHAnsi"/>
          <w:b/>
          <w:sz w:val="22"/>
          <w:szCs w:val="22"/>
        </w:rPr>
        <w:t>R</w:t>
      </w:r>
      <w:r w:rsidR="000C0338" w:rsidRPr="0073543A">
        <w:rPr>
          <w:rFonts w:cstheme="minorHAnsi"/>
          <w:b/>
          <w:sz w:val="22"/>
          <w:szCs w:val="22"/>
        </w:rPr>
        <w:t>appel</w:t>
      </w:r>
      <w:r>
        <w:rPr>
          <w:rFonts w:cstheme="minorHAnsi"/>
          <w:b/>
          <w:sz w:val="22"/>
          <w:szCs w:val="22"/>
        </w:rPr>
        <w:t xml:space="preserve">s </w:t>
      </w:r>
      <w:r w:rsidR="00C3075E" w:rsidRPr="0073543A">
        <w:rPr>
          <w:rFonts w:cstheme="minorHAnsi"/>
          <w:b/>
          <w:sz w:val="22"/>
          <w:szCs w:val="22"/>
        </w:rPr>
        <w:t>de la règle</w:t>
      </w:r>
      <w:r>
        <w:rPr>
          <w:rFonts w:cstheme="minorHAnsi"/>
          <w:sz w:val="22"/>
          <w:szCs w:val="22"/>
        </w:rPr>
        <w:t xml:space="preserve"> des fiches du présent </w:t>
      </w:r>
      <w:r w:rsidR="00C3075E" w:rsidRPr="009F47F6">
        <w:rPr>
          <w:rFonts w:cstheme="minorHAnsi"/>
          <w:sz w:val="22"/>
          <w:szCs w:val="22"/>
        </w:rPr>
        <w:t xml:space="preserve">guide, </w:t>
      </w:r>
      <w:r>
        <w:rPr>
          <w:rFonts w:cstheme="minorHAnsi"/>
          <w:sz w:val="22"/>
          <w:szCs w:val="22"/>
        </w:rPr>
        <w:t xml:space="preserve">en </w:t>
      </w:r>
      <w:proofErr w:type="spellStart"/>
      <w:r>
        <w:rPr>
          <w:rFonts w:cstheme="minorHAnsi"/>
          <w:sz w:val="22"/>
          <w:szCs w:val="22"/>
        </w:rPr>
        <w:t>cccitant</w:t>
      </w:r>
      <w:proofErr w:type="spellEnd"/>
      <w:r>
        <w:rPr>
          <w:rFonts w:cstheme="minorHAnsi"/>
          <w:sz w:val="22"/>
          <w:szCs w:val="22"/>
        </w:rPr>
        <w:t xml:space="preserve"> les </w:t>
      </w:r>
      <w:r w:rsidR="00C3075E" w:rsidRPr="009F47F6">
        <w:rPr>
          <w:rFonts w:cstheme="minorHAnsi"/>
          <w:sz w:val="22"/>
          <w:szCs w:val="22"/>
        </w:rPr>
        <w:t>textes de référe</w:t>
      </w:r>
      <w:r>
        <w:rPr>
          <w:rFonts w:cstheme="minorHAnsi"/>
          <w:sz w:val="22"/>
          <w:szCs w:val="22"/>
        </w:rPr>
        <w:t>nce et en apportant, dans quelques cas, des commentaires</w:t>
      </w:r>
      <w:r w:rsidR="00C3075E" w:rsidRPr="009F47F6">
        <w:rPr>
          <w:rFonts w:cstheme="minorHAnsi"/>
          <w:sz w:val="22"/>
          <w:szCs w:val="22"/>
        </w:rPr>
        <w:t xml:space="preserve">. </w:t>
      </w:r>
    </w:p>
    <w:p w14:paraId="50E6597A" w14:textId="23E6431E" w:rsidR="00867ADC" w:rsidRPr="009F47F6" w:rsidRDefault="00867ADC" w:rsidP="00126F22">
      <w:pPr>
        <w:spacing w:after="200"/>
        <w:rPr>
          <w:rFonts w:cstheme="minorHAnsi"/>
          <w:i/>
          <w:sz w:val="22"/>
          <w:szCs w:val="22"/>
        </w:rPr>
      </w:pPr>
    </w:p>
    <w:p w14:paraId="1BFFE455" w14:textId="0581AF25" w:rsidR="006F03C5" w:rsidRPr="009F47F6" w:rsidRDefault="006F03C5" w:rsidP="004A2802">
      <w:pPr>
        <w:pStyle w:val="Paragraphedeliste"/>
        <w:numPr>
          <w:ilvl w:val="0"/>
          <w:numId w:val="36"/>
        </w:numPr>
        <w:spacing w:after="200"/>
        <w:rPr>
          <w:rFonts w:cstheme="minorHAnsi"/>
          <w:sz w:val="22"/>
          <w:szCs w:val="22"/>
        </w:rPr>
      </w:pPr>
      <w:r w:rsidRPr="009F47F6">
        <w:rPr>
          <w:rFonts w:cstheme="minorHAnsi"/>
          <w:sz w:val="22"/>
          <w:szCs w:val="22"/>
        </w:rPr>
        <w:t>Nouvelle bonification indiciaire</w:t>
      </w:r>
    </w:p>
    <w:tbl>
      <w:tblPr>
        <w:tblW w:w="9639" w:type="dxa"/>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8" w:type="dxa"/>
        </w:tblCellMar>
        <w:tblLook w:val="0000" w:firstRow="0" w:lastRow="0" w:firstColumn="0" w:lastColumn="0" w:noHBand="0" w:noVBand="0"/>
      </w:tblPr>
      <w:tblGrid>
        <w:gridCol w:w="2433"/>
        <w:gridCol w:w="7206"/>
      </w:tblGrid>
      <w:tr w:rsidR="006F03C5" w:rsidRPr="0085248B" w14:paraId="4FCCA561" w14:textId="77777777" w:rsidTr="004D2147">
        <w:tc>
          <w:tcPr>
            <w:tcW w:w="2433"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7990F909" w14:textId="77777777" w:rsidR="006F03C5" w:rsidRPr="009F47F6" w:rsidRDefault="00696022" w:rsidP="00126F22">
            <w:pPr>
              <w:suppressAutoHyphens/>
              <w:contextualSpacing/>
              <w:rPr>
                <w:rFonts w:cstheme="minorHAnsi"/>
                <w:sz w:val="22"/>
                <w:szCs w:val="22"/>
              </w:rPr>
            </w:pPr>
            <w:r>
              <w:fldChar w:fldCharType="begin"/>
            </w:r>
            <w:r>
              <w:instrText xml:space="preserve"> HYPERLINK "https://www.legifrance.gouv.fr/affichTexteArticle.do?idArticle=LEGIARTI000006696481&amp;cidTexte=LEGITEXT000006077122" \h </w:instrText>
            </w:r>
            <w:r>
              <w:fldChar w:fldCharType="separate"/>
            </w:r>
            <w:r w:rsidR="006F03C5" w:rsidRPr="009F47F6">
              <w:rPr>
                <w:rFonts w:cstheme="minorHAnsi"/>
                <w:webHidden/>
                <w:sz w:val="22"/>
                <w:szCs w:val="22"/>
              </w:rPr>
              <w:t>Loi n°91-73 du 18 janvier1991</w:t>
            </w:r>
            <w:r>
              <w:rPr>
                <w:rFonts w:cstheme="minorHAnsi"/>
                <w:sz w:val="22"/>
                <w:szCs w:val="22"/>
              </w:rPr>
              <w:fldChar w:fldCharType="end"/>
            </w:r>
          </w:p>
        </w:tc>
        <w:tc>
          <w:tcPr>
            <w:tcW w:w="7206"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49AEBE70" w14:textId="77777777" w:rsidR="006F03C5" w:rsidRPr="009F47F6" w:rsidRDefault="006F03C5" w:rsidP="00126F22">
            <w:pPr>
              <w:suppressAutoHyphens/>
              <w:contextualSpacing/>
              <w:rPr>
                <w:rFonts w:cstheme="minorHAnsi"/>
                <w:sz w:val="22"/>
                <w:szCs w:val="22"/>
              </w:rPr>
            </w:pPr>
            <w:r w:rsidRPr="009F47F6">
              <w:rPr>
                <w:rFonts w:cstheme="minorHAnsi"/>
                <w:sz w:val="22"/>
                <w:szCs w:val="22"/>
              </w:rPr>
              <w:t>Portant dispositions relatives à la santé publique et aux assurances sociales, et notamment son article 27.</w:t>
            </w:r>
          </w:p>
        </w:tc>
      </w:tr>
      <w:tr w:rsidR="006F03C5" w:rsidRPr="0085248B" w14:paraId="7995D5CB" w14:textId="77777777" w:rsidTr="004D2147">
        <w:tc>
          <w:tcPr>
            <w:tcW w:w="2433"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78F15A25" w14:textId="77777777" w:rsidR="006F03C5" w:rsidRPr="009F47F6" w:rsidRDefault="00696022" w:rsidP="00126F22">
            <w:pPr>
              <w:suppressAutoHyphens/>
              <w:contextualSpacing/>
              <w:rPr>
                <w:rFonts w:cstheme="minorHAnsi"/>
                <w:sz w:val="22"/>
                <w:szCs w:val="22"/>
              </w:rPr>
            </w:pPr>
            <w:r>
              <w:fldChar w:fldCharType="begin"/>
            </w:r>
            <w:r>
              <w:instrText xml:space="preserve"> HYPERLINK "https://www.legifrance.gouv.fr/affichTexte.do?cidTexte=JORFTEXT000000427162&amp;categorieLien=cid" \h </w:instrText>
            </w:r>
            <w:r>
              <w:fldChar w:fldCharType="separate"/>
            </w:r>
            <w:r w:rsidR="006F03C5" w:rsidRPr="009F47F6">
              <w:rPr>
                <w:rFonts w:cstheme="minorHAnsi"/>
                <w:webHidden/>
                <w:sz w:val="22"/>
                <w:szCs w:val="22"/>
              </w:rPr>
              <w:t>Décret n°2006-779 du 3/07/2006</w:t>
            </w:r>
            <w:r>
              <w:rPr>
                <w:rFonts w:cstheme="minorHAnsi"/>
                <w:sz w:val="22"/>
                <w:szCs w:val="22"/>
              </w:rPr>
              <w:fldChar w:fldCharType="end"/>
            </w:r>
          </w:p>
        </w:tc>
        <w:tc>
          <w:tcPr>
            <w:tcW w:w="7206"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5E1C2A76" w14:textId="77777777" w:rsidR="006F03C5" w:rsidRPr="009F47F6" w:rsidRDefault="006F03C5" w:rsidP="00126F22">
            <w:pPr>
              <w:suppressAutoHyphens/>
              <w:contextualSpacing/>
              <w:rPr>
                <w:rFonts w:cstheme="minorHAnsi"/>
                <w:sz w:val="22"/>
                <w:szCs w:val="22"/>
              </w:rPr>
            </w:pPr>
            <w:r w:rsidRPr="009F47F6">
              <w:rPr>
                <w:rFonts w:cstheme="minorHAnsi"/>
                <w:sz w:val="22"/>
                <w:szCs w:val="22"/>
              </w:rPr>
              <w:t>Portant attribution de la NBI à certains personnels de la fonction publique territoriale.</w:t>
            </w:r>
          </w:p>
        </w:tc>
      </w:tr>
      <w:tr w:rsidR="006F03C5" w:rsidRPr="0085248B" w14:paraId="02D6F5DD" w14:textId="77777777" w:rsidTr="004D2147">
        <w:tc>
          <w:tcPr>
            <w:tcW w:w="2433"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0437C04A" w14:textId="77777777" w:rsidR="006F03C5" w:rsidRPr="009F47F6" w:rsidRDefault="00696022" w:rsidP="00126F22">
            <w:pPr>
              <w:suppressAutoHyphens/>
              <w:contextualSpacing/>
              <w:rPr>
                <w:rFonts w:cstheme="minorHAnsi"/>
                <w:sz w:val="22"/>
                <w:szCs w:val="22"/>
              </w:rPr>
            </w:pPr>
            <w:r>
              <w:fldChar w:fldCharType="begin"/>
            </w:r>
            <w:r>
              <w:instrText xml:space="preserve"> HYPERLINK "https://www.legifrance.gouv.fr/affichTexte.do?cidTexte=JORFTEXT000000427163" \h </w:instrText>
            </w:r>
            <w:r>
              <w:fldChar w:fldCharType="separate"/>
            </w:r>
            <w:r w:rsidR="006F03C5" w:rsidRPr="009F47F6">
              <w:rPr>
                <w:rFonts w:cstheme="minorHAnsi"/>
                <w:webHidden/>
                <w:sz w:val="22"/>
                <w:szCs w:val="22"/>
              </w:rPr>
              <w:t>Décret n°2006-780 du 3/07/2006</w:t>
            </w:r>
            <w:r>
              <w:rPr>
                <w:rFonts w:cstheme="minorHAnsi"/>
                <w:sz w:val="22"/>
                <w:szCs w:val="22"/>
              </w:rPr>
              <w:fldChar w:fldCharType="end"/>
            </w:r>
          </w:p>
          <w:p w14:paraId="69D88DF4" w14:textId="77777777" w:rsidR="006F03C5" w:rsidRPr="009F47F6" w:rsidRDefault="006F03C5" w:rsidP="00126F22">
            <w:pPr>
              <w:suppressAutoHyphens/>
              <w:ind w:left="142"/>
              <w:contextualSpacing/>
              <w:rPr>
                <w:rFonts w:cstheme="minorHAnsi"/>
                <w:sz w:val="22"/>
                <w:szCs w:val="22"/>
              </w:rPr>
            </w:pPr>
          </w:p>
        </w:tc>
        <w:tc>
          <w:tcPr>
            <w:tcW w:w="7206"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33CAB6E3" w14:textId="77777777" w:rsidR="006F03C5" w:rsidRPr="009F47F6" w:rsidRDefault="006F03C5" w:rsidP="00126F22">
            <w:pPr>
              <w:suppressAutoHyphens/>
              <w:contextualSpacing/>
              <w:rPr>
                <w:rFonts w:cstheme="minorHAnsi"/>
                <w:sz w:val="22"/>
                <w:szCs w:val="22"/>
              </w:rPr>
            </w:pPr>
            <w:r w:rsidRPr="009F47F6">
              <w:rPr>
                <w:rFonts w:cstheme="minorHAnsi"/>
                <w:sz w:val="22"/>
                <w:szCs w:val="22"/>
              </w:rPr>
              <w:t>Portant attribution de la nouvelle bonification indiciaire à certains personnels de la fonction publique territoriale exerçant dans des zones à caractère sensible.</w:t>
            </w:r>
          </w:p>
        </w:tc>
      </w:tr>
      <w:tr w:rsidR="006F03C5" w:rsidRPr="0085248B" w14:paraId="3B856EF5" w14:textId="77777777" w:rsidTr="004D2147">
        <w:tc>
          <w:tcPr>
            <w:tcW w:w="2433"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0BA2D922" w14:textId="77777777" w:rsidR="006F03C5" w:rsidRPr="009F47F6" w:rsidRDefault="00696022" w:rsidP="00126F22">
            <w:pPr>
              <w:suppressAutoHyphens/>
              <w:contextualSpacing/>
              <w:rPr>
                <w:rFonts w:cstheme="minorHAnsi"/>
                <w:sz w:val="22"/>
                <w:szCs w:val="22"/>
              </w:rPr>
            </w:pPr>
            <w:r>
              <w:fldChar w:fldCharType="begin"/>
            </w:r>
            <w:r>
              <w:instrText xml:space="preserve"> HYPERLINK "https://www.legifrance.gouv.fr/affichTexte.do?cidTexte=LEGITEXT000005631928" \h </w:instrText>
            </w:r>
            <w:r>
              <w:fldChar w:fldCharType="separate"/>
            </w:r>
            <w:r w:rsidR="006F03C5" w:rsidRPr="009F47F6">
              <w:rPr>
                <w:rFonts w:cstheme="minorHAnsi"/>
                <w:webHidden/>
                <w:sz w:val="22"/>
                <w:szCs w:val="22"/>
              </w:rPr>
              <w:t>Décret n°2001-1274 du 28/12/2001</w:t>
            </w:r>
            <w:r>
              <w:rPr>
                <w:rFonts w:cstheme="minorHAnsi"/>
                <w:sz w:val="22"/>
                <w:szCs w:val="22"/>
              </w:rPr>
              <w:fldChar w:fldCharType="end"/>
            </w:r>
          </w:p>
          <w:p w14:paraId="0170A987" w14:textId="77777777" w:rsidR="006F03C5" w:rsidRPr="009F47F6" w:rsidRDefault="006F03C5" w:rsidP="00126F22">
            <w:pPr>
              <w:suppressAutoHyphens/>
              <w:ind w:left="142"/>
              <w:contextualSpacing/>
              <w:rPr>
                <w:rFonts w:cstheme="minorHAnsi"/>
                <w:sz w:val="22"/>
                <w:szCs w:val="22"/>
              </w:rPr>
            </w:pPr>
          </w:p>
        </w:tc>
        <w:tc>
          <w:tcPr>
            <w:tcW w:w="7206"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5A243EAE" w14:textId="77777777" w:rsidR="006F03C5" w:rsidRPr="009F47F6" w:rsidRDefault="006F03C5" w:rsidP="00126F22">
            <w:pPr>
              <w:suppressAutoHyphens/>
              <w:contextualSpacing/>
              <w:rPr>
                <w:rFonts w:cstheme="minorHAnsi"/>
                <w:sz w:val="22"/>
                <w:szCs w:val="22"/>
              </w:rPr>
            </w:pPr>
            <w:r w:rsidRPr="009F47F6">
              <w:rPr>
                <w:rFonts w:cstheme="minorHAnsi"/>
                <w:sz w:val="22"/>
                <w:szCs w:val="22"/>
              </w:rPr>
              <w:t xml:space="preserve">Portant attribution d’une NBI aux fonctionnaires occupant certains emplois administratifs de direction des collectivités territoriales ou établissements publics locaux assimilés, régis par </w:t>
            </w:r>
            <w:r w:rsidR="00696022">
              <w:fldChar w:fldCharType="begin"/>
            </w:r>
            <w:r w:rsidR="00696022">
              <w:instrText xml:space="preserve"> HYPERLINK "https://www.legifrance.gouv.fr/affichTexte.do?cidTexte=LEGITEXT000006065784&amp;dateTexte=20100225" \l "LEGIARTI000006370539" </w:instrText>
            </w:r>
            <w:r w:rsidR="00696022">
              <w:fldChar w:fldCharType="separate"/>
            </w:r>
            <w:r w:rsidRPr="009F47F6">
              <w:rPr>
                <w:rFonts w:cstheme="minorHAnsi"/>
                <w:sz w:val="22"/>
                <w:szCs w:val="22"/>
              </w:rPr>
              <w:t>l’article 6 du décret n°87-1101 du 30/12/1987</w:t>
            </w:r>
            <w:r w:rsidR="00696022">
              <w:rPr>
                <w:rFonts w:cstheme="minorHAnsi"/>
                <w:sz w:val="22"/>
                <w:szCs w:val="22"/>
              </w:rPr>
              <w:fldChar w:fldCharType="end"/>
            </w:r>
            <w:r w:rsidRPr="009F47F6">
              <w:rPr>
                <w:rFonts w:cstheme="minorHAnsi"/>
                <w:sz w:val="22"/>
                <w:szCs w:val="22"/>
              </w:rPr>
              <w:t>, portant dispositions statutaires particulières à certains emplois administratifs de direction des collectivités territoriales et EPL assimilés.</w:t>
            </w:r>
          </w:p>
        </w:tc>
      </w:tr>
      <w:tr w:rsidR="006F03C5" w:rsidRPr="0085248B" w14:paraId="08A4FBD5" w14:textId="77777777" w:rsidTr="004D2147">
        <w:tc>
          <w:tcPr>
            <w:tcW w:w="2433"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08FE91F0" w14:textId="77777777" w:rsidR="006F03C5" w:rsidRPr="009F47F6" w:rsidRDefault="00696022" w:rsidP="00126F22">
            <w:pPr>
              <w:suppressAutoHyphens/>
              <w:contextualSpacing/>
              <w:rPr>
                <w:rFonts w:cstheme="minorHAnsi"/>
                <w:sz w:val="22"/>
                <w:szCs w:val="22"/>
              </w:rPr>
            </w:pPr>
            <w:r>
              <w:fldChar w:fldCharType="begin"/>
            </w:r>
            <w:r>
              <w:instrText xml:space="preserve"> HYPERLINK "https://www.legifrance.gouv.fr/affichTexte.do?cidTexte=LEGITEXT000005632000" \h </w:instrText>
            </w:r>
            <w:r>
              <w:fldChar w:fldCharType="separate"/>
            </w:r>
            <w:r w:rsidR="006F03C5" w:rsidRPr="009F47F6">
              <w:rPr>
                <w:rFonts w:cstheme="minorHAnsi"/>
                <w:webHidden/>
                <w:sz w:val="22"/>
                <w:szCs w:val="22"/>
              </w:rPr>
              <w:t>Décret n°2001-1367 du 28/12/2001</w:t>
            </w:r>
            <w:r>
              <w:rPr>
                <w:rFonts w:cstheme="minorHAnsi"/>
                <w:sz w:val="22"/>
                <w:szCs w:val="22"/>
              </w:rPr>
              <w:fldChar w:fldCharType="end"/>
            </w:r>
          </w:p>
          <w:p w14:paraId="29314B01" w14:textId="77777777" w:rsidR="006F03C5" w:rsidRPr="009F47F6" w:rsidRDefault="006F03C5" w:rsidP="00126F22">
            <w:pPr>
              <w:suppressAutoHyphens/>
              <w:ind w:left="142"/>
              <w:contextualSpacing/>
              <w:rPr>
                <w:rFonts w:cstheme="minorHAnsi"/>
                <w:sz w:val="22"/>
                <w:szCs w:val="22"/>
              </w:rPr>
            </w:pPr>
          </w:p>
        </w:tc>
        <w:tc>
          <w:tcPr>
            <w:tcW w:w="7206"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63171C49" w14:textId="77777777" w:rsidR="006F03C5" w:rsidRPr="009F47F6" w:rsidRDefault="006F03C5" w:rsidP="00126F22">
            <w:pPr>
              <w:suppressAutoHyphens/>
              <w:contextualSpacing/>
              <w:rPr>
                <w:rFonts w:cstheme="minorHAnsi"/>
                <w:sz w:val="22"/>
                <w:szCs w:val="22"/>
              </w:rPr>
            </w:pPr>
            <w:r w:rsidRPr="009F47F6">
              <w:rPr>
                <w:rFonts w:cstheme="minorHAnsi"/>
                <w:sz w:val="22"/>
                <w:szCs w:val="22"/>
              </w:rPr>
              <w:t xml:space="preserve">Portant attribution d’une NBI aux fonctionnaires occupant certains emplois administratifs de direction des collectivités territoriales ou établissements publics locaux assimilés, régis par </w:t>
            </w:r>
            <w:r w:rsidR="00696022">
              <w:fldChar w:fldCharType="begin"/>
            </w:r>
            <w:r w:rsidR="00696022">
              <w:instrText xml:space="preserve"> HYPERLINK "https://www.legifrance.gouv.fr/affichTexte.do?cidTexte=LEGITEXT000006065784&amp;dateTexte=20100225" \l "LEGIARTI000006370539" </w:instrText>
            </w:r>
            <w:r w:rsidR="00696022">
              <w:fldChar w:fldCharType="separate"/>
            </w:r>
            <w:r w:rsidRPr="009F47F6">
              <w:rPr>
                <w:rFonts w:cstheme="minorHAnsi"/>
                <w:sz w:val="22"/>
                <w:szCs w:val="22"/>
              </w:rPr>
              <w:t>l’article 7 du décret n°87-1101 du 30/12/1987</w:t>
            </w:r>
            <w:r w:rsidR="00696022">
              <w:rPr>
                <w:rFonts w:cstheme="minorHAnsi"/>
                <w:sz w:val="22"/>
                <w:szCs w:val="22"/>
              </w:rPr>
              <w:fldChar w:fldCharType="end"/>
            </w:r>
            <w:r w:rsidRPr="009F47F6">
              <w:rPr>
                <w:rFonts w:cstheme="minorHAnsi"/>
                <w:sz w:val="22"/>
                <w:szCs w:val="22"/>
              </w:rPr>
              <w:t>, portant dispositions statutaires particulières à certains emplois administratifs de direction des collectivités territoriales et EPL assimilés.</w:t>
            </w:r>
          </w:p>
        </w:tc>
      </w:tr>
      <w:tr w:rsidR="006F03C5" w:rsidRPr="0085248B" w14:paraId="3074CA33" w14:textId="77777777" w:rsidTr="004D2147">
        <w:tc>
          <w:tcPr>
            <w:tcW w:w="2433"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3C5DCFA7" w14:textId="77777777" w:rsidR="006F03C5" w:rsidRPr="009F47F6" w:rsidRDefault="00696022" w:rsidP="00126F22">
            <w:pPr>
              <w:suppressAutoHyphens/>
              <w:contextualSpacing/>
              <w:rPr>
                <w:rFonts w:cstheme="minorHAnsi"/>
                <w:sz w:val="22"/>
                <w:szCs w:val="22"/>
              </w:rPr>
            </w:pPr>
            <w:r>
              <w:fldChar w:fldCharType="begin"/>
            </w:r>
            <w:r>
              <w:instrText xml:space="preserve"> HYPERLINK "https://www.legifrance.gouv.fr/affichTexte.do?cidTexte=JORFTEXT000000728910" \h </w:instrText>
            </w:r>
            <w:r>
              <w:fldChar w:fldCharType="separate"/>
            </w:r>
            <w:r w:rsidR="006F03C5" w:rsidRPr="009F47F6">
              <w:rPr>
                <w:rFonts w:cstheme="minorHAnsi"/>
                <w:webHidden/>
                <w:sz w:val="22"/>
                <w:szCs w:val="22"/>
              </w:rPr>
              <w:t>Décret n°93-863 du 18 juin 1993</w:t>
            </w:r>
            <w:r>
              <w:rPr>
                <w:rFonts w:cstheme="minorHAnsi"/>
                <w:sz w:val="22"/>
                <w:szCs w:val="22"/>
              </w:rPr>
              <w:fldChar w:fldCharType="end"/>
            </w:r>
          </w:p>
        </w:tc>
        <w:tc>
          <w:tcPr>
            <w:tcW w:w="7206"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75F41920" w14:textId="77777777" w:rsidR="006F03C5" w:rsidRPr="009F47F6" w:rsidRDefault="006F03C5" w:rsidP="00126F22">
            <w:pPr>
              <w:suppressAutoHyphens/>
              <w:contextualSpacing/>
              <w:rPr>
                <w:rFonts w:cstheme="minorHAnsi"/>
                <w:sz w:val="22"/>
                <w:szCs w:val="22"/>
              </w:rPr>
            </w:pPr>
            <w:r w:rsidRPr="009F47F6">
              <w:rPr>
                <w:rFonts w:cstheme="minorHAnsi"/>
                <w:sz w:val="22"/>
                <w:szCs w:val="22"/>
              </w:rPr>
              <w:t>Relatif aux conditions de mise en œuvre de la nouvelle bonification indiciaire dans la fonction publique territoriale.</w:t>
            </w:r>
          </w:p>
        </w:tc>
      </w:tr>
    </w:tbl>
    <w:p w14:paraId="47042372" w14:textId="41341F4A" w:rsidR="006F03C5" w:rsidRPr="009F47F6" w:rsidRDefault="006F03C5" w:rsidP="00126F22">
      <w:pPr>
        <w:spacing w:after="200"/>
        <w:rPr>
          <w:rFonts w:cstheme="minorHAnsi"/>
          <w:i/>
          <w:sz w:val="22"/>
          <w:szCs w:val="22"/>
        </w:rPr>
      </w:pPr>
    </w:p>
    <w:p w14:paraId="561AD6EE" w14:textId="68A70C71" w:rsidR="00FD3D53" w:rsidRPr="009F47F6" w:rsidRDefault="00230EB4" w:rsidP="004A2802">
      <w:pPr>
        <w:pStyle w:val="Paragraphedeliste"/>
        <w:numPr>
          <w:ilvl w:val="0"/>
          <w:numId w:val="36"/>
        </w:numPr>
        <w:spacing w:after="200"/>
        <w:rPr>
          <w:rFonts w:cstheme="minorHAnsi"/>
          <w:sz w:val="22"/>
          <w:szCs w:val="22"/>
        </w:rPr>
      </w:pPr>
      <w:r w:rsidRPr="009F47F6">
        <w:rPr>
          <w:rFonts w:cstheme="minorHAnsi"/>
          <w:sz w:val="22"/>
          <w:szCs w:val="22"/>
        </w:rPr>
        <w:t>Prime informatique</w:t>
      </w:r>
    </w:p>
    <w:tbl>
      <w:tblPr>
        <w:tblW w:w="10002" w:type="dxa"/>
        <w:tblInd w:w="-3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8" w:type="dxa"/>
        </w:tblCellMar>
        <w:tblLook w:val="0000" w:firstRow="0" w:lastRow="0" w:firstColumn="0" w:lastColumn="0" w:noHBand="0" w:noVBand="0"/>
      </w:tblPr>
      <w:tblGrid>
        <w:gridCol w:w="2458"/>
        <w:gridCol w:w="7544"/>
      </w:tblGrid>
      <w:tr w:rsidR="00E045AB" w:rsidRPr="0085248B" w14:paraId="5C3DE749" w14:textId="77777777" w:rsidTr="00126F22">
        <w:tc>
          <w:tcPr>
            <w:tcW w:w="2458"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57352F0E" w14:textId="77777777" w:rsidR="00E045AB" w:rsidRPr="009F47F6" w:rsidRDefault="00696022" w:rsidP="00126F22">
            <w:pPr>
              <w:suppressAutoHyphens/>
              <w:contextualSpacing/>
              <w:rPr>
                <w:rFonts w:cstheme="minorHAnsi"/>
                <w:sz w:val="22"/>
                <w:szCs w:val="22"/>
              </w:rPr>
            </w:pPr>
            <w:r>
              <w:fldChar w:fldCharType="begin"/>
            </w:r>
            <w:r>
              <w:instrText xml:space="preserve"> HYPERLINK "https://www.legifrance.gouv.fr/affichTexte.do?cidTexte=JORFTEXT000000331627" \h </w:instrText>
            </w:r>
            <w:r>
              <w:fldChar w:fldCharType="separate"/>
            </w:r>
            <w:r w:rsidR="00E045AB" w:rsidRPr="009F47F6">
              <w:rPr>
                <w:rFonts w:cstheme="minorHAnsi"/>
                <w:webHidden/>
              </w:rPr>
              <w:t>Décrets n°1971-342</w:t>
            </w:r>
            <w:r>
              <w:rPr>
                <w:rFonts w:cstheme="minorHAnsi"/>
              </w:rPr>
              <w:fldChar w:fldCharType="end"/>
            </w:r>
            <w:r w:rsidR="00E045AB" w:rsidRPr="009F47F6">
              <w:rPr>
                <w:rFonts w:cstheme="minorHAnsi"/>
                <w:sz w:val="22"/>
                <w:szCs w:val="22"/>
              </w:rPr>
              <w:t xml:space="preserve"> et </w:t>
            </w:r>
            <w:r>
              <w:fldChar w:fldCharType="begin"/>
            </w:r>
            <w:r>
              <w:instrText xml:space="preserve"> HYPERLINK "https://www.legifrance.gouv.fr/affichTexte.do?cidTexte=JORFTEXT000000331627" \h </w:instrText>
            </w:r>
            <w:r>
              <w:fldChar w:fldCharType="separate"/>
            </w:r>
            <w:r w:rsidR="00E045AB" w:rsidRPr="009F47F6">
              <w:rPr>
                <w:rFonts w:cstheme="minorHAnsi"/>
                <w:webHidden/>
              </w:rPr>
              <w:t>343 du 29/04/1971</w:t>
            </w:r>
            <w:r>
              <w:rPr>
                <w:rFonts w:cstheme="minorHAnsi"/>
              </w:rPr>
              <w:fldChar w:fldCharType="end"/>
            </w:r>
          </w:p>
          <w:p w14:paraId="2E5B113E" w14:textId="77777777" w:rsidR="00E045AB" w:rsidRPr="009F47F6" w:rsidRDefault="00E045AB" w:rsidP="00126F22">
            <w:pPr>
              <w:suppressAutoHyphens/>
              <w:ind w:left="142"/>
              <w:contextualSpacing/>
              <w:rPr>
                <w:rFonts w:cstheme="minorHAnsi"/>
                <w:sz w:val="22"/>
                <w:szCs w:val="22"/>
              </w:rPr>
            </w:pPr>
            <w:r w:rsidRPr="009F47F6">
              <w:rPr>
                <w:rFonts w:cstheme="minorHAnsi"/>
                <w:sz w:val="22"/>
                <w:szCs w:val="22"/>
              </w:rPr>
              <w:t xml:space="preserve"> </w:t>
            </w:r>
          </w:p>
        </w:tc>
        <w:tc>
          <w:tcPr>
            <w:tcW w:w="7544"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76B1333D" w14:textId="77777777" w:rsidR="00E045AB" w:rsidRPr="009F47F6" w:rsidRDefault="00E045AB" w:rsidP="00FA59C0">
            <w:pPr>
              <w:rPr>
                <w:rFonts w:cstheme="minorHAnsi"/>
                <w:sz w:val="22"/>
                <w:szCs w:val="22"/>
              </w:rPr>
            </w:pPr>
            <w:r w:rsidRPr="009F47F6">
              <w:rPr>
                <w:rFonts w:cstheme="minorHAnsi"/>
                <w:sz w:val="22"/>
                <w:szCs w:val="22"/>
              </w:rPr>
              <w:t xml:space="preserve">Primes liées aux fonctions exercées et visant à compenser les sujétions des agents affectés au traitement de l’information de manière continue et spécifique. La réglementation en vigueur limite le bénéfice des primes de fonction aux agents affectés dans les centres automatisés de traitement de l’information et les ateliers mécanographiques. Il convient de noter que les autorités de contrôle et le juge administratif interprètent strictement la notion de « centres automatisés de traitement de l’information » et limitent l’attribution de ces primes aux collectivités dotées de tels centres « en termes d’équipe de personnels qualifiés en informatique, capables de créer, d’exploiter et d’adapter les logiciels informatiques pour les besoins d’un ensemble d’acteurs fonctionnant en réseau » (CAA Marseille 30 juin 2009, </w:t>
            </w:r>
            <w:proofErr w:type="spellStart"/>
            <w:r w:rsidRPr="009F47F6">
              <w:rPr>
                <w:rFonts w:cstheme="minorHAnsi"/>
                <w:sz w:val="22"/>
                <w:szCs w:val="22"/>
              </w:rPr>
              <w:t>Cne</w:t>
            </w:r>
            <w:proofErr w:type="spellEnd"/>
            <w:r w:rsidRPr="009F47F6">
              <w:rPr>
                <w:rFonts w:cstheme="minorHAnsi"/>
                <w:sz w:val="22"/>
                <w:szCs w:val="22"/>
              </w:rPr>
              <w:t xml:space="preserve"> Avignon, </w:t>
            </w:r>
            <w:proofErr w:type="spellStart"/>
            <w:r w:rsidRPr="009F47F6">
              <w:rPr>
                <w:rFonts w:cstheme="minorHAnsi"/>
                <w:sz w:val="22"/>
                <w:szCs w:val="22"/>
              </w:rPr>
              <w:t>req</w:t>
            </w:r>
            <w:proofErr w:type="spellEnd"/>
            <w:r w:rsidRPr="009F47F6">
              <w:rPr>
                <w:rFonts w:cstheme="minorHAnsi"/>
                <w:sz w:val="22"/>
                <w:szCs w:val="22"/>
              </w:rPr>
              <w:t xml:space="preserve">. </w:t>
            </w:r>
            <w:proofErr w:type="gramStart"/>
            <w:r w:rsidRPr="009F47F6">
              <w:rPr>
                <w:rFonts w:cstheme="minorHAnsi"/>
                <w:sz w:val="22"/>
                <w:szCs w:val="22"/>
              </w:rPr>
              <w:t>n</w:t>
            </w:r>
            <w:proofErr w:type="gramEnd"/>
            <w:r w:rsidRPr="009F47F6">
              <w:rPr>
                <w:rFonts w:cstheme="minorHAnsi"/>
                <w:sz w:val="22"/>
                <w:szCs w:val="22"/>
              </w:rPr>
              <w:t xml:space="preserve">° 06MA02831- et CAA Nantes 28 mars 2013, </w:t>
            </w:r>
            <w:proofErr w:type="spellStart"/>
            <w:r w:rsidRPr="009F47F6">
              <w:rPr>
                <w:rFonts w:cstheme="minorHAnsi"/>
                <w:sz w:val="22"/>
                <w:szCs w:val="22"/>
              </w:rPr>
              <w:t>req</w:t>
            </w:r>
            <w:proofErr w:type="spellEnd"/>
            <w:r w:rsidRPr="009F47F6">
              <w:rPr>
                <w:rFonts w:cstheme="minorHAnsi"/>
                <w:sz w:val="22"/>
                <w:szCs w:val="22"/>
              </w:rPr>
              <w:t xml:space="preserve">. </w:t>
            </w:r>
            <w:proofErr w:type="gramStart"/>
            <w:r w:rsidRPr="009F47F6">
              <w:rPr>
                <w:rFonts w:cstheme="minorHAnsi"/>
                <w:sz w:val="22"/>
                <w:szCs w:val="22"/>
              </w:rPr>
              <w:t>n</w:t>
            </w:r>
            <w:proofErr w:type="gramEnd"/>
            <w:r w:rsidRPr="009F47F6">
              <w:rPr>
                <w:rFonts w:cstheme="minorHAnsi"/>
                <w:sz w:val="22"/>
                <w:szCs w:val="22"/>
              </w:rPr>
              <w:t>°10NT02574).</w:t>
            </w:r>
          </w:p>
          <w:p w14:paraId="0707A273" w14:textId="77777777" w:rsidR="00E045AB" w:rsidRPr="009F47F6" w:rsidRDefault="00E045AB" w:rsidP="00126F22">
            <w:pPr>
              <w:suppressAutoHyphens/>
              <w:contextualSpacing/>
              <w:rPr>
                <w:rFonts w:cstheme="minorHAnsi"/>
                <w:sz w:val="22"/>
                <w:szCs w:val="22"/>
              </w:rPr>
            </w:pPr>
            <w:r w:rsidRPr="009F47F6">
              <w:rPr>
                <w:rFonts w:cstheme="minorHAnsi"/>
                <w:sz w:val="22"/>
                <w:szCs w:val="22"/>
              </w:rPr>
              <w:t xml:space="preserve">Peuvent être affectés au traitement de l’information et bénéficier des primes correspondantes les fonctionnaires justifiant de la qualité requise. Le contrôle de cette qualification fait l'objet d'une vérification d'aptitude sous la forme d'examens professionnels. </w:t>
            </w:r>
          </w:p>
          <w:p w14:paraId="4AEFCFD9" w14:textId="77777777" w:rsidR="00E045AB" w:rsidRPr="009F47F6" w:rsidRDefault="00E045AB" w:rsidP="00126F22">
            <w:pPr>
              <w:suppressAutoHyphens/>
              <w:contextualSpacing/>
              <w:rPr>
                <w:rFonts w:cstheme="minorHAnsi"/>
                <w:sz w:val="22"/>
                <w:szCs w:val="22"/>
              </w:rPr>
            </w:pPr>
            <w:r w:rsidRPr="009F47F6">
              <w:rPr>
                <w:rFonts w:cstheme="minorHAnsi"/>
                <w:sz w:val="22"/>
                <w:szCs w:val="22"/>
              </w:rPr>
              <w:t>Les fonctions prévues réglementairement sont les :</w:t>
            </w:r>
          </w:p>
          <w:p w14:paraId="6D0588E7" w14:textId="77777777" w:rsidR="00E045AB" w:rsidRPr="009F47F6" w:rsidRDefault="00E045AB" w:rsidP="00126F22">
            <w:pPr>
              <w:suppressAutoHyphens/>
              <w:contextualSpacing/>
              <w:rPr>
                <w:rFonts w:cstheme="minorHAnsi"/>
                <w:sz w:val="22"/>
                <w:szCs w:val="22"/>
              </w:rPr>
            </w:pPr>
            <w:r w:rsidRPr="009F47F6">
              <w:rPr>
                <w:rFonts w:cstheme="minorHAnsi"/>
                <w:sz w:val="22"/>
                <w:szCs w:val="22"/>
              </w:rPr>
              <w:t xml:space="preserve">-Chefs de projet, analystes, programmeurs de système d’exploitation, chefs d’exploitation, chefs programmeurs, pupitreurs, programmeurs, agents de traitement. </w:t>
            </w:r>
          </w:p>
          <w:p w14:paraId="0861F44B" w14:textId="77777777" w:rsidR="00E045AB" w:rsidRPr="009F47F6" w:rsidRDefault="00E045AB" w:rsidP="00126F22">
            <w:pPr>
              <w:suppressAutoHyphens/>
              <w:contextualSpacing/>
              <w:rPr>
                <w:rFonts w:cstheme="minorHAnsi"/>
                <w:sz w:val="22"/>
                <w:szCs w:val="22"/>
              </w:rPr>
            </w:pPr>
            <w:r w:rsidRPr="009F47F6">
              <w:rPr>
                <w:rFonts w:cstheme="minorHAnsi"/>
                <w:sz w:val="22"/>
                <w:szCs w:val="22"/>
              </w:rPr>
              <w:t>-Chefs d'atelier mécanographique, chefs opérateurs, opérateurs, moniteurs, dactylo codeurs.</w:t>
            </w:r>
          </w:p>
          <w:p w14:paraId="30E583CA" w14:textId="77777777" w:rsidR="00E045AB" w:rsidRPr="009F47F6" w:rsidRDefault="00E045AB" w:rsidP="00126F22">
            <w:pPr>
              <w:suppressAutoHyphens/>
              <w:contextualSpacing/>
              <w:rPr>
                <w:rFonts w:cstheme="minorHAnsi"/>
                <w:sz w:val="22"/>
                <w:szCs w:val="22"/>
              </w:rPr>
            </w:pPr>
            <w:r w:rsidRPr="009F47F6">
              <w:rPr>
                <w:rFonts w:cstheme="minorHAnsi"/>
                <w:sz w:val="22"/>
                <w:szCs w:val="22"/>
              </w:rPr>
              <w:lastRenderedPageBreak/>
              <w:t xml:space="preserve">Peuvent seuls bénéficier des primes de fonctions les agents dont le niveau hiérarchique n'excède pas celui fixé pour chacune des fonctions </w:t>
            </w:r>
            <w:proofErr w:type="gramStart"/>
            <w:r w:rsidRPr="009F47F6">
              <w:rPr>
                <w:rFonts w:cstheme="minorHAnsi"/>
                <w:sz w:val="22"/>
                <w:szCs w:val="22"/>
              </w:rPr>
              <w:t>suivantes:</w:t>
            </w:r>
            <w:proofErr w:type="gramEnd"/>
          </w:p>
          <w:p w14:paraId="6FFDAC1B" w14:textId="77777777" w:rsidR="00E045AB" w:rsidRPr="009F47F6" w:rsidRDefault="00E045AB" w:rsidP="00126F22">
            <w:pPr>
              <w:suppressAutoHyphens/>
              <w:contextualSpacing/>
              <w:rPr>
                <w:rFonts w:cstheme="minorHAnsi"/>
                <w:sz w:val="22"/>
                <w:szCs w:val="22"/>
              </w:rPr>
            </w:pPr>
            <w:r w:rsidRPr="009F47F6">
              <w:rPr>
                <w:rFonts w:cstheme="minorHAnsi"/>
                <w:sz w:val="22"/>
                <w:szCs w:val="22"/>
              </w:rPr>
              <w:t>-Cadres d'emploi catégorie A : analyste programmeur de système d'exploitation, chef exploitation, chef de projet</w:t>
            </w:r>
          </w:p>
          <w:p w14:paraId="71C06BD6" w14:textId="77777777" w:rsidR="00E045AB" w:rsidRPr="009F47F6" w:rsidRDefault="00E045AB" w:rsidP="00126F22">
            <w:pPr>
              <w:suppressAutoHyphens/>
              <w:contextualSpacing/>
              <w:rPr>
                <w:rFonts w:cstheme="minorHAnsi"/>
                <w:sz w:val="22"/>
                <w:szCs w:val="22"/>
              </w:rPr>
            </w:pPr>
            <w:r w:rsidRPr="009F47F6">
              <w:rPr>
                <w:rFonts w:cstheme="minorHAnsi"/>
                <w:sz w:val="22"/>
                <w:szCs w:val="22"/>
              </w:rPr>
              <w:t>-Cadres d'emploi catégorie B : chef programmeur, chef d'atelier mécanographique, programmeur pupitreur</w:t>
            </w:r>
          </w:p>
          <w:p w14:paraId="7DF5DD76" w14:textId="77777777" w:rsidR="00E045AB" w:rsidRPr="009F47F6" w:rsidRDefault="00E045AB" w:rsidP="00126F22">
            <w:pPr>
              <w:suppressAutoHyphens/>
              <w:contextualSpacing/>
              <w:rPr>
                <w:rFonts w:cstheme="minorHAnsi"/>
                <w:sz w:val="22"/>
                <w:szCs w:val="22"/>
              </w:rPr>
            </w:pPr>
            <w:r w:rsidRPr="009F47F6">
              <w:rPr>
                <w:rFonts w:cstheme="minorHAnsi"/>
                <w:sz w:val="22"/>
                <w:szCs w:val="22"/>
              </w:rPr>
              <w:t>-Cadres d'emploi catégorie C : opérateur, agent de traitement, dactylo codeur.</w:t>
            </w:r>
          </w:p>
        </w:tc>
      </w:tr>
      <w:tr w:rsidR="00E045AB" w:rsidRPr="0085248B" w14:paraId="6787606C" w14:textId="77777777" w:rsidTr="00126F22">
        <w:tc>
          <w:tcPr>
            <w:tcW w:w="2458"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4DDEB941" w14:textId="77777777" w:rsidR="00E045AB" w:rsidRPr="009F47F6" w:rsidRDefault="00696022" w:rsidP="00126F22">
            <w:pPr>
              <w:suppressAutoHyphens/>
              <w:contextualSpacing/>
              <w:rPr>
                <w:rFonts w:cstheme="minorHAnsi"/>
                <w:sz w:val="22"/>
                <w:szCs w:val="22"/>
              </w:rPr>
            </w:pPr>
            <w:r>
              <w:lastRenderedPageBreak/>
              <w:fldChar w:fldCharType="begin"/>
            </w:r>
            <w:r>
              <w:instrText xml:space="preserve"> HYPERLINK "https://www.legifrance.gouv.fr/affichTexteArticle.do;jsessionid=8DBB533D6E76426861FED18A3DC8F570.tpdila08v_2?idArticle=LEGIARTI000030662160&amp;cidTexte=LEGITEXT000019759303&amp;dateTexte=20160424" \h </w:instrText>
            </w:r>
            <w:r>
              <w:fldChar w:fldCharType="separate"/>
            </w:r>
            <w:r w:rsidR="00E045AB" w:rsidRPr="009F47F6">
              <w:rPr>
                <w:rFonts w:cstheme="minorHAnsi"/>
                <w:webHidden/>
              </w:rPr>
              <w:t>Arrêté ministériel du 10/06/1982</w:t>
            </w:r>
            <w:r>
              <w:rPr>
                <w:rFonts w:cstheme="minorHAnsi"/>
              </w:rPr>
              <w:fldChar w:fldCharType="end"/>
            </w:r>
          </w:p>
        </w:tc>
        <w:tc>
          <w:tcPr>
            <w:tcW w:w="7544"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7475D55E" w14:textId="77777777" w:rsidR="00E045AB" w:rsidRPr="009F47F6" w:rsidRDefault="00E045AB" w:rsidP="00126F22">
            <w:pPr>
              <w:suppressAutoHyphens/>
              <w:contextualSpacing/>
              <w:rPr>
                <w:rFonts w:cstheme="minorHAnsi"/>
                <w:sz w:val="22"/>
                <w:szCs w:val="22"/>
              </w:rPr>
            </w:pPr>
            <w:r w:rsidRPr="009F47F6">
              <w:rPr>
                <w:rFonts w:cstheme="minorHAnsi"/>
                <w:sz w:val="22"/>
                <w:szCs w:val="22"/>
              </w:rPr>
              <w:t xml:space="preserve">Relatif aux programmes </w:t>
            </w:r>
            <w:r w:rsidRPr="009F47F6">
              <w:rPr>
                <w:rFonts w:cstheme="minorHAnsi"/>
                <w:bCs/>
                <w:sz w:val="22"/>
                <w:szCs w:val="22"/>
              </w:rPr>
              <w:t>et nature des épreuves des concours et examens portant sur le traitement de l'information</w:t>
            </w:r>
            <w:r w:rsidRPr="009F47F6">
              <w:rPr>
                <w:rFonts w:cstheme="minorHAnsi"/>
                <w:sz w:val="22"/>
                <w:szCs w:val="22"/>
              </w:rPr>
              <w:t>.</w:t>
            </w:r>
          </w:p>
        </w:tc>
      </w:tr>
    </w:tbl>
    <w:p w14:paraId="0C4BCD32" w14:textId="77777777" w:rsidR="001F4F3D" w:rsidRPr="009F47F6" w:rsidRDefault="001F4F3D" w:rsidP="00126F22">
      <w:pPr>
        <w:spacing w:after="200"/>
        <w:rPr>
          <w:rFonts w:cstheme="minorHAnsi"/>
          <w:sz w:val="22"/>
          <w:szCs w:val="22"/>
        </w:rPr>
      </w:pPr>
    </w:p>
    <w:p w14:paraId="4F4A2D89" w14:textId="35CB8E73" w:rsidR="005A1F02" w:rsidRPr="009F47F6" w:rsidRDefault="005A1F02" w:rsidP="004A2802">
      <w:pPr>
        <w:pStyle w:val="Paragraphedeliste"/>
        <w:numPr>
          <w:ilvl w:val="0"/>
          <w:numId w:val="36"/>
        </w:numPr>
        <w:spacing w:after="200"/>
        <w:rPr>
          <w:rFonts w:cstheme="minorHAnsi"/>
          <w:sz w:val="22"/>
          <w:szCs w:val="22"/>
        </w:rPr>
      </w:pPr>
      <w:r w:rsidRPr="009F47F6">
        <w:rPr>
          <w:rFonts w:cstheme="minorHAnsi"/>
          <w:sz w:val="22"/>
          <w:szCs w:val="22"/>
        </w:rPr>
        <w:t>Vacations horaires</w:t>
      </w:r>
    </w:p>
    <w:tbl>
      <w:tblPr>
        <w:tblW w:w="9970" w:type="dxa"/>
        <w:tblInd w:w="-3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8" w:type="dxa"/>
        </w:tblCellMar>
        <w:tblLook w:val="0000" w:firstRow="0" w:lastRow="0" w:firstColumn="0" w:lastColumn="0" w:noHBand="0" w:noVBand="0"/>
      </w:tblPr>
      <w:tblGrid>
        <w:gridCol w:w="2424"/>
        <w:gridCol w:w="7546"/>
      </w:tblGrid>
      <w:tr w:rsidR="005A1F02" w:rsidRPr="0085248B" w14:paraId="0AC1034F" w14:textId="77777777" w:rsidTr="004D2147">
        <w:tc>
          <w:tcPr>
            <w:tcW w:w="2424"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5A42E5A9" w14:textId="77777777" w:rsidR="005A1F02" w:rsidRPr="009F47F6" w:rsidRDefault="00696022" w:rsidP="009F47F6">
            <w:pPr>
              <w:suppressAutoHyphens/>
              <w:contextualSpacing/>
              <w:rPr>
                <w:rFonts w:cstheme="minorHAnsi"/>
                <w:sz w:val="22"/>
                <w:szCs w:val="22"/>
              </w:rPr>
            </w:pPr>
            <w:r>
              <w:fldChar w:fldCharType="begin"/>
            </w:r>
            <w:r>
              <w:instrText xml:space="preserve"> HYPERLINK "https://www.legifrance.gouv.fr/affichTexteArticle.do?idArticle=LEGIARTI000006366462&amp;cidTexte=JORFTEXT000000504704" \h </w:instrText>
            </w:r>
            <w:r>
              <w:fldChar w:fldCharType="separate"/>
            </w:r>
            <w:r w:rsidR="005A1F02" w:rsidRPr="009F47F6">
              <w:rPr>
                <w:rFonts w:cstheme="minorHAnsi"/>
                <w:webHidden/>
              </w:rPr>
              <w:t>Article 3 de la loi du 13 juillet 1983</w:t>
            </w:r>
            <w:r>
              <w:rPr>
                <w:rFonts w:cstheme="minorHAnsi"/>
              </w:rPr>
              <w:fldChar w:fldCharType="end"/>
            </w:r>
          </w:p>
          <w:p w14:paraId="53716E1E" w14:textId="77777777" w:rsidR="005A1F02" w:rsidRPr="009F47F6" w:rsidRDefault="005A1F02" w:rsidP="009F47F6">
            <w:pPr>
              <w:suppressAutoHyphens/>
              <w:contextualSpacing/>
              <w:rPr>
                <w:rFonts w:cstheme="minorHAnsi"/>
                <w:sz w:val="22"/>
                <w:szCs w:val="22"/>
              </w:rPr>
            </w:pPr>
          </w:p>
          <w:p w14:paraId="419A5A0D" w14:textId="77777777" w:rsidR="005A1F02" w:rsidRPr="009F47F6" w:rsidRDefault="005A1F02" w:rsidP="009F47F6">
            <w:pPr>
              <w:suppressAutoHyphens/>
              <w:contextualSpacing/>
              <w:rPr>
                <w:rFonts w:cstheme="minorHAnsi"/>
                <w:sz w:val="22"/>
                <w:szCs w:val="22"/>
              </w:rPr>
            </w:pPr>
          </w:p>
          <w:p w14:paraId="597D86CD" w14:textId="77777777" w:rsidR="005A1F02" w:rsidRPr="009F47F6" w:rsidRDefault="00696022" w:rsidP="009F47F6">
            <w:pPr>
              <w:suppressAutoHyphens/>
              <w:contextualSpacing/>
              <w:rPr>
                <w:rFonts w:cstheme="minorHAnsi"/>
                <w:sz w:val="22"/>
                <w:szCs w:val="22"/>
              </w:rPr>
            </w:pPr>
            <w:r>
              <w:fldChar w:fldCharType="begin"/>
            </w:r>
            <w:r>
              <w:instrText xml:space="preserve"> HYPERLINK "https://www.legifrance.gouv.fr/affichTexte.do?cidTexte=JORFTEXT000023459425&amp;categorieLien=id" \h </w:instrText>
            </w:r>
            <w:r>
              <w:fldChar w:fldCharType="separate"/>
            </w:r>
            <w:r w:rsidR="005A1F02" w:rsidRPr="009F47F6">
              <w:rPr>
                <w:rFonts w:cstheme="minorHAnsi"/>
                <w:webHidden/>
              </w:rPr>
              <w:t>Décret n°2011-82 du 20 janvier 2011</w:t>
            </w:r>
            <w:r>
              <w:rPr>
                <w:rFonts w:cstheme="minorHAnsi"/>
              </w:rPr>
              <w:fldChar w:fldCharType="end"/>
            </w:r>
          </w:p>
          <w:p w14:paraId="3FA95DC2" w14:textId="77777777" w:rsidR="005A1F02" w:rsidRPr="009F47F6" w:rsidRDefault="005A1F02" w:rsidP="009F47F6">
            <w:pPr>
              <w:suppressAutoHyphens/>
              <w:contextualSpacing/>
              <w:rPr>
                <w:rFonts w:cstheme="minorHAnsi"/>
                <w:sz w:val="22"/>
                <w:szCs w:val="22"/>
              </w:rPr>
            </w:pPr>
          </w:p>
          <w:p w14:paraId="5F7EBBE8" w14:textId="77777777" w:rsidR="005A1F02" w:rsidRPr="009F47F6" w:rsidRDefault="005A1F02" w:rsidP="009F47F6">
            <w:pPr>
              <w:suppressAutoHyphens/>
              <w:contextualSpacing/>
              <w:rPr>
                <w:rFonts w:cstheme="minorHAnsi"/>
                <w:sz w:val="22"/>
                <w:szCs w:val="22"/>
              </w:rPr>
            </w:pPr>
          </w:p>
          <w:p w14:paraId="1BFBAAB8" w14:textId="77777777" w:rsidR="005A1F02" w:rsidRPr="009F47F6" w:rsidRDefault="00696022" w:rsidP="009F47F6">
            <w:pPr>
              <w:suppressAutoHyphens/>
              <w:contextualSpacing/>
              <w:rPr>
                <w:rFonts w:cstheme="minorHAnsi"/>
                <w:sz w:val="22"/>
                <w:szCs w:val="22"/>
              </w:rPr>
            </w:pPr>
            <w:r>
              <w:fldChar w:fldCharType="begin"/>
            </w:r>
            <w:r>
              <w:instrText xml:space="preserve"> HYPERLINK "https://www.legifrance.gouv.fr/affichTexte.do?cidTexte=JORFTEXT000020954520&amp;categorieLien=id" \h </w:instrText>
            </w:r>
            <w:r>
              <w:fldChar w:fldCharType="separate"/>
            </w:r>
            <w:r w:rsidR="005A1F02" w:rsidRPr="009F47F6">
              <w:rPr>
                <w:rFonts w:cstheme="minorHAnsi"/>
                <w:webHidden/>
              </w:rPr>
              <w:t>Loi n°2009-972 du 3 août 2009</w:t>
            </w:r>
            <w:r>
              <w:rPr>
                <w:rFonts w:cstheme="minorHAnsi"/>
              </w:rPr>
              <w:fldChar w:fldCharType="end"/>
            </w:r>
          </w:p>
          <w:p w14:paraId="20D11CDA" w14:textId="77777777" w:rsidR="005A1F02" w:rsidRPr="009F47F6" w:rsidRDefault="005A1F02" w:rsidP="009F47F6">
            <w:pPr>
              <w:suppressAutoHyphens/>
              <w:contextualSpacing/>
              <w:rPr>
                <w:rFonts w:cstheme="minorHAnsi"/>
                <w:sz w:val="22"/>
                <w:szCs w:val="22"/>
              </w:rPr>
            </w:pPr>
          </w:p>
          <w:p w14:paraId="00BB9AC1" w14:textId="02D587C3" w:rsidR="005A1F02" w:rsidRPr="009F47F6" w:rsidRDefault="00696022" w:rsidP="009F47F6">
            <w:pPr>
              <w:suppressAutoHyphens/>
              <w:contextualSpacing/>
              <w:rPr>
                <w:rFonts w:cstheme="minorHAnsi"/>
                <w:sz w:val="22"/>
                <w:szCs w:val="22"/>
              </w:rPr>
            </w:pPr>
            <w:r>
              <w:fldChar w:fldCharType="begin"/>
            </w:r>
            <w:r>
              <w:instrText xml:space="preserve"> HYPERLINK "http://circulaire.legifrance.gouv.fr/pdf/2009/05/cir_26274.pdf" \h </w:instrText>
            </w:r>
            <w:r>
              <w:fldChar w:fldCharType="separate"/>
            </w:r>
            <w:r w:rsidR="005A1F02" w:rsidRPr="009F47F6">
              <w:rPr>
                <w:rFonts w:cstheme="minorHAnsi"/>
                <w:webHidden/>
              </w:rPr>
              <w:t>Circulaire n°2157 du 11 mars 2008</w:t>
            </w:r>
            <w:r>
              <w:rPr>
                <w:rFonts w:cstheme="minorHAnsi"/>
              </w:rPr>
              <w:fldChar w:fldCharType="end"/>
            </w:r>
          </w:p>
          <w:p w14:paraId="382C7D49" w14:textId="77777777" w:rsidR="005A1F02" w:rsidRPr="009F47F6" w:rsidRDefault="005A1F02">
            <w:pPr>
              <w:rPr>
                <w:rFonts w:cstheme="minorHAnsi"/>
                <w:sz w:val="22"/>
                <w:szCs w:val="22"/>
              </w:rPr>
            </w:pPr>
          </w:p>
        </w:tc>
        <w:tc>
          <w:tcPr>
            <w:tcW w:w="7545"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2E6E4A87" w14:textId="5D844754" w:rsidR="005A1F02" w:rsidRPr="009F47F6" w:rsidRDefault="005A1F02">
            <w:pPr>
              <w:rPr>
                <w:rFonts w:cstheme="minorHAnsi"/>
                <w:sz w:val="22"/>
                <w:szCs w:val="22"/>
              </w:rPr>
            </w:pPr>
            <w:r w:rsidRPr="009F47F6">
              <w:rPr>
                <w:rFonts w:cstheme="minorHAnsi"/>
                <w:sz w:val="22"/>
                <w:szCs w:val="22"/>
              </w:rPr>
              <w:t>La loi du 13 juillet 1983 portant droits et obligations des fonctionnaires prévoit que les emplois permanents des collectivités territoriales et de leurs établissements publics sont, en principe, pourvus par des fonctionnaires.</w:t>
            </w:r>
          </w:p>
          <w:p w14:paraId="757C383F" w14:textId="5FF3DBE3" w:rsidR="005A1F02" w:rsidRPr="009F47F6" w:rsidRDefault="005A1F02">
            <w:pPr>
              <w:rPr>
                <w:rFonts w:cstheme="minorHAnsi"/>
                <w:sz w:val="22"/>
                <w:szCs w:val="22"/>
              </w:rPr>
            </w:pPr>
            <w:r w:rsidRPr="009F47F6">
              <w:rPr>
                <w:rFonts w:cstheme="minorHAnsi"/>
                <w:sz w:val="22"/>
                <w:szCs w:val="22"/>
              </w:rPr>
              <w:t xml:space="preserve">Le décret du 20 janvier 2011 modifie le </w:t>
            </w:r>
            <w:r w:rsidR="00696022">
              <w:fldChar w:fldCharType="begin"/>
            </w:r>
            <w:r w:rsidR="00696022">
              <w:instrText xml:space="preserve"> HYPERLINK "https://www.legifrance.gouv.fr/affichTexte.do?cidTexte=JORFTEXT000000649834" \h </w:instrText>
            </w:r>
            <w:r w:rsidR="00696022">
              <w:fldChar w:fldCharType="separate"/>
            </w:r>
            <w:r w:rsidRPr="009F47F6">
              <w:rPr>
                <w:rStyle w:val="LienInternet"/>
                <w:rFonts w:cstheme="minorHAnsi"/>
                <w:vanish/>
                <w:webHidden/>
                <w:sz w:val="22"/>
                <w:szCs w:val="22"/>
              </w:rPr>
              <w:t>décret n°2007-658 du 2 mai 2007</w:t>
            </w:r>
            <w:r w:rsidR="00696022">
              <w:rPr>
                <w:rStyle w:val="LienInternet"/>
                <w:rFonts w:cstheme="minorHAnsi"/>
                <w:vanish/>
                <w:sz w:val="22"/>
                <w:szCs w:val="22"/>
              </w:rPr>
              <w:fldChar w:fldCharType="end"/>
            </w:r>
            <w:r w:rsidRPr="009F47F6">
              <w:rPr>
                <w:rFonts w:cstheme="minorHAnsi"/>
                <w:sz w:val="22"/>
                <w:szCs w:val="22"/>
              </w:rPr>
              <w:t xml:space="preserve"> relatif au cumul d’activités des fonctionnaires des agents non titulaires de droit public et des ouvriers des établissements industriels de </w:t>
            </w:r>
            <w:r w:rsidR="00A00610" w:rsidRPr="009F47F6">
              <w:rPr>
                <w:rFonts w:cstheme="minorHAnsi"/>
                <w:sz w:val="22"/>
                <w:szCs w:val="22"/>
              </w:rPr>
              <w:t>l’</w:t>
            </w:r>
            <w:r w:rsidR="00A00610">
              <w:rPr>
                <w:rFonts w:cstheme="minorHAnsi"/>
                <w:sz w:val="22"/>
                <w:szCs w:val="22"/>
              </w:rPr>
              <w:t>É</w:t>
            </w:r>
            <w:r w:rsidR="00A00610" w:rsidRPr="009F47F6">
              <w:rPr>
                <w:rFonts w:cstheme="minorHAnsi"/>
                <w:sz w:val="22"/>
                <w:szCs w:val="22"/>
              </w:rPr>
              <w:t>tat</w:t>
            </w:r>
            <w:r w:rsidRPr="009F47F6">
              <w:rPr>
                <w:rFonts w:cstheme="minorHAnsi"/>
                <w:sz w:val="22"/>
                <w:szCs w:val="22"/>
              </w:rPr>
              <w:t>.</w:t>
            </w:r>
          </w:p>
          <w:p w14:paraId="01143D98" w14:textId="05F86277" w:rsidR="005A1F02" w:rsidRPr="009F47F6" w:rsidRDefault="005A1F02">
            <w:pPr>
              <w:rPr>
                <w:rFonts w:cstheme="minorHAnsi"/>
                <w:sz w:val="22"/>
                <w:szCs w:val="22"/>
              </w:rPr>
            </w:pPr>
            <w:r w:rsidRPr="009F47F6">
              <w:rPr>
                <w:rFonts w:cstheme="minorHAnsi"/>
                <w:sz w:val="22"/>
                <w:szCs w:val="22"/>
              </w:rPr>
              <w:t>La loi du 3 août 2009 concerne la mobilité et les parcours professionnels dans la fonction publique.</w:t>
            </w:r>
          </w:p>
          <w:p w14:paraId="008BA652" w14:textId="77777777" w:rsidR="005A1F02" w:rsidRPr="009F47F6" w:rsidRDefault="005A1F02">
            <w:pPr>
              <w:rPr>
                <w:rFonts w:cstheme="minorHAnsi"/>
                <w:sz w:val="22"/>
                <w:szCs w:val="22"/>
              </w:rPr>
            </w:pPr>
            <w:r w:rsidRPr="009F47F6">
              <w:rPr>
                <w:rFonts w:cstheme="minorHAnsi"/>
                <w:sz w:val="22"/>
                <w:szCs w:val="22"/>
              </w:rPr>
              <w:t>La circulaire du 11 mars 2008 relative au cumul d’activités portant application de la loi n° 83-634 du 13 juillet 1983 et du décret n° 2007-658 du 2 mai 2007.</w:t>
            </w:r>
          </w:p>
          <w:p w14:paraId="087850D0" w14:textId="77777777" w:rsidR="005A1F02" w:rsidRPr="009F47F6" w:rsidRDefault="005A1F02">
            <w:pPr>
              <w:rPr>
                <w:rFonts w:cstheme="minorHAnsi"/>
                <w:sz w:val="22"/>
                <w:szCs w:val="22"/>
              </w:rPr>
            </w:pPr>
            <w:r w:rsidRPr="009F47F6">
              <w:rPr>
                <w:rFonts w:cstheme="minorHAnsi"/>
                <w:sz w:val="22"/>
                <w:szCs w:val="22"/>
              </w:rPr>
              <w:t xml:space="preserve">Les fonctionnaires peuvent effectuer des vacations horaires à condition de bénéficier d'une autorisation de cumul d'activité accessoire et que les activités concernées ne fassent pas partie du service normal. </w:t>
            </w:r>
          </w:p>
        </w:tc>
      </w:tr>
    </w:tbl>
    <w:p w14:paraId="07A13A05" w14:textId="27B564BB" w:rsidR="00FD3D53" w:rsidRPr="009F47F6" w:rsidRDefault="00FD3D53" w:rsidP="00126F22">
      <w:pPr>
        <w:spacing w:after="200"/>
        <w:rPr>
          <w:rFonts w:cstheme="minorHAnsi"/>
          <w:i/>
          <w:sz w:val="22"/>
          <w:szCs w:val="22"/>
        </w:rPr>
      </w:pPr>
    </w:p>
    <w:p w14:paraId="7B9D0D5B" w14:textId="2E403CA8" w:rsidR="005C0301" w:rsidRPr="009F47F6" w:rsidRDefault="005C0301" w:rsidP="004A2802">
      <w:pPr>
        <w:pStyle w:val="Paragraphedeliste"/>
        <w:numPr>
          <w:ilvl w:val="0"/>
          <w:numId w:val="36"/>
        </w:numPr>
        <w:spacing w:after="200"/>
        <w:rPr>
          <w:rFonts w:cstheme="minorHAnsi"/>
          <w:sz w:val="22"/>
          <w:szCs w:val="22"/>
        </w:rPr>
      </w:pPr>
      <w:r w:rsidRPr="009F47F6">
        <w:rPr>
          <w:rFonts w:cstheme="minorHAnsi"/>
          <w:sz w:val="22"/>
          <w:szCs w:val="22"/>
        </w:rPr>
        <w:t xml:space="preserve">Indemnité d’administration et de technicité </w:t>
      </w:r>
    </w:p>
    <w:tbl>
      <w:tblPr>
        <w:tblW w:w="9776" w:type="dxa"/>
        <w:tblInd w:w="-3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8" w:type="dxa"/>
        </w:tblCellMar>
        <w:tblLook w:val="0000" w:firstRow="0" w:lastRow="0" w:firstColumn="0" w:lastColumn="0" w:noHBand="0" w:noVBand="0"/>
      </w:tblPr>
      <w:tblGrid>
        <w:gridCol w:w="2361"/>
        <w:gridCol w:w="7415"/>
      </w:tblGrid>
      <w:tr w:rsidR="00F25A89" w:rsidRPr="0085248B" w14:paraId="4417B314" w14:textId="77777777" w:rsidTr="004D2147">
        <w:tc>
          <w:tcPr>
            <w:tcW w:w="2361"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7AE51B02" w14:textId="77777777" w:rsidR="00F25A89" w:rsidRPr="009F47F6" w:rsidRDefault="00696022" w:rsidP="00126F22">
            <w:pPr>
              <w:suppressAutoHyphens/>
              <w:contextualSpacing/>
              <w:rPr>
                <w:rFonts w:cstheme="minorHAnsi"/>
                <w:sz w:val="22"/>
                <w:szCs w:val="22"/>
              </w:rPr>
            </w:pPr>
            <w:r>
              <w:fldChar w:fldCharType="begin"/>
            </w:r>
            <w:r>
              <w:instrText xml:space="preserve"> HYPERLINK "https://www.legifrance.gouv.fr/affichTexte.do?cidTexte=JORFTEXT000020019120&amp;categorieLien=id" \h </w:instrText>
            </w:r>
            <w:r>
              <w:fldChar w:fldCharType="separate"/>
            </w:r>
            <w:r w:rsidR="00F25A89" w:rsidRPr="009F47F6">
              <w:rPr>
                <w:rFonts w:cstheme="minorHAnsi"/>
                <w:webHidden/>
              </w:rPr>
              <w:t>Décret n°2008-1533</w:t>
            </w:r>
            <w:r>
              <w:rPr>
                <w:rFonts w:cstheme="minorHAnsi"/>
              </w:rPr>
              <w:fldChar w:fldCharType="end"/>
            </w:r>
          </w:p>
          <w:p w14:paraId="424A048D" w14:textId="77777777" w:rsidR="00F25A89" w:rsidRPr="009F47F6" w:rsidRDefault="00696022" w:rsidP="00126F22">
            <w:pPr>
              <w:suppressAutoHyphens/>
              <w:contextualSpacing/>
              <w:rPr>
                <w:rFonts w:cstheme="minorHAnsi"/>
                <w:sz w:val="22"/>
                <w:szCs w:val="22"/>
              </w:rPr>
            </w:pPr>
            <w:r>
              <w:fldChar w:fldCharType="begin"/>
            </w:r>
            <w:r>
              <w:instrText xml:space="preserve"> HYPERLINK "https://www.legifrance.gouv.fr/affichTexte.do?cidTexte=JORFTEXT000020019120&amp;categorieLien=id" \h </w:instrText>
            </w:r>
            <w:r>
              <w:fldChar w:fldCharType="separate"/>
            </w:r>
            <w:proofErr w:type="gramStart"/>
            <w:r w:rsidR="00F25A89" w:rsidRPr="009F47F6">
              <w:rPr>
                <w:rFonts w:cstheme="minorHAnsi"/>
                <w:webHidden/>
              </w:rPr>
              <w:t>du</w:t>
            </w:r>
            <w:proofErr w:type="gramEnd"/>
            <w:r w:rsidR="00F25A89" w:rsidRPr="009F47F6">
              <w:rPr>
                <w:rFonts w:cstheme="minorHAnsi"/>
                <w:webHidden/>
              </w:rPr>
              <w:t xml:space="preserve"> 22/12/2008</w:t>
            </w:r>
            <w:r>
              <w:rPr>
                <w:rFonts w:cstheme="minorHAnsi"/>
              </w:rPr>
              <w:fldChar w:fldCharType="end"/>
            </w:r>
          </w:p>
          <w:p w14:paraId="2C9D738F" w14:textId="77777777" w:rsidR="00F25A89" w:rsidRPr="009F47F6" w:rsidRDefault="00F25A89" w:rsidP="00126F22">
            <w:pPr>
              <w:suppressAutoHyphens/>
              <w:contextualSpacing/>
              <w:rPr>
                <w:rFonts w:cstheme="minorHAnsi"/>
                <w:sz w:val="22"/>
                <w:szCs w:val="22"/>
              </w:rPr>
            </w:pPr>
            <w:r w:rsidRPr="009F47F6">
              <w:rPr>
                <w:rFonts w:cstheme="minorHAnsi"/>
                <w:sz w:val="22"/>
                <w:szCs w:val="22"/>
              </w:rPr>
              <w:t xml:space="preserve">Arrêtés du 22/12/2008,9/10/2009 </w:t>
            </w:r>
            <w:r w:rsidR="00696022">
              <w:fldChar w:fldCharType="begin"/>
            </w:r>
            <w:r w:rsidR="00696022">
              <w:instrText xml:space="preserve"> HYPERLINK "https://www.legifrance.gouv.fr/eli/arrete/2011/2/9/IOCA1030078A/jo" \h </w:instrText>
            </w:r>
            <w:r w:rsidR="00696022">
              <w:fldChar w:fldCharType="separate"/>
            </w:r>
            <w:r w:rsidRPr="009F47F6">
              <w:rPr>
                <w:rFonts w:cstheme="minorHAnsi"/>
                <w:webHidden/>
              </w:rPr>
              <w:t>et 9/02/2011</w:t>
            </w:r>
            <w:r w:rsidR="00696022">
              <w:rPr>
                <w:rFonts w:cstheme="minorHAnsi"/>
              </w:rPr>
              <w:fldChar w:fldCharType="end"/>
            </w:r>
          </w:p>
        </w:tc>
        <w:tc>
          <w:tcPr>
            <w:tcW w:w="7414"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2F6702BA" w14:textId="77777777" w:rsidR="00F25A89" w:rsidRPr="009F47F6" w:rsidRDefault="00F25A89" w:rsidP="00126F22">
            <w:pPr>
              <w:suppressAutoHyphens/>
              <w:contextualSpacing/>
              <w:rPr>
                <w:rFonts w:cstheme="minorHAnsi"/>
                <w:sz w:val="22"/>
                <w:szCs w:val="22"/>
              </w:rPr>
            </w:pPr>
            <w:r w:rsidRPr="009F47F6">
              <w:rPr>
                <w:rFonts w:cstheme="minorHAnsi"/>
                <w:sz w:val="22"/>
                <w:szCs w:val="22"/>
              </w:rPr>
              <w:t>Conditions d’attribution de la prime de fonctions et de résultats.</w:t>
            </w:r>
          </w:p>
          <w:p w14:paraId="1DE061E1" w14:textId="77777777" w:rsidR="00F25A89" w:rsidRPr="009F47F6" w:rsidRDefault="00F25A89" w:rsidP="00FA59C0">
            <w:pPr>
              <w:rPr>
                <w:rFonts w:cstheme="minorHAnsi"/>
                <w:sz w:val="22"/>
                <w:szCs w:val="22"/>
              </w:rPr>
            </w:pPr>
            <w:r w:rsidRPr="009F47F6">
              <w:rPr>
                <w:rFonts w:cstheme="minorHAnsi"/>
                <w:sz w:val="22"/>
                <w:szCs w:val="22"/>
              </w:rPr>
              <w:t>Cette prime remplace les indemnités composant le RI des administrateurs civils (IFTS, IFR et prime de rendement) depuis le 1/01/2010 et celles composant le RI des attachés d'administration du ministère de l'intérieur et des directeurs de préfectures (IFTS et IEMP) depuis le 1/01/2011.</w:t>
            </w:r>
          </w:p>
        </w:tc>
      </w:tr>
      <w:tr w:rsidR="00F25A89" w:rsidRPr="0085248B" w14:paraId="2B2AE4C5" w14:textId="77777777" w:rsidTr="004D2147">
        <w:tc>
          <w:tcPr>
            <w:tcW w:w="2361"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5C3DE4E6" w14:textId="77777777" w:rsidR="00F25A89" w:rsidRPr="009F47F6" w:rsidRDefault="00F25A89" w:rsidP="00126F22">
            <w:pPr>
              <w:suppressAutoHyphens/>
              <w:contextualSpacing/>
              <w:rPr>
                <w:rFonts w:cstheme="minorHAnsi"/>
                <w:sz w:val="22"/>
                <w:szCs w:val="22"/>
              </w:rPr>
            </w:pPr>
            <w:r w:rsidRPr="009F47F6">
              <w:rPr>
                <w:rFonts w:cstheme="minorHAnsi"/>
                <w:sz w:val="22"/>
                <w:szCs w:val="22"/>
              </w:rPr>
              <w:t>Bénéficiaires</w:t>
            </w:r>
          </w:p>
        </w:tc>
        <w:tc>
          <w:tcPr>
            <w:tcW w:w="7414"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4D833534" w14:textId="77777777" w:rsidR="00F25A89" w:rsidRPr="009F47F6" w:rsidRDefault="00F25A89" w:rsidP="00126F22">
            <w:pPr>
              <w:suppressAutoHyphens/>
              <w:contextualSpacing/>
              <w:rPr>
                <w:rFonts w:cstheme="minorHAnsi"/>
                <w:sz w:val="22"/>
                <w:szCs w:val="22"/>
              </w:rPr>
            </w:pPr>
            <w:r w:rsidRPr="009F47F6">
              <w:rPr>
                <w:rFonts w:cstheme="minorHAnsi"/>
                <w:sz w:val="22"/>
                <w:szCs w:val="22"/>
              </w:rPr>
              <w:t>Cadres d'emplois : administrateurs, directeurs, attachés et secrétaires de mairie.</w:t>
            </w:r>
          </w:p>
          <w:p w14:paraId="3D9CEA13" w14:textId="77777777" w:rsidR="00F25A89" w:rsidRPr="009F47F6" w:rsidRDefault="00F25A89" w:rsidP="00126F22">
            <w:pPr>
              <w:suppressAutoHyphens/>
              <w:contextualSpacing/>
              <w:rPr>
                <w:rFonts w:cstheme="minorHAnsi"/>
                <w:sz w:val="22"/>
                <w:szCs w:val="22"/>
              </w:rPr>
            </w:pPr>
            <w:r w:rsidRPr="009F47F6">
              <w:rPr>
                <w:rFonts w:cstheme="minorHAnsi"/>
                <w:sz w:val="22"/>
                <w:szCs w:val="22"/>
              </w:rPr>
              <w:t>La prime comprend deux parts :</w:t>
            </w:r>
          </w:p>
          <w:p w14:paraId="47CCC11B" w14:textId="77777777" w:rsidR="00F25A89" w:rsidRPr="009F47F6" w:rsidRDefault="00F25A89" w:rsidP="00126F22">
            <w:pPr>
              <w:suppressAutoHyphens/>
              <w:contextualSpacing/>
              <w:rPr>
                <w:rFonts w:cstheme="minorHAnsi"/>
                <w:sz w:val="22"/>
                <w:szCs w:val="22"/>
              </w:rPr>
            </w:pPr>
            <w:r w:rsidRPr="009F47F6">
              <w:rPr>
                <w:rFonts w:cstheme="minorHAnsi"/>
                <w:sz w:val="22"/>
                <w:szCs w:val="22"/>
              </w:rPr>
              <w:t>-une part tenant compte des responsabilités, du niveau d'expertise et de sujétions spéciales liées aux fonctions exercées "part fonctionnelle PF"</w:t>
            </w:r>
          </w:p>
          <w:p w14:paraId="1518F95C" w14:textId="77777777" w:rsidR="00F25A89" w:rsidRPr="009F47F6" w:rsidRDefault="00F25A89" w:rsidP="00126F22">
            <w:pPr>
              <w:suppressAutoHyphens/>
              <w:contextualSpacing/>
              <w:rPr>
                <w:rFonts w:cstheme="minorHAnsi"/>
                <w:sz w:val="22"/>
                <w:szCs w:val="22"/>
              </w:rPr>
            </w:pPr>
            <w:r w:rsidRPr="009F47F6">
              <w:rPr>
                <w:rFonts w:cstheme="minorHAnsi"/>
                <w:sz w:val="22"/>
                <w:szCs w:val="22"/>
              </w:rPr>
              <w:t>-une part liée aux résultats de la procédure d'évaluation individuelle et la manière de servir "part résultats individuels PR".</w:t>
            </w:r>
          </w:p>
          <w:p w14:paraId="7A22FC02" w14:textId="77777777" w:rsidR="00F25A89" w:rsidRPr="009F47F6" w:rsidRDefault="00F25A89" w:rsidP="00126F22">
            <w:pPr>
              <w:suppressAutoHyphens/>
              <w:contextualSpacing/>
              <w:rPr>
                <w:rFonts w:cstheme="minorHAnsi"/>
                <w:sz w:val="22"/>
                <w:szCs w:val="22"/>
              </w:rPr>
            </w:pPr>
            <w:r w:rsidRPr="009F47F6">
              <w:rPr>
                <w:rFonts w:cstheme="minorHAnsi"/>
                <w:sz w:val="22"/>
                <w:szCs w:val="22"/>
              </w:rPr>
              <w:t>La "part fonctionnelle" est réduite en cas d'attribution d'un logement concédé par nécessité absolue de service.</w:t>
            </w:r>
          </w:p>
        </w:tc>
      </w:tr>
    </w:tbl>
    <w:p w14:paraId="74E61BCB" w14:textId="77777777" w:rsidR="005C0301" w:rsidRPr="009F47F6" w:rsidRDefault="005C0301" w:rsidP="00126F22">
      <w:pPr>
        <w:spacing w:after="200"/>
        <w:rPr>
          <w:rFonts w:cstheme="minorHAnsi"/>
          <w:i/>
          <w:sz w:val="22"/>
          <w:szCs w:val="22"/>
        </w:rPr>
      </w:pPr>
    </w:p>
    <w:p w14:paraId="571CB4A3" w14:textId="0E357611" w:rsidR="00E255CA" w:rsidRPr="009F47F6" w:rsidRDefault="00E255CA" w:rsidP="004A2802">
      <w:pPr>
        <w:pStyle w:val="Paragraphedeliste"/>
        <w:numPr>
          <w:ilvl w:val="0"/>
          <w:numId w:val="36"/>
        </w:numPr>
        <w:spacing w:after="200"/>
        <w:rPr>
          <w:rFonts w:cstheme="minorHAnsi"/>
          <w:sz w:val="22"/>
          <w:szCs w:val="22"/>
        </w:rPr>
      </w:pPr>
      <w:r w:rsidRPr="009F47F6">
        <w:rPr>
          <w:rFonts w:cstheme="minorHAnsi"/>
          <w:sz w:val="22"/>
          <w:szCs w:val="22"/>
        </w:rPr>
        <w:t xml:space="preserve">Indemnité forfaitaire pour travaux supplémentaires </w:t>
      </w:r>
    </w:p>
    <w:tbl>
      <w:tblPr>
        <w:tblW w:w="9974" w:type="dxa"/>
        <w:tblInd w:w="-1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8" w:type="dxa"/>
        </w:tblCellMar>
        <w:tblLook w:val="0000" w:firstRow="0" w:lastRow="0" w:firstColumn="0" w:lastColumn="0" w:noHBand="0" w:noVBand="0"/>
      </w:tblPr>
      <w:tblGrid>
        <w:gridCol w:w="2437"/>
        <w:gridCol w:w="7537"/>
      </w:tblGrid>
      <w:tr w:rsidR="00F0073A" w:rsidRPr="0085248B" w14:paraId="4E5DD850" w14:textId="77777777" w:rsidTr="004D2147">
        <w:tc>
          <w:tcPr>
            <w:tcW w:w="2437"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1FFA4BE4" w14:textId="77777777" w:rsidR="00F0073A" w:rsidRPr="009F47F6" w:rsidRDefault="00696022" w:rsidP="00126F22">
            <w:pPr>
              <w:suppressAutoHyphens/>
              <w:contextualSpacing/>
              <w:rPr>
                <w:rFonts w:cstheme="minorHAnsi"/>
                <w:sz w:val="22"/>
                <w:szCs w:val="22"/>
              </w:rPr>
            </w:pPr>
            <w:r>
              <w:fldChar w:fldCharType="begin"/>
            </w:r>
            <w:r>
              <w:instrText xml:space="preserve"> HYPERLINK "https://www.legifrance.gouv.fr/affichTexteArticle.do?cidTexte=JORFTEXT000000320434&amp;idArticle=LEGIARTI000006366953&amp;dateTexte=19840127&amp;categorieLien=cid" </w:instrText>
            </w:r>
            <w:r>
              <w:fldChar w:fldCharType="separate"/>
            </w:r>
            <w:r w:rsidR="00F0073A" w:rsidRPr="009F47F6">
              <w:rPr>
                <w:rFonts w:cstheme="minorHAnsi"/>
              </w:rPr>
              <w:t>Article 88 de la loi du 26 janvier 1984</w:t>
            </w:r>
            <w:r>
              <w:rPr>
                <w:rFonts w:cstheme="minorHAnsi"/>
              </w:rPr>
              <w:fldChar w:fldCharType="end"/>
            </w:r>
          </w:p>
        </w:tc>
        <w:tc>
          <w:tcPr>
            <w:tcW w:w="7537"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603E3AAD" w14:textId="77777777" w:rsidR="00F0073A" w:rsidRPr="009F47F6" w:rsidRDefault="00F0073A" w:rsidP="00FA59C0">
            <w:pPr>
              <w:suppressAutoHyphens/>
              <w:contextualSpacing/>
              <w:rPr>
                <w:rFonts w:cstheme="minorHAnsi"/>
                <w:sz w:val="22"/>
                <w:szCs w:val="22"/>
              </w:rPr>
            </w:pPr>
            <w:r w:rsidRPr="009F47F6">
              <w:rPr>
                <w:rFonts w:cstheme="minorHAnsi"/>
                <w:sz w:val="22"/>
                <w:szCs w:val="22"/>
              </w:rPr>
              <w:t>Le classement des corps et grades dans la grille commune de traitement prévue à l'article 15 du titre Ier du statut général ainsi que leur échelonnement indiciaire sont fixés par décret.</w:t>
            </w:r>
          </w:p>
        </w:tc>
      </w:tr>
      <w:tr w:rsidR="00F0073A" w:rsidRPr="0085248B" w14:paraId="64B8BD98" w14:textId="77777777" w:rsidTr="004D2147">
        <w:tc>
          <w:tcPr>
            <w:tcW w:w="2437"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01404A43" w14:textId="77777777" w:rsidR="00F0073A" w:rsidRPr="009F47F6" w:rsidRDefault="00696022" w:rsidP="00126F22">
            <w:pPr>
              <w:suppressAutoHyphens/>
              <w:contextualSpacing/>
              <w:rPr>
                <w:rFonts w:cstheme="minorHAnsi"/>
                <w:sz w:val="22"/>
                <w:szCs w:val="22"/>
              </w:rPr>
            </w:pPr>
            <w:r>
              <w:fldChar w:fldCharType="begin"/>
            </w:r>
            <w:r>
              <w:instrText xml:space="preserve"> HYPERLINK "https://www.legifrance.gouv.fr/affichTexte.do?cidTexte=JORFTEXT000000409759" </w:instrText>
            </w:r>
            <w:r>
              <w:fldChar w:fldCharType="separate"/>
            </w:r>
            <w:r w:rsidR="00F0073A" w:rsidRPr="009F47F6">
              <w:rPr>
                <w:rFonts w:cstheme="minorHAnsi"/>
              </w:rPr>
              <w:t>Décret n° 2002-62 du 14/01/2002</w:t>
            </w:r>
            <w:r>
              <w:rPr>
                <w:rFonts w:cstheme="minorHAnsi"/>
              </w:rPr>
              <w:fldChar w:fldCharType="end"/>
            </w:r>
          </w:p>
        </w:tc>
        <w:tc>
          <w:tcPr>
            <w:tcW w:w="7537"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1A6D8D9C" w14:textId="77777777" w:rsidR="00F0073A" w:rsidRPr="009F47F6" w:rsidRDefault="00F0073A" w:rsidP="00FA59C0">
            <w:pPr>
              <w:suppressAutoHyphens/>
              <w:contextualSpacing/>
              <w:rPr>
                <w:rFonts w:cstheme="minorHAnsi"/>
                <w:sz w:val="22"/>
                <w:szCs w:val="22"/>
              </w:rPr>
            </w:pPr>
            <w:r w:rsidRPr="009F47F6">
              <w:rPr>
                <w:rFonts w:cstheme="minorHAnsi"/>
                <w:sz w:val="22"/>
                <w:szCs w:val="22"/>
              </w:rPr>
              <w:t>Relatif à l'indemnité forfaitaire pour travaux supplémentaires des administrations centrales.</w:t>
            </w:r>
          </w:p>
          <w:p w14:paraId="77DE6606" w14:textId="77777777" w:rsidR="00F0073A" w:rsidRPr="009F47F6" w:rsidRDefault="00F0073A">
            <w:pPr>
              <w:suppressAutoHyphens/>
              <w:contextualSpacing/>
              <w:rPr>
                <w:rFonts w:cstheme="minorHAnsi"/>
                <w:sz w:val="22"/>
                <w:szCs w:val="22"/>
              </w:rPr>
            </w:pPr>
            <w:r w:rsidRPr="009F47F6">
              <w:rPr>
                <w:rFonts w:cstheme="minorHAnsi"/>
                <w:sz w:val="22"/>
                <w:szCs w:val="22"/>
              </w:rPr>
              <w:lastRenderedPageBreak/>
              <w:t>L’article premier du décret prévoit qu’un « arrêté conjoint des ministres chargés de la fonction publique, du budget et du ministre intéressé autorise, le cas échéant, et selon un tableau d’assimilation, le versement de l’indemnité prévue par le présent décret, dès lors qu’ils exercent en administration centrale, à d’autres fonctionnaires de grade équivalent et à des agents non titulaires de droit public ». Dans le cas d’une collectivité territoriale, d’un groupement de collectivités ou d’un établissement qui leur est rattaché, il incombe à l’ordonnateur de prendre les mesures d’application correspondantes.</w:t>
            </w:r>
          </w:p>
          <w:p w14:paraId="29FCDD0B" w14:textId="77777777" w:rsidR="00F0073A" w:rsidRPr="009F47F6" w:rsidRDefault="00F0073A">
            <w:pPr>
              <w:suppressAutoHyphens/>
              <w:contextualSpacing/>
              <w:rPr>
                <w:rFonts w:cstheme="minorHAnsi"/>
                <w:sz w:val="22"/>
                <w:szCs w:val="22"/>
              </w:rPr>
            </w:pPr>
          </w:p>
        </w:tc>
      </w:tr>
      <w:tr w:rsidR="00F0073A" w:rsidRPr="0085248B" w14:paraId="67802E0F" w14:textId="77777777" w:rsidTr="004D2147">
        <w:tc>
          <w:tcPr>
            <w:tcW w:w="2437"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1E4E5ED1" w14:textId="77777777" w:rsidR="00F0073A" w:rsidRPr="009F47F6" w:rsidRDefault="00696022" w:rsidP="00126F22">
            <w:pPr>
              <w:suppressAutoHyphens/>
              <w:contextualSpacing/>
              <w:rPr>
                <w:rFonts w:cstheme="minorHAnsi"/>
                <w:sz w:val="22"/>
                <w:szCs w:val="22"/>
              </w:rPr>
            </w:pPr>
            <w:r>
              <w:lastRenderedPageBreak/>
              <w:fldChar w:fldCharType="begin"/>
            </w:r>
            <w:r>
              <w:instrText xml:space="preserve"> HYPERLINK "https://www.legifrance.gouv.fr/affichTexte.do?cidTexte=LEGITEXT000005632106" \h </w:instrText>
            </w:r>
            <w:r>
              <w:fldChar w:fldCharType="separate"/>
            </w:r>
            <w:r w:rsidR="00F0073A" w:rsidRPr="009F47F6">
              <w:rPr>
                <w:rFonts w:cstheme="minorHAnsi"/>
                <w:webHidden/>
              </w:rPr>
              <w:t xml:space="preserve">Décret n°2002-63 </w:t>
            </w:r>
            <w:r>
              <w:rPr>
                <w:rFonts w:cstheme="minorHAnsi"/>
              </w:rPr>
              <w:fldChar w:fldCharType="end"/>
            </w:r>
          </w:p>
          <w:p w14:paraId="3F982F4C" w14:textId="77777777" w:rsidR="00F0073A" w:rsidRPr="009F47F6" w:rsidRDefault="00696022" w:rsidP="00126F22">
            <w:pPr>
              <w:suppressAutoHyphens/>
              <w:contextualSpacing/>
              <w:rPr>
                <w:rFonts w:cstheme="minorHAnsi"/>
                <w:sz w:val="22"/>
                <w:szCs w:val="22"/>
              </w:rPr>
            </w:pPr>
            <w:r>
              <w:fldChar w:fldCharType="begin"/>
            </w:r>
            <w:r>
              <w:instrText xml:space="preserve"> HYPERLINK "https://www.legifrance.gouv.fr/affichTexte.do?cidTexte=LEGITEXT000005632106" \h </w:instrText>
            </w:r>
            <w:r>
              <w:fldChar w:fldCharType="separate"/>
            </w:r>
            <w:proofErr w:type="gramStart"/>
            <w:r w:rsidR="00F0073A" w:rsidRPr="009F47F6">
              <w:rPr>
                <w:rFonts w:cstheme="minorHAnsi"/>
                <w:webHidden/>
              </w:rPr>
              <w:t>du</w:t>
            </w:r>
            <w:proofErr w:type="gramEnd"/>
            <w:r w:rsidR="00F0073A" w:rsidRPr="009F47F6">
              <w:rPr>
                <w:rFonts w:cstheme="minorHAnsi"/>
                <w:webHidden/>
              </w:rPr>
              <w:t xml:space="preserve"> 14/01/2002 _ Article 6</w:t>
            </w:r>
            <w:r>
              <w:rPr>
                <w:rFonts w:cstheme="minorHAnsi"/>
              </w:rPr>
              <w:fldChar w:fldCharType="end"/>
            </w:r>
          </w:p>
        </w:tc>
        <w:tc>
          <w:tcPr>
            <w:tcW w:w="7537"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4C5B595D" w14:textId="77777777" w:rsidR="00F0073A" w:rsidRPr="009F47F6" w:rsidRDefault="00F0073A" w:rsidP="00126F22">
            <w:pPr>
              <w:suppressAutoHyphens/>
              <w:contextualSpacing/>
              <w:rPr>
                <w:rFonts w:cstheme="minorHAnsi"/>
                <w:sz w:val="22"/>
                <w:szCs w:val="22"/>
              </w:rPr>
            </w:pPr>
            <w:r w:rsidRPr="009F47F6">
              <w:rPr>
                <w:rFonts w:cstheme="minorHAnsi"/>
                <w:sz w:val="22"/>
                <w:szCs w:val="22"/>
              </w:rPr>
              <w:t xml:space="preserve">Dispositions statutaires pour l'attribution de l'IFTS des catégories 1 à 3 </w:t>
            </w:r>
            <w:proofErr w:type="gramStart"/>
            <w:r w:rsidRPr="009F47F6">
              <w:rPr>
                <w:rFonts w:cstheme="minorHAnsi"/>
                <w:bCs/>
                <w:sz w:val="22"/>
                <w:szCs w:val="22"/>
              </w:rPr>
              <w:t>relatif</w:t>
            </w:r>
            <w:proofErr w:type="gramEnd"/>
            <w:r w:rsidRPr="009F47F6">
              <w:rPr>
                <w:rFonts w:cstheme="minorHAnsi"/>
                <w:bCs/>
                <w:sz w:val="22"/>
                <w:szCs w:val="22"/>
              </w:rPr>
              <w:t xml:space="preserve"> à l'indemnité forfaitaire pour travaux supplémentaires des services déconcentrés.</w:t>
            </w:r>
            <w:r w:rsidRPr="009F47F6">
              <w:rPr>
                <w:rFonts w:cstheme="minorHAnsi"/>
                <w:sz w:val="22"/>
                <w:szCs w:val="22"/>
              </w:rPr>
              <w:t xml:space="preserve"> </w:t>
            </w:r>
          </w:p>
        </w:tc>
      </w:tr>
      <w:tr w:rsidR="00F0073A" w:rsidRPr="0085248B" w14:paraId="58E35E7E" w14:textId="77777777" w:rsidTr="004D2147">
        <w:tc>
          <w:tcPr>
            <w:tcW w:w="2437"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3B73D728" w14:textId="77777777" w:rsidR="00F0073A" w:rsidRPr="009F47F6" w:rsidRDefault="00696022" w:rsidP="00126F22">
            <w:pPr>
              <w:suppressAutoHyphens/>
              <w:contextualSpacing/>
              <w:rPr>
                <w:rFonts w:cstheme="minorHAnsi"/>
                <w:sz w:val="22"/>
                <w:szCs w:val="22"/>
              </w:rPr>
            </w:pPr>
            <w:r>
              <w:fldChar w:fldCharType="begin"/>
            </w:r>
            <w:r>
              <w:instrText xml:space="preserve"> HYPERLINK "https://www.legifrance.gouv.fr/affichTexte.do?cidTexte=JORFTEXT000000244420&amp;dateTexte=" </w:instrText>
            </w:r>
            <w:r>
              <w:fldChar w:fldCharType="separate"/>
            </w:r>
            <w:r w:rsidR="00F0073A" w:rsidRPr="009F47F6">
              <w:rPr>
                <w:rFonts w:cstheme="minorHAnsi"/>
              </w:rPr>
              <w:t>Décret n°2003-1013 du 23/10/2003</w:t>
            </w:r>
            <w:r>
              <w:rPr>
                <w:rFonts w:cstheme="minorHAnsi"/>
              </w:rPr>
              <w:fldChar w:fldCharType="end"/>
            </w:r>
          </w:p>
        </w:tc>
        <w:tc>
          <w:tcPr>
            <w:tcW w:w="7537"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6611EDF9" w14:textId="77777777" w:rsidR="00F0073A" w:rsidRPr="009F47F6" w:rsidRDefault="00F0073A" w:rsidP="00126F22">
            <w:pPr>
              <w:suppressAutoHyphens/>
              <w:contextualSpacing/>
              <w:rPr>
                <w:rFonts w:cstheme="minorHAnsi"/>
                <w:sz w:val="22"/>
                <w:szCs w:val="22"/>
              </w:rPr>
            </w:pPr>
            <w:r w:rsidRPr="009F47F6">
              <w:rPr>
                <w:rFonts w:cstheme="minorHAnsi"/>
                <w:sz w:val="22"/>
                <w:szCs w:val="22"/>
              </w:rPr>
              <w:t>Renvoie aux termes des décrets du 14 janvier 2002.</w:t>
            </w:r>
          </w:p>
        </w:tc>
      </w:tr>
      <w:tr w:rsidR="00F0073A" w:rsidRPr="0085248B" w14:paraId="540AA5B0" w14:textId="77777777" w:rsidTr="004D2147">
        <w:tc>
          <w:tcPr>
            <w:tcW w:w="2437"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25ACFD56" w14:textId="77777777" w:rsidR="00F0073A" w:rsidRPr="009F47F6" w:rsidRDefault="00696022" w:rsidP="00126F22">
            <w:pPr>
              <w:suppressAutoHyphens/>
              <w:contextualSpacing/>
              <w:rPr>
                <w:rFonts w:cstheme="minorHAnsi"/>
                <w:sz w:val="22"/>
                <w:szCs w:val="22"/>
              </w:rPr>
            </w:pPr>
            <w:r>
              <w:fldChar w:fldCharType="begin"/>
            </w:r>
            <w:r>
              <w:instrText xml:space="preserve"> HYPERLINK "https://www.legifrance.gouv.fr/affichTexte.do?cidTexte=JORFTEXT000025838383&amp;categorieLien=id" \h </w:instrText>
            </w:r>
            <w:r>
              <w:fldChar w:fldCharType="separate"/>
            </w:r>
            <w:r w:rsidR="00F0073A" w:rsidRPr="009F47F6">
              <w:rPr>
                <w:rFonts w:cstheme="minorHAnsi"/>
                <w:webHidden/>
              </w:rPr>
              <w:t>Décret n°2012-762 du 9/05/2012</w:t>
            </w:r>
            <w:r>
              <w:rPr>
                <w:rFonts w:cstheme="minorHAnsi"/>
              </w:rPr>
              <w:fldChar w:fldCharType="end"/>
            </w:r>
          </w:p>
        </w:tc>
        <w:tc>
          <w:tcPr>
            <w:tcW w:w="7537"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787FA5DA" w14:textId="29476FC7" w:rsidR="00F0073A" w:rsidRPr="009F47F6" w:rsidRDefault="00F0073A" w:rsidP="00A00610">
            <w:pPr>
              <w:suppressAutoHyphens/>
              <w:contextualSpacing/>
              <w:rPr>
                <w:rFonts w:cstheme="minorHAnsi"/>
                <w:sz w:val="22"/>
                <w:szCs w:val="22"/>
              </w:rPr>
            </w:pPr>
            <w:r w:rsidRPr="009F47F6">
              <w:rPr>
                <w:rFonts w:cstheme="minorHAnsi"/>
                <w:sz w:val="22"/>
                <w:szCs w:val="22"/>
              </w:rPr>
              <w:t xml:space="preserve">Dispositions statutaires communes aux corps d’infirmiers de catégorie A des administrations de </w:t>
            </w:r>
            <w:r w:rsidR="00A00610" w:rsidRPr="009F47F6">
              <w:rPr>
                <w:rFonts w:cstheme="minorHAnsi"/>
                <w:sz w:val="22"/>
                <w:szCs w:val="22"/>
              </w:rPr>
              <w:t>l'</w:t>
            </w:r>
            <w:r w:rsidR="00A00610">
              <w:rPr>
                <w:rFonts w:cstheme="minorHAnsi"/>
                <w:sz w:val="22"/>
                <w:szCs w:val="22"/>
              </w:rPr>
              <w:t>É</w:t>
            </w:r>
            <w:r w:rsidR="00A00610" w:rsidRPr="009F47F6">
              <w:rPr>
                <w:rFonts w:cstheme="minorHAnsi"/>
                <w:sz w:val="22"/>
                <w:szCs w:val="22"/>
              </w:rPr>
              <w:t xml:space="preserve">tat </w:t>
            </w:r>
            <w:r w:rsidRPr="009F47F6">
              <w:rPr>
                <w:rFonts w:cstheme="minorHAnsi"/>
                <w:sz w:val="22"/>
                <w:szCs w:val="22"/>
              </w:rPr>
              <w:t>(4ème catégorie).</w:t>
            </w:r>
          </w:p>
        </w:tc>
      </w:tr>
      <w:tr w:rsidR="00F0073A" w:rsidRPr="0085248B" w14:paraId="7BE13C9F" w14:textId="77777777" w:rsidTr="004D2147">
        <w:tc>
          <w:tcPr>
            <w:tcW w:w="2437"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378336C4" w14:textId="77777777" w:rsidR="00F0073A" w:rsidRPr="009F47F6" w:rsidRDefault="00696022" w:rsidP="00126F22">
            <w:pPr>
              <w:suppressAutoHyphens/>
              <w:contextualSpacing/>
              <w:rPr>
                <w:rFonts w:cstheme="minorHAnsi"/>
                <w:sz w:val="22"/>
                <w:szCs w:val="22"/>
              </w:rPr>
            </w:pPr>
            <w:r>
              <w:fldChar w:fldCharType="begin"/>
            </w:r>
            <w:r>
              <w:instrText xml:space="preserve"> HYPERLINK "https://www.legifrance.gouv.fr/eli/arrete/2014/5/12/RDFF1400417A/jo" \h </w:instrText>
            </w:r>
            <w:r>
              <w:fldChar w:fldCharType="separate"/>
            </w:r>
            <w:r w:rsidR="00F0073A" w:rsidRPr="009F47F6">
              <w:rPr>
                <w:rFonts w:cstheme="minorHAnsi"/>
                <w:webHidden/>
              </w:rPr>
              <w:t>Arrêté du 12/05/2014</w:t>
            </w:r>
            <w:r>
              <w:rPr>
                <w:rFonts w:cstheme="minorHAnsi"/>
              </w:rPr>
              <w:fldChar w:fldCharType="end"/>
            </w:r>
          </w:p>
        </w:tc>
        <w:tc>
          <w:tcPr>
            <w:tcW w:w="7537"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3FD8D146" w14:textId="77777777" w:rsidR="00F0073A" w:rsidRPr="009F47F6" w:rsidRDefault="00F0073A" w:rsidP="00126F22">
            <w:pPr>
              <w:suppressAutoHyphens/>
              <w:contextualSpacing/>
              <w:rPr>
                <w:rFonts w:cstheme="minorHAnsi"/>
                <w:sz w:val="22"/>
                <w:szCs w:val="22"/>
              </w:rPr>
            </w:pPr>
            <w:r w:rsidRPr="009F47F6">
              <w:rPr>
                <w:rFonts w:cstheme="minorHAnsi"/>
                <w:sz w:val="22"/>
                <w:szCs w:val="22"/>
              </w:rPr>
              <w:t>Fixe les montants de l'IFTS annuels des services déconcentrés.</w:t>
            </w:r>
          </w:p>
        </w:tc>
      </w:tr>
      <w:tr w:rsidR="00F0073A" w:rsidRPr="0085248B" w14:paraId="6F608443" w14:textId="77777777" w:rsidTr="004D2147">
        <w:tc>
          <w:tcPr>
            <w:tcW w:w="2437"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0ADFA9EF" w14:textId="77777777" w:rsidR="00F0073A" w:rsidRPr="009F47F6" w:rsidRDefault="00F0073A" w:rsidP="00126F22">
            <w:pPr>
              <w:suppressAutoHyphens/>
              <w:contextualSpacing/>
              <w:rPr>
                <w:rFonts w:cstheme="minorHAnsi"/>
                <w:sz w:val="22"/>
                <w:szCs w:val="22"/>
              </w:rPr>
            </w:pPr>
            <w:r w:rsidRPr="009F47F6">
              <w:rPr>
                <w:rFonts w:cstheme="minorHAnsi"/>
                <w:sz w:val="22"/>
                <w:szCs w:val="22"/>
              </w:rPr>
              <w:t>Bénéficiaires</w:t>
            </w:r>
          </w:p>
        </w:tc>
        <w:tc>
          <w:tcPr>
            <w:tcW w:w="7537"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4186E734" w14:textId="3497F6BE" w:rsidR="00F0073A" w:rsidRPr="009F47F6" w:rsidRDefault="00F0073A" w:rsidP="00A00610">
            <w:pPr>
              <w:suppressAutoHyphens/>
              <w:contextualSpacing/>
              <w:rPr>
                <w:rFonts w:cstheme="minorHAnsi"/>
                <w:sz w:val="22"/>
                <w:szCs w:val="22"/>
              </w:rPr>
            </w:pPr>
            <w:r w:rsidRPr="009F47F6">
              <w:rPr>
                <w:rFonts w:cstheme="minorHAnsi"/>
                <w:sz w:val="22"/>
                <w:szCs w:val="22"/>
              </w:rPr>
              <w:t xml:space="preserve">Les agents qui peuvent percevoir des IFTS sont classés en 3 catégories définies par les arrêtés ministériels en date des 14/01/2002 et 26/05/2003 et le décret n°2012-762 du 9/05/2012 portant dispositions statutaires communes aux corps d’infirmiers de catégorie A des administrations de </w:t>
            </w:r>
            <w:r w:rsidR="00A00610" w:rsidRPr="009F47F6">
              <w:rPr>
                <w:rFonts w:cstheme="minorHAnsi"/>
                <w:sz w:val="22"/>
                <w:szCs w:val="22"/>
              </w:rPr>
              <w:t>l'</w:t>
            </w:r>
            <w:r w:rsidR="00A00610">
              <w:rPr>
                <w:rFonts w:cstheme="minorHAnsi"/>
                <w:sz w:val="22"/>
                <w:szCs w:val="22"/>
              </w:rPr>
              <w:t>É</w:t>
            </w:r>
            <w:r w:rsidR="00A00610" w:rsidRPr="009F47F6">
              <w:rPr>
                <w:rFonts w:cstheme="minorHAnsi"/>
                <w:sz w:val="22"/>
                <w:szCs w:val="22"/>
              </w:rPr>
              <w:t xml:space="preserve">tat </w:t>
            </w:r>
            <w:r w:rsidRPr="009F47F6">
              <w:rPr>
                <w:rFonts w:cstheme="minorHAnsi"/>
                <w:sz w:val="22"/>
                <w:szCs w:val="22"/>
              </w:rPr>
              <w:t>(4ème catégorie).</w:t>
            </w:r>
          </w:p>
        </w:tc>
      </w:tr>
      <w:tr w:rsidR="00F0073A" w:rsidRPr="0085248B" w14:paraId="286A013F" w14:textId="77777777" w:rsidTr="004D2147">
        <w:tc>
          <w:tcPr>
            <w:tcW w:w="2437"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64BEFE64" w14:textId="77777777" w:rsidR="00F0073A" w:rsidRPr="009F47F6" w:rsidRDefault="00F0073A" w:rsidP="00126F22">
            <w:pPr>
              <w:suppressAutoHyphens/>
              <w:contextualSpacing/>
              <w:rPr>
                <w:rFonts w:cstheme="minorHAnsi"/>
                <w:sz w:val="22"/>
                <w:szCs w:val="22"/>
              </w:rPr>
            </w:pPr>
            <w:r w:rsidRPr="009F47F6">
              <w:rPr>
                <w:rFonts w:cstheme="minorHAnsi"/>
                <w:sz w:val="22"/>
                <w:szCs w:val="22"/>
              </w:rPr>
              <w:t>Montants annuels de référence au 1/10/2010</w:t>
            </w:r>
          </w:p>
        </w:tc>
        <w:tc>
          <w:tcPr>
            <w:tcW w:w="7537"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0E322C81" w14:textId="77777777" w:rsidR="00F0073A" w:rsidRPr="009F47F6" w:rsidRDefault="00F0073A" w:rsidP="00126F22">
            <w:pPr>
              <w:tabs>
                <w:tab w:val="left" w:pos="5116"/>
              </w:tabs>
              <w:suppressAutoHyphens/>
              <w:contextualSpacing/>
              <w:rPr>
                <w:rFonts w:cstheme="minorHAnsi"/>
                <w:sz w:val="22"/>
                <w:szCs w:val="22"/>
              </w:rPr>
            </w:pPr>
            <w:r w:rsidRPr="009F47F6">
              <w:rPr>
                <w:rFonts w:cstheme="minorHAnsi"/>
                <w:sz w:val="22"/>
                <w:szCs w:val="22"/>
              </w:rPr>
              <w:t xml:space="preserve">1ère catégorie (cat </w:t>
            </w:r>
            <w:proofErr w:type="gramStart"/>
            <w:r w:rsidRPr="009F47F6">
              <w:rPr>
                <w:rFonts w:cstheme="minorHAnsi"/>
                <w:sz w:val="22"/>
                <w:szCs w:val="22"/>
              </w:rPr>
              <w:t xml:space="preserve">A)   </w:t>
            </w:r>
            <w:proofErr w:type="gramEnd"/>
            <w:r w:rsidRPr="009F47F6">
              <w:rPr>
                <w:rFonts w:cstheme="minorHAnsi"/>
                <w:sz w:val="22"/>
                <w:szCs w:val="22"/>
              </w:rPr>
              <w:t xml:space="preserve">                                               1471,10 €</w:t>
            </w:r>
          </w:p>
          <w:p w14:paraId="35E2131A" w14:textId="77777777" w:rsidR="00F0073A" w:rsidRPr="009F47F6" w:rsidRDefault="00F0073A" w:rsidP="00126F22">
            <w:pPr>
              <w:suppressAutoHyphens/>
              <w:contextualSpacing/>
              <w:rPr>
                <w:rFonts w:cstheme="minorHAnsi"/>
                <w:sz w:val="22"/>
                <w:szCs w:val="22"/>
              </w:rPr>
            </w:pPr>
            <w:r w:rsidRPr="009F47F6">
              <w:rPr>
                <w:rFonts w:cstheme="minorHAnsi"/>
                <w:sz w:val="22"/>
                <w:szCs w:val="22"/>
              </w:rPr>
              <w:t xml:space="preserve">2ème catégorie (cat </w:t>
            </w:r>
            <w:proofErr w:type="gramStart"/>
            <w:r w:rsidRPr="009F47F6">
              <w:rPr>
                <w:rFonts w:cstheme="minorHAnsi"/>
                <w:sz w:val="22"/>
                <w:szCs w:val="22"/>
              </w:rPr>
              <w:t xml:space="preserve">A)   </w:t>
            </w:r>
            <w:proofErr w:type="gramEnd"/>
            <w:r w:rsidRPr="009F47F6">
              <w:rPr>
                <w:rFonts w:cstheme="minorHAnsi"/>
                <w:sz w:val="22"/>
                <w:szCs w:val="22"/>
              </w:rPr>
              <w:t xml:space="preserve">                                              1078,74 €</w:t>
            </w:r>
          </w:p>
          <w:p w14:paraId="3D0395CD" w14:textId="77777777" w:rsidR="00F0073A" w:rsidRPr="009F47F6" w:rsidRDefault="00F0073A" w:rsidP="00126F22">
            <w:pPr>
              <w:suppressAutoHyphens/>
              <w:contextualSpacing/>
              <w:rPr>
                <w:rFonts w:cstheme="minorHAnsi"/>
                <w:sz w:val="22"/>
                <w:szCs w:val="22"/>
              </w:rPr>
            </w:pPr>
            <w:r w:rsidRPr="009F47F6">
              <w:rPr>
                <w:rFonts w:cstheme="minorHAnsi"/>
                <w:sz w:val="22"/>
                <w:szCs w:val="22"/>
              </w:rPr>
              <w:t>3ème catégorie (</w:t>
            </w:r>
            <w:proofErr w:type="gramStart"/>
            <w:r w:rsidRPr="009F47F6">
              <w:rPr>
                <w:rFonts w:cstheme="minorHAnsi"/>
                <w:sz w:val="22"/>
                <w:szCs w:val="22"/>
              </w:rPr>
              <w:t xml:space="preserve">B)   </w:t>
            </w:r>
            <w:proofErr w:type="gramEnd"/>
            <w:r w:rsidRPr="009F47F6">
              <w:rPr>
                <w:rFonts w:cstheme="minorHAnsi"/>
                <w:sz w:val="22"/>
                <w:szCs w:val="22"/>
              </w:rPr>
              <w:t xml:space="preserve">                                                     857,82 €</w:t>
            </w:r>
          </w:p>
          <w:p w14:paraId="4D96ACA4" w14:textId="77777777" w:rsidR="00F0073A" w:rsidRPr="009F47F6" w:rsidRDefault="00F0073A" w:rsidP="00126F22">
            <w:pPr>
              <w:suppressAutoHyphens/>
              <w:contextualSpacing/>
              <w:rPr>
                <w:rFonts w:cstheme="minorHAnsi"/>
                <w:sz w:val="22"/>
                <w:szCs w:val="22"/>
              </w:rPr>
            </w:pPr>
            <w:r w:rsidRPr="009F47F6">
              <w:rPr>
                <w:rFonts w:cstheme="minorHAnsi"/>
                <w:sz w:val="22"/>
                <w:szCs w:val="22"/>
              </w:rPr>
              <w:t xml:space="preserve">4ème catégorie (A) (depuis le 15 mai 2014)                  970,00 € </w:t>
            </w:r>
          </w:p>
        </w:tc>
      </w:tr>
      <w:tr w:rsidR="00F0073A" w:rsidRPr="0085248B" w14:paraId="2172FB2B" w14:textId="77777777" w:rsidTr="004D2147">
        <w:tc>
          <w:tcPr>
            <w:tcW w:w="2437"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05BE966C" w14:textId="77777777" w:rsidR="00F0073A" w:rsidRPr="009F47F6" w:rsidRDefault="00F0073A" w:rsidP="00126F22">
            <w:pPr>
              <w:suppressAutoHyphens/>
              <w:contextualSpacing/>
              <w:rPr>
                <w:rFonts w:cstheme="minorHAnsi"/>
                <w:sz w:val="22"/>
                <w:szCs w:val="22"/>
              </w:rPr>
            </w:pPr>
            <w:r w:rsidRPr="009F47F6">
              <w:rPr>
                <w:rFonts w:cstheme="minorHAnsi"/>
                <w:sz w:val="22"/>
                <w:szCs w:val="22"/>
              </w:rPr>
              <w:t>Exceptions</w:t>
            </w:r>
          </w:p>
        </w:tc>
        <w:tc>
          <w:tcPr>
            <w:tcW w:w="7537"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7B9D5A1D" w14:textId="77777777" w:rsidR="00F0073A" w:rsidRPr="009F47F6" w:rsidRDefault="00F0073A" w:rsidP="00126F22">
            <w:pPr>
              <w:suppressAutoHyphens/>
              <w:contextualSpacing/>
              <w:rPr>
                <w:rFonts w:cstheme="minorHAnsi"/>
                <w:sz w:val="22"/>
                <w:szCs w:val="22"/>
              </w:rPr>
            </w:pPr>
            <w:r w:rsidRPr="009F47F6">
              <w:rPr>
                <w:rFonts w:cstheme="minorHAnsi"/>
                <w:sz w:val="22"/>
                <w:szCs w:val="22"/>
              </w:rPr>
              <w:t>L'IFTS ne peut pas se cumuler avec l'IAT, en revanche, elle peut se cumuler avec les IHTS, depuis le 21 novembre 2007.</w:t>
            </w:r>
          </w:p>
          <w:p w14:paraId="5E97032B" w14:textId="77777777" w:rsidR="00F0073A" w:rsidRPr="009F47F6" w:rsidRDefault="00F0073A" w:rsidP="00FA59C0">
            <w:pPr>
              <w:autoSpaceDE w:val="0"/>
              <w:autoSpaceDN w:val="0"/>
              <w:adjustRightInd w:val="0"/>
              <w:rPr>
                <w:rFonts w:cstheme="minorHAnsi"/>
                <w:sz w:val="22"/>
                <w:szCs w:val="22"/>
              </w:rPr>
            </w:pPr>
            <w:r w:rsidRPr="009F47F6">
              <w:rPr>
                <w:rFonts w:cstheme="minorHAnsi"/>
                <w:sz w:val="22"/>
                <w:szCs w:val="22"/>
              </w:rPr>
              <w:t xml:space="preserve">L’IFTS ne peut pas se cumuler avec la prime de fonctions et de résultats prévue au décret. </w:t>
            </w:r>
          </w:p>
          <w:p w14:paraId="6261738B" w14:textId="77777777" w:rsidR="00F0073A" w:rsidRPr="009F47F6" w:rsidRDefault="00F0073A">
            <w:pPr>
              <w:autoSpaceDE w:val="0"/>
              <w:autoSpaceDN w:val="0"/>
              <w:adjustRightInd w:val="0"/>
              <w:rPr>
                <w:rFonts w:cstheme="minorHAnsi"/>
                <w:sz w:val="22"/>
                <w:szCs w:val="22"/>
              </w:rPr>
            </w:pPr>
            <w:r w:rsidRPr="009F47F6">
              <w:rPr>
                <w:rFonts w:cstheme="minorHAnsi"/>
                <w:sz w:val="22"/>
                <w:szCs w:val="22"/>
              </w:rPr>
              <w:t>L’octroi de l’IFTS n’est pas cumulable avec le régime indemnitaire tenant compte des fonctions, des sujétions, de l’expertise et de l’engagement professionnel (RIFSEEP) qui est exclusif de toutes autres primes et indemnités liées aux fonctions et à la manière de servir.</w:t>
            </w:r>
          </w:p>
          <w:p w14:paraId="4F9A7D0D" w14:textId="77777777" w:rsidR="00F0073A" w:rsidRPr="009F47F6" w:rsidRDefault="00F0073A" w:rsidP="00126F22">
            <w:pPr>
              <w:suppressAutoHyphens/>
              <w:contextualSpacing/>
              <w:rPr>
                <w:rFonts w:cstheme="minorHAnsi"/>
                <w:sz w:val="22"/>
                <w:szCs w:val="22"/>
              </w:rPr>
            </w:pPr>
            <w:r w:rsidRPr="009F47F6">
              <w:rPr>
                <w:rFonts w:cstheme="minorHAnsi"/>
                <w:sz w:val="22"/>
                <w:szCs w:val="22"/>
              </w:rPr>
              <w:t>L’IFTS n’est pas cumulable avec un logement concédé par nécessité absolue de service.</w:t>
            </w:r>
          </w:p>
          <w:p w14:paraId="74BC4897" w14:textId="44E19B82" w:rsidR="00F0073A" w:rsidRPr="009F47F6" w:rsidRDefault="00F0073A" w:rsidP="00126F22">
            <w:pPr>
              <w:suppressAutoHyphens/>
              <w:contextualSpacing/>
              <w:rPr>
                <w:rFonts w:cstheme="minorHAnsi"/>
                <w:sz w:val="22"/>
                <w:szCs w:val="22"/>
              </w:rPr>
            </w:pPr>
            <w:r w:rsidRPr="009F47F6">
              <w:rPr>
                <w:rFonts w:cstheme="minorHAnsi"/>
                <w:sz w:val="22"/>
                <w:szCs w:val="22"/>
              </w:rPr>
              <w:t xml:space="preserve">La 4ème catégorie permet aux infirmiers des administrations de </w:t>
            </w:r>
            <w:r w:rsidR="00A00610" w:rsidRPr="009F47F6">
              <w:rPr>
                <w:rFonts w:cstheme="minorHAnsi"/>
                <w:sz w:val="22"/>
                <w:szCs w:val="22"/>
              </w:rPr>
              <w:t>l'</w:t>
            </w:r>
            <w:r w:rsidR="00A00610">
              <w:rPr>
                <w:rFonts w:cstheme="minorHAnsi"/>
                <w:sz w:val="22"/>
                <w:szCs w:val="22"/>
              </w:rPr>
              <w:t>É</w:t>
            </w:r>
            <w:r w:rsidR="00A00610" w:rsidRPr="009F47F6">
              <w:rPr>
                <w:rFonts w:cstheme="minorHAnsi"/>
                <w:sz w:val="22"/>
                <w:szCs w:val="22"/>
              </w:rPr>
              <w:t xml:space="preserve">tat </w:t>
            </w:r>
            <w:r w:rsidRPr="009F47F6">
              <w:rPr>
                <w:rFonts w:cstheme="minorHAnsi"/>
                <w:sz w:val="22"/>
                <w:szCs w:val="22"/>
              </w:rPr>
              <w:t xml:space="preserve">et de la FPH classés en catégorie A de bénéficier des IFTS. </w:t>
            </w:r>
          </w:p>
          <w:p w14:paraId="7639C622" w14:textId="77777777" w:rsidR="00F0073A" w:rsidRPr="009F47F6" w:rsidRDefault="00F0073A" w:rsidP="00FA59C0">
            <w:pPr>
              <w:autoSpaceDE w:val="0"/>
              <w:autoSpaceDN w:val="0"/>
              <w:adjustRightInd w:val="0"/>
              <w:rPr>
                <w:rFonts w:cstheme="minorHAnsi"/>
                <w:sz w:val="22"/>
                <w:szCs w:val="22"/>
              </w:rPr>
            </w:pPr>
            <w:r w:rsidRPr="009F47F6">
              <w:rPr>
                <w:rFonts w:cstheme="minorHAnsi"/>
                <w:sz w:val="22"/>
                <w:szCs w:val="22"/>
              </w:rPr>
              <w:t>Indemnité non cumulable.</w:t>
            </w:r>
          </w:p>
        </w:tc>
      </w:tr>
    </w:tbl>
    <w:p w14:paraId="33FF2239" w14:textId="77777777" w:rsidR="00E255CA" w:rsidRPr="009F47F6" w:rsidRDefault="00E255CA" w:rsidP="00126F22">
      <w:pPr>
        <w:spacing w:after="200"/>
        <w:ind w:left="360"/>
        <w:rPr>
          <w:rFonts w:cstheme="minorHAnsi"/>
          <w:sz w:val="22"/>
          <w:szCs w:val="22"/>
        </w:rPr>
      </w:pPr>
    </w:p>
    <w:p w14:paraId="74110995" w14:textId="5896DB24" w:rsidR="00C859B6" w:rsidRPr="009F47F6" w:rsidRDefault="00C859B6" w:rsidP="004A2802">
      <w:pPr>
        <w:pStyle w:val="Paragraphedeliste"/>
        <w:numPr>
          <w:ilvl w:val="0"/>
          <w:numId w:val="36"/>
        </w:numPr>
        <w:spacing w:after="200"/>
        <w:rPr>
          <w:rFonts w:cstheme="minorHAnsi"/>
          <w:sz w:val="22"/>
          <w:szCs w:val="22"/>
        </w:rPr>
      </w:pPr>
      <w:r w:rsidRPr="009F47F6">
        <w:rPr>
          <w:rFonts w:cstheme="minorHAnsi"/>
          <w:sz w:val="22"/>
          <w:szCs w:val="22"/>
        </w:rPr>
        <w:t>Prime de fonctions et de résultats</w:t>
      </w:r>
    </w:p>
    <w:tbl>
      <w:tblPr>
        <w:tblW w:w="9776" w:type="dxa"/>
        <w:tblInd w:w="-3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8" w:type="dxa"/>
        </w:tblCellMar>
        <w:tblLook w:val="0000" w:firstRow="0" w:lastRow="0" w:firstColumn="0" w:lastColumn="0" w:noHBand="0" w:noVBand="0"/>
      </w:tblPr>
      <w:tblGrid>
        <w:gridCol w:w="2361"/>
        <w:gridCol w:w="7415"/>
      </w:tblGrid>
      <w:tr w:rsidR="00C859B6" w:rsidRPr="0085248B" w14:paraId="39911136" w14:textId="77777777" w:rsidTr="00126F22">
        <w:tc>
          <w:tcPr>
            <w:tcW w:w="2361"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746DB47B" w14:textId="77777777" w:rsidR="00C859B6" w:rsidRPr="009F47F6" w:rsidRDefault="00696022" w:rsidP="00126F22">
            <w:pPr>
              <w:suppressAutoHyphens/>
              <w:contextualSpacing/>
              <w:rPr>
                <w:rFonts w:cstheme="minorHAnsi"/>
                <w:sz w:val="22"/>
                <w:szCs w:val="22"/>
              </w:rPr>
            </w:pPr>
            <w:r>
              <w:fldChar w:fldCharType="begin"/>
            </w:r>
            <w:r>
              <w:instrText xml:space="preserve"> HYPERLINK "https://www.legifrance.gouv.fr/affichTexte.do?cidTexte=JORFTEXT000020019120&amp;categorieLien=id" \h </w:instrText>
            </w:r>
            <w:r>
              <w:fldChar w:fldCharType="separate"/>
            </w:r>
            <w:r w:rsidR="00C859B6" w:rsidRPr="009F47F6">
              <w:rPr>
                <w:rFonts w:cstheme="minorHAnsi"/>
                <w:webHidden/>
              </w:rPr>
              <w:t>Décret n°2008-1533</w:t>
            </w:r>
            <w:r>
              <w:rPr>
                <w:rFonts w:cstheme="minorHAnsi"/>
              </w:rPr>
              <w:fldChar w:fldCharType="end"/>
            </w:r>
          </w:p>
          <w:p w14:paraId="2FB1C46D" w14:textId="77777777" w:rsidR="00C859B6" w:rsidRPr="009F47F6" w:rsidRDefault="00696022" w:rsidP="00126F22">
            <w:pPr>
              <w:suppressAutoHyphens/>
              <w:contextualSpacing/>
              <w:rPr>
                <w:rFonts w:cstheme="minorHAnsi"/>
                <w:sz w:val="22"/>
                <w:szCs w:val="22"/>
              </w:rPr>
            </w:pPr>
            <w:r>
              <w:fldChar w:fldCharType="begin"/>
            </w:r>
            <w:r>
              <w:instrText xml:space="preserve"> HYPERLINK "https://www.legifrance.gouv.fr/affichTexte.do?cidTexte=JORFTEXT000020019120&amp;categorieLien=id" \h </w:instrText>
            </w:r>
            <w:r>
              <w:fldChar w:fldCharType="separate"/>
            </w:r>
            <w:proofErr w:type="gramStart"/>
            <w:r w:rsidR="00C859B6" w:rsidRPr="009F47F6">
              <w:rPr>
                <w:rFonts w:cstheme="minorHAnsi"/>
                <w:webHidden/>
              </w:rPr>
              <w:t>du</w:t>
            </w:r>
            <w:proofErr w:type="gramEnd"/>
            <w:r w:rsidR="00C859B6" w:rsidRPr="009F47F6">
              <w:rPr>
                <w:rFonts w:cstheme="minorHAnsi"/>
                <w:webHidden/>
              </w:rPr>
              <w:t xml:space="preserve"> 22/12/2008</w:t>
            </w:r>
            <w:r>
              <w:rPr>
                <w:rFonts w:cstheme="minorHAnsi"/>
              </w:rPr>
              <w:fldChar w:fldCharType="end"/>
            </w:r>
          </w:p>
          <w:p w14:paraId="51C9593F" w14:textId="77777777" w:rsidR="00C859B6" w:rsidRPr="009F47F6" w:rsidRDefault="00C859B6" w:rsidP="00126F22">
            <w:pPr>
              <w:suppressAutoHyphens/>
              <w:contextualSpacing/>
              <w:rPr>
                <w:rFonts w:cstheme="minorHAnsi"/>
                <w:sz w:val="22"/>
                <w:szCs w:val="22"/>
              </w:rPr>
            </w:pPr>
            <w:r w:rsidRPr="009F47F6">
              <w:rPr>
                <w:rFonts w:cstheme="minorHAnsi"/>
                <w:sz w:val="22"/>
                <w:szCs w:val="22"/>
              </w:rPr>
              <w:t xml:space="preserve">Arrêtés du 22/12/2008,9/10/2009 </w:t>
            </w:r>
            <w:r w:rsidR="00696022">
              <w:fldChar w:fldCharType="begin"/>
            </w:r>
            <w:r w:rsidR="00696022">
              <w:instrText xml:space="preserve"> HYPERLINK "https://www.legifrance.gouv.fr/eli/arrete/2011/2/9/IOCA1030078A/jo" \h </w:instrText>
            </w:r>
            <w:r w:rsidR="00696022">
              <w:fldChar w:fldCharType="separate"/>
            </w:r>
            <w:r w:rsidRPr="009F47F6">
              <w:rPr>
                <w:rFonts w:cstheme="minorHAnsi"/>
                <w:webHidden/>
              </w:rPr>
              <w:t>et 9/02/2011</w:t>
            </w:r>
            <w:r w:rsidR="00696022">
              <w:rPr>
                <w:rFonts w:cstheme="minorHAnsi"/>
              </w:rPr>
              <w:fldChar w:fldCharType="end"/>
            </w:r>
          </w:p>
        </w:tc>
        <w:tc>
          <w:tcPr>
            <w:tcW w:w="7415"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3471A2F3" w14:textId="77777777" w:rsidR="00C859B6" w:rsidRPr="009F47F6" w:rsidRDefault="00C859B6" w:rsidP="00126F22">
            <w:pPr>
              <w:suppressAutoHyphens/>
              <w:contextualSpacing/>
              <w:rPr>
                <w:rFonts w:cstheme="minorHAnsi"/>
                <w:sz w:val="22"/>
                <w:szCs w:val="22"/>
              </w:rPr>
            </w:pPr>
            <w:r w:rsidRPr="009F47F6">
              <w:rPr>
                <w:rFonts w:cstheme="minorHAnsi"/>
                <w:sz w:val="22"/>
                <w:szCs w:val="22"/>
              </w:rPr>
              <w:t>Conditions d’attribution de la prime de fonctions et de résultats.</w:t>
            </w:r>
          </w:p>
          <w:p w14:paraId="06850EAF" w14:textId="77777777" w:rsidR="00C859B6" w:rsidRPr="009F47F6" w:rsidRDefault="00C859B6" w:rsidP="00FA59C0">
            <w:pPr>
              <w:rPr>
                <w:rFonts w:cstheme="minorHAnsi"/>
                <w:sz w:val="22"/>
                <w:szCs w:val="22"/>
              </w:rPr>
            </w:pPr>
            <w:r w:rsidRPr="009F47F6">
              <w:rPr>
                <w:rFonts w:cstheme="minorHAnsi"/>
                <w:sz w:val="22"/>
                <w:szCs w:val="22"/>
              </w:rPr>
              <w:t>Cette prime remplace les indemnités composant le RI des administrateurs civils (IFTS, IFR et prime de rendement) depuis le 1/01/2010 et celles composant le RI des attachés d'administration du ministère de l'intérieur et des directeurs de préfectures (IFTS et IEMP) depuis le 1/01/2011.</w:t>
            </w:r>
          </w:p>
        </w:tc>
      </w:tr>
      <w:tr w:rsidR="00C859B6" w:rsidRPr="0085248B" w14:paraId="58DBFAE2" w14:textId="77777777" w:rsidTr="00126F22">
        <w:tc>
          <w:tcPr>
            <w:tcW w:w="2361"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0D4E22F5" w14:textId="77777777" w:rsidR="00C859B6" w:rsidRPr="009F47F6" w:rsidRDefault="00C859B6" w:rsidP="00126F22">
            <w:pPr>
              <w:suppressAutoHyphens/>
              <w:contextualSpacing/>
              <w:rPr>
                <w:rFonts w:cstheme="minorHAnsi"/>
                <w:sz w:val="22"/>
                <w:szCs w:val="22"/>
              </w:rPr>
            </w:pPr>
            <w:r w:rsidRPr="009F47F6">
              <w:rPr>
                <w:rFonts w:cstheme="minorHAnsi"/>
                <w:sz w:val="22"/>
                <w:szCs w:val="22"/>
              </w:rPr>
              <w:t>Bénéficiaires</w:t>
            </w:r>
          </w:p>
        </w:tc>
        <w:tc>
          <w:tcPr>
            <w:tcW w:w="7415"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099FB86B" w14:textId="77777777" w:rsidR="00C859B6" w:rsidRPr="009F47F6" w:rsidRDefault="00C859B6" w:rsidP="00126F22">
            <w:pPr>
              <w:suppressAutoHyphens/>
              <w:contextualSpacing/>
              <w:rPr>
                <w:rFonts w:cstheme="minorHAnsi"/>
                <w:sz w:val="22"/>
                <w:szCs w:val="22"/>
              </w:rPr>
            </w:pPr>
            <w:r w:rsidRPr="009F47F6">
              <w:rPr>
                <w:rFonts w:cstheme="minorHAnsi"/>
                <w:sz w:val="22"/>
                <w:szCs w:val="22"/>
              </w:rPr>
              <w:t>Cadres d'emplois : administrateurs, directeurs, attachés et secrétaires de mairie.</w:t>
            </w:r>
          </w:p>
          <w:p w14:paraId="4F72A92D" w14:textId="77777777" w:rsidR="00C859B6" w:rsidRPr="009F47F6" w:rsidRDefault="00C859B6" w:rsidP="00126F22">
            <w:pPr>
              <w:suppressAutoHyphens/>
              <w:contextualSpacing/>
              <w:rPr>
                <w:rFonts w:cstheme="minorHAnsi"/>
                <w:sz w:val="22"/>
                <w:szCs w:val="22"/>
              </w:rPr>
            </w:pPr>
            <w:r w:rsidRPr="009F47F6">
              <w:rPr>
                <w:rFonts w:cstheme="minorHAnsi"/>
                <w:sz w:val="22"/>
                <w:szCs w:val="22"/>
              </w:rPr>
              <w:t>La prime comprend deux parts :</w:t>
            </w:r>
          </w:p>
          <w:p w14:paraId="7CD1080C" w14:textId="77777777" w:rsidR="00C859B6" w:rsidRPr="009F47F6" w:rsidRDefault="00C859B6" w:rsidP="00126F22">
            <w:pPr>
              <w:suppressAutoHyphens/>
              <w:contextualSpacing/>
              <w:rPr>
                <w:rFonts w:cstheme="minorHAnsi"/>
                <w:sz w:val="22"/>
                <w:szCs w:val="22"/>
              </w:rPr>
            </w:pPr>
            <w:r w:rsidRPr="009F47F6">
              <w:rPr>
                <w:rFonts w:cstheme="minorHAnsi"/>
                <w:sz w:val="22"/>
                <w:szCs w:val="22"/>
              </w:rPr>
              <w:t>-une part tenant compte des responsabilités, du niveau d'expertise et de sujétions spéciales liées aux fonctions exercées "part fonctionnelle PF"</w:t>
            </w:r>
          </w:p>
          <w:p w14:paraId="7A2EB95B" w14:textId="77777777" w:rsidR="00C859B6" w:rsidRPr="009F47F6" w:rsidRDefault="00C859B6" w:rsidP="00126F22">
            <w:pPr>
              <w:suppressAutoHyphens/>
              <w:contextualSpacing/>
              <w:rPr>
                <w:rFonts w:cstheme="minorHAnsi"/>
                <w:sz w:val="22"/>
                <w:szCs w:val="22"/>
              </w:rPr>
            </w:pPr>
            <w:r w:rsidRPr="009F47F6">
              <w:rPr>
                <w:rFonts w:cstheme="minorHAnsi"/>
                <w:sz w:val="22"/>
                <w:szCs w:val="22"/>
              </w:rPr>
              <w:lastRenderedPageBreak/>
              <w:t>-une part liée aux résultats de la procédure d'évaluation individuelle et la manière de servir "part résultats individuels PR".</w:t>
            </w:r>
          </w:p>
          <w:p w14:paraId="6D89C1C8" w14:textId="77777777" w:rsidR="00C859B6" w:rsidRPr="009F47F6" w:rsidRDefault="00C859B6" w:rsidP="00126F22">
            <w:pPr>
              <w:suppressAutoHyphens/>
              <w:contextualSpacing/>
              <w:rPr>
                <w:rFonts w:cstheme="minorHAnsi"/>
                <w:sz w:val="22"/>
                <w:szCs w:val="22"/>
              </w:rPr>
            </w:pPr>
            <w:r w:rsidRPr="009F47F6">
              <w:rPr>
                <w:rFonts w:cstheme="minorHAnsi"/>
                <w:sz w:val="22"/>
                <w:szCs w:val="22"/>
              </w:rPr>
              <w:t>La "part fonctionnelle" est réduite en cas d'attribution d'un logement concédé par nécessité absolue de service.</w:t>
            </w:r>
          </w:p>
        </w:tc>
      </w:tr>
      <w:tr w:rsidR="00C859B6" w:rsidRPr="0085248B" w14:paraId="45764646" w14:textId="77777777" w:rsidTr="00126F22">
        <w:tc>
          <w:tcPr>
            <w:tcW w:w="2361"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79EEB855" w14:textId="77777777" w:rsidR="00C859B6" w:rsidRPr="009F47F6" w:rsidRDefault="00C859B6" w:rsidP="00126F22">
            <w:pPr>
              <w:suppressAutoHyphens/>
              <w:contextualSpacing/>
              <w:rPr>
                <w:rFonts w:cstheme="minorHAnsi"/>
                <w:sz w:val="22"/>
                <w:szCs w:val="22"/>
              </w:rPr>
            </w:pPr>
            <w:r w:rsidRPr="009F47F6">
              <w:rPr>
                <w:rFonts w:cstheme="minorHAnsi"/>
                <w:sz w:val="22"/>
                <w:szCs w:val="22"/>
              </w:rPr>
              <w:lastRenderedPageBreak/>
              <w:t>Exception</w:t>
            </w:r>
          </w:p>
        </w:tc>
        <w:tc>
          <w:tcPr>
            <w:tcW w:w="7415"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56228EF0" w14:textId="77777777" w:rsidR="00C859B6" w:rsidRPr="009F47F6" w:rsidRDefault="00C859B6" w:rsidP="00EB01E4">
            <w:pPr>
              <w:rPr>
                <w:rFonts w:cstheme="minorHAnsi"/>
                <w:bCs/>
                <w:sz w:val="22"/>
                <w:szCs w:val="22"/>
              </w:rPr>
            </w:pPr>
            <w:r w:rsidRPr="009F47F6">
              <w:rPr>
                <w:rFonts w:cstheme="minorHAnsi"/>
                <w:bCs/>
                <w:sz w:val="22"/>
                <w:szCs w:val="22"/>
              </w:rPr>
              <w:t xml:space="preserve">Le décret n° 2008-1533 du 22 décembre 2008 instituant la PFR est abrogé à compter du 31 décembre 2015. </w:t>
            </w:r>
          </w:p>
          <w:p w14:paraId="06D262FC" w14:textId="1E17A4D1" w:rsidR="00C859B6" w:rsidRPr="009F47F6" w:rsidRDefault="00C859B6">
            <w:pPr>
              <w:rPr>
                <w:rFonts w:cstheme="minorHAnsi"/>
                <w:bCs/>
                <w:sz w:val="22"/>
                <w:szCs w:val="22"/>
              </w:rPr>
            </w:pPr>
            <w:r w:rsidRPr="009F47F6">
              <w:rPr>
                <w:rFonts w:cstheme="minorHAnsi"/>
                <w:bCs/>
                <w:sz w:val="22"/>
                <w:szCs w:val="22"/>
              </w:rPr>
              <w:t>Cette prime a vocation à être remplacée par l'IFSEEP (</w:t>
            </w:r>
            <w:r w:rsidR="00696022">
              <w:fldChar w:fldCharType="begin"/>
            </w:r>
            <w:r w:rsidR="00696022">
              <w:instrText xml:space="preserve"> HYPERLINK "https://www.legifrance.gouv.fr/eli/decret/2014/5/20/RDFF1328976D/jo/texte" \h </w:instrText>
            </w:r>
            <w:r w:rsidR="00696022">
              <w:fldChar w:fldCharType="separate"/>
            </w:r>
            <w:r w:rsidRPr="009F47F6">
              <w:rPr>
                <w:rFonts w:cstheme="minorHAnsi"/>
                <w:bCs/>
                <w:webHidden/>
              </w:rPr>
              <w:t>Décret n° 2014-513 du 20 mai 2014, art. 7-IV</w:t>
            </w:r>
            <w:r w:rsidR="00696022">
              <w:rPr>
                <w:rFonts w:cstheme="minorHAnsi"/>
                <w:bCs/>
              </w:rPr>
              <w:fldChar w:fldCharType="end"/>
            </w:r>
            <w:r w:rsidRPr="009F47F6">
              <w:rPr>
                <w:rFonts w:cstheme="minorHAnsi"/>
                <w:bCs/>
                <w:sz w:val="22"/>
                <w:szCs w:val="22"/>
              </w:rPr>
              <w:t xml:space="preserve">, portant création d'un régime indemnitaire tenant compte des fonctions, des sujétions, de l'expertise et de l'engagement professionnel dans la fonction publique de </w:t>
            </w:r>
            <w:r w:rsidR="00A00610" w:rsidRPr="009F47F6">
              <w:rPr>
                <w:rFonts w:cstheme="minorHAnsi"/>
                <w:bCs/>
                <w:sz w:val="22"/>
                <w:szCs w:val="22"/>
              </w:rPr>
              <w:t>l'</w:t>
            </w:r>
            <w:r w:rsidR="00A00610">
              <w:rPr>
                <w:rFonts w:cstheme="minorHAnsi"/>
                <w:bCs/>
                <w:sz w:val="22"/>
                <w:szCs w:val="22"/>
              </w:rPr>
              <w:t>É</w:t>
            </w:r>
            <w:r w:rsidR="00A00610" w:rsidRPr="009F47F6">
              <w:rPr>
                <w:rFonts w:cstheme="minorHAnsi"/>
                <w:bCs/>
                <w:sz w:val="22"/>
                <w:szCs w:val="22"/>
              </w:rPr>
              <w:t>tat</w:t>
            </w:r>
            <w:r w:rsidRPr="009F47F6">
              <w:rPr>
                <w:rFonts w:cstheme="minorHAnsi"/>
                <w:bCs/>
                <w:sz w:val="22"/>
                <w:szCs w:val="22"/>
              </w:rPr>
              <w:t>).</w:t>
            </w:r>
          </w:p>
          <w:p w14:paraId="502C1033" w14:textId="77777777" w:rsidR="00C859B6" w:rsidRPr="009F47F6" w:rsidRDefault="00C859B6">
            <w:pPr>
              <w:autoSpaceDE w:val="0"/>
              <w:autoSpaceDN w:val="0"/>
              <w:adjustRightInd w:val="0"/>
              <w:rPr>
                <w:rFonts w:cstheme="minorHAnsi"/>
                <w:bCs/>
                <w:sz w:val="22"/>
                <w:szCs w:val="22"/>
              </w:rPr>
            </w:pPr>
            <w:r w:rsidRPr="009F47F6">
              <w:rPr>
                <w:rFonts w:cstheme="minorHAnsi"/>
                <w:bCs/>
                <w:sz w:val="22"/>
                <w:szCs w:val="22"/>
              </w:rPr>
              <w:t>L’octroi de la PFR n’est pas cumulable avec le régime indemnitaire tenant compte des fonctions, des sujétions, de l’expertise et de l’engagement professionnel (RIFSEEP) qui est exclusif de toutes autres primes et indemnités liées aux fonctions et à la manière de servir.</w:t>
            </w:r>
          </w:p>
        </w:tc>
      </w:tr>
    </w:tbl>
    <w:p w14:paraId="5AF65436" w14:textId="77777777" w:rsidR="006F380B" w:rsidRPr="009F47F6" w:rsidRDefault="006F380B" w:rsidP="009F47F6">
      <w:pPr>
        <w:rPr>
          <w:rFonts w:cstheme="minorHAnsi"/>
          <w:bCs/>
          <w:sz w:val="22"/>
          <w:szCs w:val="22"/>
        </w:rPr>
      </w:pPr>
      <w:r w:rsidRPr="009F47F6">
        <w:rPr>
          <w:rFonts w:cstheme="minorHAnsi"/>
          <w:bCs/>
          <w:sz w:val="22"/>
          <w:szCs w:val="22"/>
        </w:rPr>
        <w:t>Montants annuels en euros de la PFR au 1/01/2010</w:t>
      </w:r>
    </w:p>
    <w:tbl>
      <w:tblPr>
        <w:tblStyle w:val="Grilledutableau"/>
        <w:tblW w:w="9864" w:type="dxa"/>
        <w:tblLook w:val="04A0" w:firstRow="1" w:lastRow="0" w:firstColumn="1" w:lastColumn="0" w:noHBand="0" w:noVBand="1"/>
      </w:tblPr>
      <w:tblGrid>
        <w:gridCol w:w="3256"/>
        <w:gridCol w:w="1794"/>
        <w:gridCol w:w="1749"/>
        <w:gridCol w:w="3065"/>
      </w:tblGrid>
      <w:tr w:rsidR="006F380B" w:rsidRPr="0085248B" w14:paraId="09FD4BB1" w14:textId="77777777" w:rsidTr="004D2147">
        <w:trPr>
          <w:cnfStyle w:val="100000000000" w:firstRow="1" w:lastRow="0" w:firstColumn="0" w:lastColumn="0" w:oddVBand="0" w:evenVBand="0" w:oddHBand="0"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3256" w:type="dxa"/>
          </w:tcPr>
          <w:p w14:paraId="3709905B" w14:textId="77777777" w:rsidR="006F380B" w:rsidRPr="009F47F6" w:rsidRDefault="006F380B" w:rsidP="009F47F6">
            <w:pPr>
              <w:rPr>
                <w:rFonts w:cstheme="minorHAnsi"/>
                <w:bCs/>
                <w:sz w:val="22"/>
                <w:szCs w:val="22"/>
              </w:rPr>
            </w:pPr>
            <w:r w:rsidRPr="009F47F6">
              <w:rPr>
                <w:rFonts w:cstheme="minorHAnsi"/>
                <w:bCs/>
                <w:sz w:val="22"/>
                <w:szCs w:val="22"/>
              </w:rPr>
              <w:t>Grade</w:t>
            </w:r>
          </w:p>
        </w:tc>
        <w:tc>
          <w:tcPr>
            <w:tcW w:w="1794" w:type="dxa"/>
          </w:tcPr>
          <w:p w14:paraId="04F3CCC0" w14:textId="77777777" w:rsidR="006F380B" w:rsidRPr="009F47F6" w:rsidRDefault="006F380B" w:rsidP="009F47F6">
            <w:pPr>
              <w:cnfStyle w:val="100000000000" w:firstRow="1" w:lastRow="0" w:firstColumn="0" w:lastColumn="0" w:oddVBand="0" w:evenVBand="0" w:oddHBand="0" w:evenHBand="0" w:firstRowFirstColumn="0" w:firstRowLastColumn="0" w:lastRowFirstColumn="0" w:lastRowLastColumn="0"/>
              <w:rPr>
                <w:rFonts w:cstheme="minorHAnsi"/>
                <w:bCs/>
                <w:sz w:val="22"/>
                <w:szCs w:val="22"/>
              </w:rPr>
            </w:pPr>
            <w:r w:rsidRPr="009F47F6">
              <w:rPr>
                <w:rFonts w:cstheme="minorHAnsi"/>
                <w:bCs/>
                <w:sz w:val="22"/>
                <w:szCs w:val="22"/>
              </w:rPr>
              <w:t>Part Fonctions</w:t>
            </w:r>
          </w:p>
        </w:tc>
        <w:tc>
          <w:tcPr>
            <w:tcW w:w="1749" w:type="dxa"/>
          </w:tcPr>
          <w:p w14:paraId="1802A57D" w14:textId="77777777" w:rsidR="006F380B" w:rsidRPr="009F47F6" w:rsidRDefault="006F380B" w:rsidP="009F47F6">
            <w:pPr>
              <w:cnfStyle w:val="100000000000" w:firstRow="1" w:lastRow="0" w:firstColumn="0" w:lastColumn="0" w:oddVBand="0" w:evenVBand="0" w:oddHBand="0" w:evenHBand="0" w:firstRowFirstColumn="0" w:firstRowLastColumn="0" w:lastRowFirstColumn="0" w:lastRowLastColumn="0"/>
              <w:rPr>
                <w:rFonts w:cstheme="minorHAnsi"/>
                <w:bCs/>
                <w:sz w:val="22"/>
                <w:szCs w:val="22"/>
              </w:rPr>
            </w:pPr>
            <w:r w:rsidRPr="009F47F6">
              <w:rPr>
                <w:rFonts w:cstheme="minorHAnsi"/>
                <w:bCs/>
                <w:sz w:val="22"/>
                <w:szCs w:val="22"/>
              </w:rPr>
              <w:t>Part Résultats</w:t>
            </w:r>
          </w:p>
        </w:tc>
        <w:tc>
          <w:tcPr>
            <w:tcW w:w="3065" w:type="dxa"/>
          </w:tcPr>
          <w:p w14:paraId="389367AE" w14:textId="77777777" w:rsidR="006F380B" w:rsidRPr="009F47F6" w:rsidRDefault="006F380B" w:rsidP="009F47F6">
            <w:pPr>
              <w:cnfStyle w:val="100000000000" w:firstRow="1" w:lastRow="0" w:firstColumn="0" w:lastColumn="0" w:oddVBand="0" w:evenVBand="0" w:oddHBand="0" w:evenHBand="0" w:firstRowFirstColumn="0" w:firstRowLastColumn="0" w:lastRowFirstColumn="0" w:lastRowLastColumn="0"/>
              <w:rPr>
                <w:rFonts w:cstheme="minorHAnsi"/>
                <w:bCs/>
                <w:sz w:val="22"/>
                <w:szCs w:val="22"/>
              </w:rPr>
            </w:pPr>
            <w:r w:rsidRPr="009F47F6">
              <w:rPr>
                <w:rFonts w:cstheme="minorHAnsi"/>
                <w:bCs/>
                <w:sz w:val="22"/>
                <w:szCs w:val="22"/>
              </w:rPr>
              <w:t>Plafond annuels maxi</w:t>
            </w:r>
          </w:p>
        </w:tc>
      </w:tr>
      <w:tr w:rsidR="006F380B" w:rsidRPr="0085248B" w14:paraId="257CE57B" w14:textId="77777777" w:rsidTr="004D2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554D71BB" w14:textId="77777777" w:rsidR="006F380B" w:rsidRPr="009F47F6" w:rsidRDefault="006F380B" w:rsidP="009F47F6">
            <w:pPr>
              <w:rPr>
                <w:rFonts w:cstheme="minorHAnsi"/>
                <w:bCs/>
                <w:sz w:val="22"/>
                <w:szCs w:val="22"/>
              </w:rPr>
            </w:pPr>
            <w:r w:rsidRPr="009F47F6">
              <w:rPr>
                <w:rFonts w:cstheme="minorHAnsi"/>
                <w:bCs/>
                <w:sz w:val="22"/>
                <w:szCs w:val="22"/>
              </w:rPr>
              <w:t>Administrateur général</w:t>
            </w:r>
          </w:p>
        </w:tc>
        <w:tc>
          <w:tcPr>
            <w:tcW w:w="1794" w:type="dxa"/>
          </w:tcPr>
          <w:p w14:paraId="17110820" w14:textId="77777777" w:rsidR="006F380B" w:rsidRPr="009F47F6" w:rsidRDefault="006F380B" w:rsidP="009F47F6">
            <w:pPr>
              <w:cnfStyle w:val="000000100000" w:firstRow="0" w:lastRow="0" w:firstColumn="0" w:lastColumn="0" w:oddVBand="0" w:evenVBand="0" w:oddHBand="1" w:evenHBand="0" w:firstRowFirstColumn="0" w:firstRowLastColumn="0" w:lastRowFirstColumn="0" w:lastRowLastColumn="0"/>
              <w:rPr>
                <w:rFonts w:cstheme="minorHAnsi"/>
                <w:bCs/>
                <w:sz w:val="22"/>
                <w:szCs w:val="22"/>
              </w:rPr>
            </w:pPr>
            <w:r w:rsidRPr="009F47F6">
              <w:rPr>
                <w:rFonts w:cstheme="minorHAnsi"/>
                <w:bCs/>
                <w:sz w:val="22"/>
                <w:szCs w:val="22"/>
              </w:rPr>
              <w:t>4 900</w:t>
            </w:r>
          </w:p>
        </w:tc>
        <w:tc>
          <w:tcPr>
            <w:tcW w:w="1749" w:type="dxa"/>
          </w:tcPr>
          <w:p w14:paraId="03716A67" w14:textId="77777777" w:rsidR="006F380B" w:rsidRPr="009F47F6" w:rsidRDefault="006F380B" w:rsidP="009F47F6">
            <w:pPr>
              <w:cnfStyle w:val="000000100000" w:firstRow="0" w:lastRow="0" w:firstColumn="0" w:lastColumn="0" w:oddVBand="0" w:evenVBand="0" w:oddHBand="1" w:evenHBand="0" w:firstRowFirstColumn="0" w:firstRowLastColumn="0" w:lastRowFirstColumn="0" w:lastRowLastColumn="0"/>
              <w:rPr>
                <w:rFonts w:cstheme="minorHAnsi"/>
                <w:bCs/>
                <w:sz w:val="22"/>
                <w:szCs w:val="22"/>
              </w:rPr>
            </w:pPr>
            <w:r w:rsidRPr="009F47F6">
              <w:rPr>
                <w:rFonts w:cstheme="minorHAnsi"/>
                <w:bCs/>
                <w:sz w:val="22"/>
                <w:szCs w:val="22"/>
              </w:rPr>
              <w:t>4 900</w:t>
            </w:r>
          </w:p>
        </w:tc>
        <w:tc>
          <w:tcPr>
            <w:tcW w:w="3065" w:type="dxa"/>
          </w:tcPr>
          <w:p w14:paraId="310B9C6E" w14:textId="77777777" w:rsidR="006F380B" w:rsidRPr="009F47F6" w:rsidRDefault="006F380B" w:rsidP="009F47F6">
            <w:pPr>
              <w:cnfStyle w:val="000000100000" w:firstRow="0" w:lastRow="0" w:firstColumn="0" w:lastColumn="0" w:oddVBand="0" w:evenVBand="0" w:oddHBand="1" w:evenHBand="0" w:firstRowFirstColumn="0" w:firstRowLastColumn="0" w:lastRowFirstColumn="0" w:lastRowLastColumn="0"/>
              <w:rPr>
                <w:rFonts w:cstheme="minorHAnsi"/>
                <w:bCs/>
                <w:sz w:val="22"/>
                <w:szCs w:val="22"/>
              </w:rPr>
            </w:pPr>
            <w:r w:rsidRPr="009F47F6">
              <w:rPr>
                <w:rFonts w:cstheme="minorHAnsi"/>
                <w:bCs/>
                <w:sz w:val="22"/>
                <w:szCs w:val="22"/>
              </w:rPr>
              <w:t>58 800</w:t>
            </w:r>
          </w:p>
        </w:tc>
      </w:tr>
      <w:tr w:rsidR="006F380B" w:rsidRPr="0085248B" w14:paraId="3EC0613B" w14:textId="77777777" w:rsidTr="004D2147">
        <w:tc>
          <w:tcPr>
            <w:cnfStyle w:val="001000000000" w:firstRow="0" w:lastRow="0" w:firstColumn="1" w:lastColumn="0" w:oddVBand="0" w:evenVBand="0" w:oddHBand="0" w:evenHBand="0" w:firstRowFirstColumn="0" w:firstRowLastColumn="0" w:lastRowFirstColumn="0" w:lastRowLastColumn="0"/>
            <w:tcW w:w="3256" w:type="dxa"/>
          </w:tcPr>
          <w:p w14:paraId="437C5808" w14:textId="77777777" w:rsidR="006F380B" w:rsidRPr="009F47F6" w:rsidRDefault="00696022" w:rsidP="009F47F6">
            <w:pPr>
              <w:rPr>
                <w:rFonts w:cstheme="minorHAnsi"/>
                <w:bCs/>
                <w:sz w:val="22"/>
                <w:szCs w:val="22"/>
              </w:rPr>
            </w:pPr>
            <w:r>
              <w:fldChar w:fldCharType="begin"/>
            </w:r>
            <w:r>
              <w:instrText xml:space="preserve"> HYPERLINK "http://www.emploi-collectivites.fr/emploi-administrateur/recherche?qu=%20Administrateur" \t "_blank" </w:instrText>
            </w:r>
            <w:r>
              <w:fldChar w:fldCharType="separate"/>
            </w:r>
            <w:r w:rsidR="006F380B" w:rsidRPr="009F47F6">
              <w:rPr>
                <w:rFonts w:cstheme="minorHAnsi"/>
                <w:bCs/>
                <w:sz w:val="22"/>
                <w:szCs w:val="22"/>
              </w:rPr>
              <w:t>Administrateur</w:t>
            </w:r>
            <w:r>
              <w:rPr>
                <w:rFonts w:cstheme="minorHAnsi"/>
                <w:bCs/>
                <w:sz w:val="22"/>
                <w:szCs w:val="22"/>
              </w:rPr>
              <w:fldChar w:fldCharType="end"/>
            </w:r>
            <w:r w:rsidR="006F380B" w:rsidRPr="009F47F6">
              <w:rPr>
                <w:rFonts w:cstheme="minorHAnsi"/>
                <w:bCs/>
                <w:sz w:val="22"/>
                <w:szCs w:val="22"/>
              </w:rPr>
              <w:t> Hors Classe</w:t>
            </w:r>
          </w:p>
        </w:tc>
        <w:tc>
          <w:tcPr>
            <w:tcW w:w="1794" w:type="dxa"/>
          </w:tcPr>
          <w:p w14:paraId="1449F52A" w14:textId="77777777" w:rsidR="006F380B" w:rsidRPr="009F47F6" w:rsidRDefault="006F380B" w:rsidP="009F47F6">
            <w:pPr>
              <w:cnfStyle w:val="000000000000" w:firstRow="0" w:lastRow="0" w:firstColumn="0" w:lastColumn="0" w:oddVBand="0" w:evenVBand="0" w:oddHBand="0" w:evenHBand="0" w:firstRowFirstColumn="0" w:firstRowLastColumn="0" w:lastRowFirstColumn="0" w:lastRowLastColumn="0"/>
              <w:rPr>
                <w:rFonts w:cstheme="minorHAnsi"/>
                <w:bCs/>
                <w:sz w:val="22"/>
                <w:szCs w:val="22"/>
              </w:rPr>
            </w:pPr>
            <w:r w:rsidRPr="009F47F6">
              <w:rPr>
                <w:rFonts w:cstheme="minorHAnsi"/>
                <w:bCs/>
                <w:sz w:val="22"/>
                <w:szCs w:val="22"/>
              </w:rPr>
              <w:t>4 600</w:t>
            </w:r>
          </w:p>
        </w:tc>
        <w:tc>
          <w:tcPr>
            <w:tcW w:w="1749" w:type="dxa"/>
          </w:tcPr>
          <w:p w14:paraId="744EFFF5" w14:textId="77777777" w:rsidR="006F380B" w:rsidRPr="009F47F6" w:rsidRDefault="006F380B" w:rsidP="009F47F6">
            <w:pPr>
              <w:cnfStyle w:val="000000000000" w:firstRow="0" w:lastRow="0" w:firstColumn="0" w:lastColumn="0" w:oddVBand="0" w:evenVBand="0" w:oddHBand="0" w:evenHBand="0" w:firstRowFirstColumn="0" w:firstRowLastColumn="0" w:lastRowFirstColumn="0" w:lastRowLastColumn="0"/>
              <w:rPr>
                <w:rFonts w:cstheme="minorHAnsi"/>
                <w:bCs/>
                <w:sz w:val="22"/>
                <w:szCs w:val="22"/>
              </w:rPr>
            </w:pPr>
            <w:r w:rsidRPr="009F47F6">
              <w:rPr>
                <w:rFonts w:cstheme="minorHAnsi"/>
                <w:bCs/>
                <w:sz w:val="22"/>
                <w:szCs w:val="22"/>
              </w:rPr>
              <w:t>4 600</w:t>
            </w:r>
          </w:p>
        </w:tc>
        <w:tc>
          <w:tcPr>
            <w:tcW w:w="3065" w:type="dxa"/>
          </w:tcPr>
          <w:p w14:paraId="15BE4095" w14:textId="77777777" w:rsidR="006F380B" w:rsidRPr="009F47F6" w:rsidRDefault="006F380B" w:rsidP="009F47F6">
            <w:pPr>
              <w:cnfStyle w:val="000000000000" w:firstRow="0" w:lastRow="0" w:firstColumn="0" w:lastColumn="0" w:oddVBand="0" w:evenVBand="0" w:oddHBand="0" w:evenHBand="0" w:firstRowFirstColumn="0" w:firstRowLastColumn="0" w:lastRowFirstColumn="0" w:lastRowLastColumn="0"/>
              <w:rPr>
                <w:rFonts w:cstheme="minorHAnsi"/>
                <w:bCs/>
                <w:sz w:val="22"/>
                <w:szCs w:val="22"/>
              </w:rPr>
            </w:pPr>
            <w:r w:rsidRPr="009F47F6">
              <w:rPr>
                <w:rFonts w:cstheme="minorHAnsi"/>
                <w:bCs/>
                <w:sz w:val="22"/>
                <w:szCs w:val="22"/>
              </w:rPr>
              <w:t>55 200</w:t>
            </w:r>
          </w:p>
        </w:tc>
      </w:tr>
      <w:tr w:rsidR="006F380B" w:rsidRPr="0085248B" w14:paraId="5731DF8B" w14:textId="77777777" w:rsidTr="004D2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755EEAC0" w14:textId="77777777" w:rsidR="006F380B" w:rsidRPr="009F47F6" w:rsidRDefault="006F380B" w:rsidP="009F47F6">
            <w:pPr>
              <w:rPr>
                <w:rFonts w:cstheme="minorHAnsi"/>
                <w:bCs/>
                <w:sz w:val="22"/>
                <w:szCs w:val="22"/>
              </w:rPr>
            </w:pPr>
            <w:r w:rsidRPr="009F47F6">
              <w:rPr>
                <w:rFonts w:cstheme="minorHAnsi"/>
                <w:bCs/>
                <w:sz w:val="22"/>
                <w:szCs w:val="22"/>
              </w:rPr>
              <w:t>Administrateur</w:t>
            </w:r>
          </w:p>
        </w:tc>
        <w:tc>
          <w:tcPr>
            <w:tcW w:w="1794" w:type="dxa"/>
          </w:tcPr>
          <w:p w14:paraId="5560AB2E" w14:textId="77777777" w:rsidR="006F380B" w:rsidRPr="009F47F6" w:rsidRDefault="006F380B" w:rsidP="009F47F6">
            <w:pPr>
              <w:cnfStyle w:val="000000100000" w:firstRow="0" w:lastRow="0" w:firstColumn="0" w:lastColumn="0" w:oddVBand="0" w:evenVBand="0" w:oddHBand="1" w:evenHBand="0" w:firstRowFirstColumn="0" w:firstRowLastColumn="0" w:lastRowFirstColumn="0" w:lastRowLastColumn="0"/>
              <w:rPr>
                <w:rFonts w:cstheme="minorHAnsi"/>
                <w:bCs/>
                <w:sz w:val="22"/>
                <w:szCs w:val="22"/>
              </w:rPr>
            </w:pPr>
            <w:r w:rsidRPr="009F47F6">
              <w:rPr>
                <w:rFonts w:cstheme="minorHAnsi"/>
                <w:bCs/>
                <w:sz w:val="22"/>
                <w:szCs w:val="22"/>
              </w:rPr>
              <w:t>4 150</w:t>
            </w:r>
          </w:p>
        </w:tc>
        <w:tc>
          <w:tcPr>
            <w:tcW w:w="1749" w:type="dxa"/>
          </w:tcPr>
          <w:p w14:paraId="7893DF0C" w14:textId="77777777" w:rsidR="006F380B" w:rsidRPr="009F47F6" w:rsidRDefault="006F380B" w:rsidP="009F47F6">
            <w:pPr>
              <w:cnfStyle w:val="000000100000" w:firstRow="0" w:lastRow="0" w:firstColumn="0" w:lastColumn="0" w:oddVBand="0" w:evenVBand="0" w:oddHBand="1" w:evenHBand="0" w:firstRowFirstColumn="0" w:firstRowLastColumn="0" w:lastRowFirstColumn="0" w:lastRowLastColumn="0"/>
              <w:rPr>
                <w:rFonts w:cstheme="minorHAnsi"/>
                <w:bCs/>
                <w:sz w:val="22"/>
                <w:szCs w:val="22"/>
              </w:rPr>
            </w:pPr>
            <w:r w:rsidRPr="009F47F6">
              <w:rPr>
                <w:rFonts w:cstheme="minorHAnsi"/>
                <w:bCs/>
                <w:sz w:val="22"/>
                <w:szCs w:val="22"/>
              </w:rPr>
              <w:t>4 150</w:t>
            </w:r>
          </w:p>
        </w:tc>
        <w:tc>
          <w:tcPr>
            <w:tcW w:w="3065" w:type="dxa"/>
          </w:tcPr>
          <w:p w14:paraId="5BE0B94E" w14:textId="77777777" w:rsidR="006F380B" w:rsidRPr="009F47F6" w:rsidRDefault="006F380B" w:rsidP="009F47F6">
            <w:pPr>
              <w:cnfStyle w:val="000000100000" w:firstRow="0" w:lastRow="0" w:firstColumn="0" w:lastColumn="0" w:oddVBand="0" w:evenVBand="0" w:oddHBand="1" w:evenHBand="0" w:firstRowFirstColumn="0" w:firstRowLastColumn="0" w:lastRowFirstColumn="0" w:lastRowLastColumn="0"/>
              <w:rPr>
                <w:rFonts w:cstheme="minorHAnsi"/>
                <w:bCs/>
                <w:sz w:val="22"/>
                <w:szCs w:val="22"/>
              </w:rPr>
            </w:pPr>
            <w:r w:rsidRPr="009F47F6">
              <w:rPr>
                <w:rFonts w:cstheme="minorHAnsi"/>
                <w:bCs/>
                <w:sz w:val="22"/>
                <w:szCs w:val="22"/>
              </w:rPr>
              <w:t>49 800</w:t>
            </w:r>
          </w:p>
        </w:tc>
      </w:tr>
      <w:tr w:rsidR="006F380B" w:rsidRPr="0085248B" w14:paraId="28F5E540" w14:textId="77777777" w:rsidTr="004D2147">
        <w:tc>
          <w:tcPr>
            <w:cnfStyle w:val="001000000000" w:firstRow="0" w:lastRow="0" w:firstColumn="1" w:lastColumn="0" w:oddVBand="0" w:evenVBand="0" w:oddHBand="0" w:evenHBand="0" w:firstRowFirstColumn="0" w:firstRowLastColumn="0" w:lastRowFirstColumn="0" w:lastRowLastColumn="0"/>
            <w:tcW w:w="3256" w:type="dxa"/>
          </w:tcPr>
          <w:p w14:paraId="2F59BB27" w14:textId="77777777" w:rsidR="006F380B" w:rsidRPr="009F47F6" w:rsidRDefault="00696022" w:rsidP="009F47F6">
            <w:pPr>
              <w:rPr>
                <w:rFonts w:cstheme="minorHAnsi"/>
                <w:bCs/>
                <w:sz w:val="22"/>
                <w:szCs w:val="22"/>
              </w:rPr>
            </w:pPr>
            <w:r>
              <w:fldChar w:fldCharType="begin"/>
            </w:r>
            <w:r>
              <w:instrText xml:space="preserve"> HYPERLINK "http://www.emploi-collectivites.fr/emploi-directeur/recherche?qu=%20directeur" \t "_blank" </w:instrText>
            </w:r>
            <w:r>
              <w:fldChar w:fldCharType="separate"/>
            </w:r>
            <w:r w:rsidR="006F380B" w:rsidRPr="009F47F6">
              <w:rPr>
                <w:rFonts w:cstheme="minorHAnsi"/>
                <w:bCs/>
                <w:sz w:val="22"/>
                <w:szCs w:val="22"/>
              </w:rPr>
              <w:t>Directeur</w:t>
            </w:r>
            <w:r>
              <w:rPr>
                <w:rFonts w:cstheme="minorHAnsi"/>
                <w:bCs/>
                <w:sz w:val="22"/>
                <w:szCs w:val="22"/>
              </w:rPr>
              <w:fldChar w:fldCharType="end"/>
            </w:r>
          </w:p>
        </w:tc>
        <w:tc>
          <w:tcPr>
            <w:tcW w:w="1794" w:type="dxa"/>
          </w:tcPr>
          <w:p w14:paraId="206D90F9" w14:textId="77777777" w:rsidR="006F380B" w:rsidRPr="009F47F6" w:rsidRDefault="006F380B" w:rsidP="009F47F6">
            <w:pPr>
              <w:cnfStyle w:val="000000000000" w:firstRow="0" w:lastRow="0" w:firstColumn="0" w:lastColumn="0" w:oddVBand="0" w:evenVBand="0" w:oddHBand="0" w:evenHBand="0" w:firstRowFirstColumn="0" w:firstRowLastColumn="0" w:lastRowFirstColumn="0" w:lastRowLastColumn="0"/>
              <w:rPr>
                <w:rFonts w:cstheme="minorHAnsi"/>
                <w:bCs/>
                <w:sz w:val="22"/>
                <w:szCs w:val="22"/>
              </w:rPr>
            </w:pPr>
            <w:r w:rsidRPr="009F47F6">
              <w:rPr>
                <w:rFonts w:cstheme="minorHAnsi"/>
                <w:bCs/>
                <w:sz w:val="22"/>
                <w:szCs w:val="22"/>
              </w:rPr>
              <w:t>2 500</w:t>
            </w:r>
          </w:p>
        </w:tc>
        <w:tc>
          <w:tcPr>
            <w:tcW w:w="1749" w:type="dxa"/>
          </w:tcPr>
          <w:p w14:paraId="265F7713" w14:textId="77777777" w:rsidR="006F380B" w:rsidRPr="009F47F6" w:rsidRDefault="006F380B" w:rsidP="009F47F6">
            <w:pPr>
              <w:cnfStyle w:val="000000000000" w:firstRow="0" w:lastRow="0" w:firstColumn="0" w:lastColumn="0" w:oddVBand="0" w:evenVBand="0" w:oddHBand="0" w:evenHBand="0" w:firstRowFirstColumn="0" w:firstRowLastColumn="0" w:lastRowFirstColumn="0" w:lastRowLastColumn="0"/>
              <w:rPr>
                <w:rFonts w:cstheme="minorHAnsi"/>
                <w:bCs/>
                <w:sz w:val="22"/>
                <w:szCs w:val="22"/>
              </w:rPr>
            </w:pPr>
            <w:r w:rsidRPr="009F47F6">
              <w:rPr>
                <w:rFonts w:cstheme="minorHAnsi"/>
                <w:bCs/>
                <w:sz w:val="22"/>
                <w:szCs w:val="22"/>
              </w:rPr>
              <w:t>1 800</w:t>
            </w:r>
          </w:p>
        </w:tc>
        <w:tc>
          <w:tcPr>
            <w:tcW w:w="3065" w:type="dxa"/>
          </w:tcPr>
          <w:p w14:paraId="3767ECD8" w14:textId="77777777" w:rsidR="006F380B" w:rsidRPr="009F47F6" w:rsidRDefault="006F380B" w:rsidP="009F47F6">
            <w:pPr>
              <w:cnfStyle w:val="000000000000" w:firstRow="0" w:lastRow="0" w:firstColumn="0" w:lastColumn="0" w:oddVBand="0" w:evenVBand="0" w:oddHBand="0" w:evenHBand="0" w:firstRowFirstColumn="0" w:firstRowLastColumn="0" w:lastRowFirstColumn="0" w:lastRowLastColumn="0"/>
              <w:rPr>
                <w:rFonts w:cstheme="minorHAnsi"/>
                <w:bCs/>
                <w:sz w:val="22"/>
                <w:szCs w:val="22"/>
              </w:rPr>
            </w:pPr>
            <w:r w:rsidRPr="009F47F6">
              <w:rPr>
                <w:rFonts w:cstheme="minorHAnsi"/>
                <w:bCs/>
                <w:sz w:val="22"/>
                <w:szCs w:val="22"/>
              </w:rPr>
              <w:t>25 800</w:t>
            </w:r>
          </w:p>
        </w:tc>
      </w:tr>
      <w:tr w:rsidR="006F380B" w:rsidRPr="0085248B" w14:paraId="2CE09DF3" w14:textId="77777777" w:rsidTr="004D2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7C68865D" w14:textId="77777777" w:rsidR="006F380B" w:rsidRPr="009F47F6" w:rsidRDefault="006F380B" w:rsidP="009F47F6">
            <w:pPr>
              <w:rPr>
                <w:rFonts w:cstheme="minorHAnsi"/>
                <w:bCs/>
                <w:sz w:val="22"/>
                <w:szCs w:val="22"/>
              </w:rPr>
            </w:pPr>
            <w:r w:rsidRPr="009F47F6">
              <w:rPr>
                <w:rFonts w:cstheme="minorHAnsi"/>
                <w:bCs/>
                <w:sz w:val="22"/>
                <w:szCs w:val="22"/>
              </w:rPr>
              <w:t>Attaché principal</w:t>
            </w:r>
          </w:p>
        </w:tc>
        <w:tc>
          <w:tcPr>
            <w:tcW w:w="1794" w:type="dxa"/>
          </w:tcPr>
          <w:p w14:paraId="50F78DE1" w14:textId="77777777" w:rsidR="006F380B" w:rsidRPr="009F47F6" w:rsidRDefault="006F380B" w:rsidP="009F47F6">
            <w:pPr>
              <w:cnfStyle w:val="000000100000" w:firstRow="0" w:lastRow="0" w:firstColumn="0" w:lastColumn="0" w:oddVBand="0" w:evenVBand="0" w:oddHBand="1" w:evenHBand="0" w:firstRowFirstColumn="0" w:firstRowLastColumn="0" w:lastRowFirstColumn="0" w:lastRowLastColumn="0"/>
              <w:rPr>
                <w:rFonts w:cstheme="minorHAnsi"/>
                <w:bCs/>
                <w:sz w:val="22"/>
                <w:szCs w:val="22"/>
              </w:rPr>
            </w:pPr>
            <w:r w:rsidRPr="009F47F6">
              <w:rPr>
                <w:rFonts w:cstheme="minorHAnsi"/>
                <w:bCs/>
                <w:sz w:val="22"/>
                <w:szCs w:val="22"/>
              </w:rPr>
              <w:t>2 500</w:t>
            </w:r>
          </w:p>
        </w:tc>
        <w:tc>
          <w:tcPr>
            <w:tcW w:w="1749" w:type="dxa"/>
          </w:tcPr>
          <w:p w14:paraId="440AC063" w14:textId="77777777" w:rsidR="006F380B" w:rsidRPr="009F47F6" w:rsidRDefault="006F380B" w:rsidP="009F47F6">
            <w:pPr>
              <w:cnfStyle w:val="000000100000" w:firstRow="0" w:lastRow="0" w:firstColumn="0" w:lastColumn="0" w:oddVBand="0" w:evenVBand="0" w:oddHBand="1" w:evenHBand="0" w:firstRowFirstColumn="0" w:firstRowLastColumn="0" w:lastRowFirstColumn="0" w:lastRowLastColumn="0"/>
              <w:rPr>
                <w:rFonts w:cstheme="minorHAnsi"/>
                <w:bCs/>
                <w:sz w:val="22"/>
                <w:szCs w:val="22"/>
              </w:rPr>
            </w:pPr>
            <w:r w:rsidRPr="009F47F6">
              <w:rPr>
                <w:rFonts w:cstheme="minorHAnsi"/>
                <w:bCs/>
                <w:sz w:val="22"/>
                <w:szCs w:val="22"/>
              </w:rPr>
              <w:t>1 800</w:t>
            </w:r>
          </w:p>
        </w:tc>
        <w:tc>
          <w:tcPr>
            <w:tcW w:w="3065" w:type="dxa"/>
          </w:tcPr>
          <w:p w14:paraId="6B837306" w14:textId="77777777" w:rsidR="006F380B" w:rsidRPr="009F47F6" w:rsidRDefault="006F380B" w:rsidP="009F47F6">
            <w:pPr>
              <w:cnfStyle w:val="000000100000" w:firstRow="0" w:lastRow="0" w:firstColumn="0" w:lastColumn="0" w:oddVBand="0" w:evenVBand="0" w:oddHBand="1" w:evenHBand="0" w:firstRowFirstColumn="0" w:firstRowLastColumn="0" w:lastRowFirstColumn="0" w:lastRowLastColumn="0"/>
              <w:rPr>
                <w:rFonts w:cstheme="minorHAnsi"/>
                <w:bCs/>
                <w:sz w:val="22"/>
                <w:szCs w:val="22"/>
              </w:rPr>
            </w:pPr>
            <w:r w:rsidRPr="009F47F6">
              <w:rPr>
                <w:rFonts w:cstheme="minorHAnsi"/>
                <w:bCs/>
                <w:sz w:val="22"/>
                <w:szCs w:val="22"/>
              </w:rPr>
              <w:t>25 800</w:t>
            </w:r>
          </w:p>
        </w:tc>
      </w:tr>
      <w:tr w:rsidR="006F380B" w:rsidRPr="0085248B" w14:paraId="67A6513E" w14:textId="77777777" w:rsidTr="004D2147">
        <w:tc>
          <w:tcPr>
            <w:cnfStyle w:val="001000000000" w:firstRow="0" w:lastRow="0" w:firstColumn="1" w:lastColumn="0" w:oddVBand="0" w:evenVBand="0" w:oddHBand="0" w:evenHBand="0" w:firstRowFirstColumn="0" w:firstRowLastColumn="0" w:lastRowFirstColumn="0" w:lastRowLastColumn="0"/>
            <w:tcW w:w="3256" w:type="dxa"/>
          </w:tcPr>
          <w:p w14:paraId="401834FD" w14:textId="77777777" w:rsidR="006F380B" w:rsidRPr="009F47F6" w:rsidRDefault="006F380B" w:rsidP="009F47F6">
            <w:pPr>
              <w:rPr>
                <w:rFonts w:cstheme="minorHAnsi"/>
                <w:bCs/>
                <w:sz w:val="22"/>
                <w:szCs w:val="22"/>
              </w:rPr>
            </w:pPr>
            <w:r w:rsidRPr="009F47F6">
              <w:rPr>
                <w:rFonts w:cstheme="minorHAnsi"/>
                <w:bCs/>
                <w:sz w:val="22"/>
                <w:szCs w:val="22"/>
              </w:rPr>
              <w:t>Attaché</w:t>
            </w:r>
          </w:p>
        </w:tc>
        <w:tc>
          <w:tcPr>
            <w:tcW w:w="1794" w:type="dxa"/>
          </w:tcPr>
          <w:p w14:paraId="7BB5B336" w14:textId="77777777" w:rsidR="006F380B" w:rsidRPr="009F47F6" w:rsidRDefault="006F380B" w:rsidP="009F47F6">
            <w:pPr>
              <w:cnfStyle w:val="000000000000" w:firstRow="0" w:lastRow="0" w:firstColumn="0" w:lastColumn="0" w:oddVBand="0" w:evenVBand="0" w:oddHBand="0" w:evenHBand="0" w:firstRowFirstColumn="0" w:firstRowLastColumn="0" w:lastRowFirstColumn="0" w:lastRowLastColumn="0"/>
              <w:rPr>
                <w:rFonts w:cstheme="minorHAnsi"/>
                <w:bCs/>
                <w:sz w:val="22"/>
                <w:szCs w:val="22"/>
              </w:rPr>
            </w:pPr>
            <w:r w:rsidRPr="009F47F6">
              <w:rPr>
                <w:rFonts w:cstheme="minorHAnsi"/>
                <w:bCs/>
                <w:sz w:val="22"/>
                <w:szCs w:val="22"/>
              </w:rPr>
              <w:t>1 750</w:t>
            </w:r>
          </w:p>
        </w:tc>
        <w:tc>
          <w:tcPr>
            <w:tcW w:w="1749" w:type="dxa"/>
          </w:tcPr>
          <w:p w14:paraId="04A90EA4" w14:textId="77777777" w:rsidR="006F380B" w:rsidRPr="009F47F6" w:rsidRDefault="006F380B" w:rsidP="009F47F6">
            <w:pPr>
              <w:cnfStyle w:val="000000000000" w:firstRow="0" w:lastRow="0" w:firstColumn="0" w:lastColumn="0" w:oddVBand="0" w:evenVBand="0" w:oddHBand="0" w:evenHBand="0" w:firstRowFirstColumn="0" w:firstRowLastColumn="0" w:lastRowFirstColumn="0" w:lastRowLastColumn="0"/>
              <w:rPr>
                <w:rFonts w:cstheme="minorHAnsi"/>
                <w:bCs/>
                <w:sz w:val="22"/>
                <w:szCs w:val="22"/>
              </w:rPr>
            </w:pPr>
            <w:r w:rsidRPr="009F47F6">
              <w:rPr>
                <w:rFonts w:cstheme="minorHAnsi"/>
                <w:bCs/>
                <w:sz w:val="22"/>
                <w:szCs w:val="22"/>
              </w:rPr>
              <w:t>1 600</w:t>
            </w:r>
          </w:p>
        </w:tc>
        <w:tc>
          <w:tcPr>
            <w:tcW w:w="3065" w:type="dxa"/>
          </w:tcPr>
          <w:p w14:paraId="64A34BF8" w14:textId="77777777" w:rsidR="006F380B" w:rsidRPr="009F47F6" w:rsidRDefault="006F380B" w:rsidP="009F47F6">
            <w:pPr>
              <w:cnfStyle w:val="000000000000" w:firstRow="0" w:lastRow="0" w:firstColumn="0" w:lastColumn="0" w:oddVBand="0" w:evenVBand="0" w:oddHBand="0" w:evenHBand="0" w:firstRowFirstColumn="0" w:firstRowLastColumn="0" w:lastRowFirstColumn="0" w:lastRowLastColumn="0"/>
              <w:rPr>
                <w:rFonts w:cstheme="minorHAnsi"/>
                <w:bCs/>
                <w:sz w:val="22"/>
                <w:szCs w:val="22"/>
              </w:rPr>
            </w:pPr>
            <w:r w:rsidRPr="009F47F6">
              <w:rPr>
                <w:rFonts w:cstheme="minorHAnsi"/>
                <w:bCs/>
                <w:sz w:val="22"/>
                <w:szCs w:val="22"/>
              </w:rPr>
              <w:t>20 100</w:t>
            </w:r>
          </w:p>
        </w:tc>
      </w:tr>
      <w:tr w:rsidR="006F380B" w:rsidRPr="0085248B" w14:paraId="1D2D5B66" w14:textId="77777777" w:rsidTr="004D2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7287A3CB" w14:textId="77777777" w:rsidR="006F380B" w:rsidRPr="009F47F6" w:rsidRDefault="006F380B" w:rsidP="009F47F6">
            <w:pPr>
              <w:rPr>
                <w:rFonts w:cstheme="minorHAnsi"/>
                <w:bCs/>
                <w:sz w:val="22"/>
                <w:szCs w:val="22"/>
              </w:rPr>
            </w:pPr>
            <w:r w:rsidRPr="009F47F6">
              <w:rPr>
                <w:rFonts w:cstheme="minorHAnsi"/>
                <w:bCs/>
                <w:sz w:val="22"/>
                <w:szCs w:val="22"/>
              </w:rPr>
              <w:t>Secrétaire de Mairie</w:t>
            </w:r>
          </w:p>
        </w:tc>
        <w:tc>
          <w:tcPr>
            <w:tcW w:w="1794" w:type="dxa"/>
          </w:tcPr>
          <w:p w14:paraId="58A38EA4" w14:textId="77777777" w:rsidR="006F380B" w:rsidRPr="009F47F6" w:rsidRDefault="006F380B" w:rsidP="009F47F6">
            <w:pPr>
              <w:cnfStyle w:val="000000100000" w:firstRow="0" w:lastRow="0" w:firstColumn="0" w:lastColumn="0" w:oddVBand="0" w:evenVBand="0" w:oddHBand="1" w:evenHBand="0" w:firstRowFirstColumn="0" w:firstRowLastColumn="0" w:lastRowFirstColumn="0" w:lastRowLastColumn="0"/>
              <w:rPr>
                <w:rFonts w:cstheme="minorHAnsi"/>
                <w:bCs/>
                <w:sz w:val="22"/>
                <w:szCs w:val="22"/>
              </w:rPr>
            </w:pPr>
            <w:r w:rsidRPr="009F47F6">
              <w:rPr>
                <w:rFonts w:cstheme="minorHAnsi"/>
                <w:bCs/>
                <w:sz w:val="22"/>
                <w:szCs w:val="22"/>
              </w:rPr>
              <w:t>1 750</w:t>
            </w:r>
          </w:p>
        </w:tc>
        <w:tc>
          <w:tcPr>
            <w:tcW w:w="1749" w:type="dxa"/>
          </w:tcPr>
          <w:p w14:paraId="15A41900" w14:textId="77777777" w:rsidR="006F380B" w:rsidRPr="009F47F6" w:rsidRDefault="006F380B" w:rsidP="009F47F6">
            <w:pPr>
              <w:cnfStyle w:val="000000100000" w:firstRow="0" w:lastRow="0" w:firstColumn="0" w:lastColumn="0" w:oddVBand="0" w:evenVBand="0" w:oddHBand="1" w:evenHBand="0" w:firstRowFirstColumn="0" w:firstRowLastColumn="0" w:lastRowFirstColumn="0" w:lastRowLastColumn="0"/>
              <w:rPr>
                <w:rFonts w:cstheme="minorHAnsi"/>
                <w:bCs/>
                <w:sz w:val="22"/>
                <w:szCs w:val="22"/>
              </w:rPr>
            </w:pPr>
            <w:r w:rsidRPr="009F47F6">
              <w:rPr>
                <w:rFonts w:cstheme="minorHAnsi"/>
                <w:bCs/>
                <w:sz w:val="22"/>
                <w:szCs w:val="22"/>
              </w:rPr>
              <w:t>1 600</w:t>
            </w:r>
          </w:p>
        </w:tc>
        <w:tc>
          <w:tcPr>
            <w:tcW w:w="3065" w:type="dxa"/>
          </w:tcPr>
          <w:p w14:paraId="535FCC4C" w14:textId="77777777" w:rsidR="006F380B" w:rsidRPr="009F47F6" w:rsidRDefault="006F380B" w:rsidP="009F47F6">
            <w:pPr>
              <w:cnfStyle w:val="000000100000" w:firstRow="0" w:lastRow="0" w:firstColumn="0" w:lastColumn="0" w:oddVBand="0" w:evenVBand="0" w:oddHBand="1" w:evenHBand="0" w:firstRowFirstColumn="0" w:firstRowLastColumn="0" w:lastRowFirstColumn="0" w:lastRowLastColumn="0"/>
              <w:rPr>
                <w:rFonts w:cstheme="minorHAnsi"/>
                <w:bCs/>
                <w:sz w:val="22"/>
                <w:szCs w:val="22"/>
              </w:rPr>
            </w:pPr>
            <w:r w:rsidRPr="009F47F6">
              <w:rPr>
                <w:rFonts w:cstheme="minorHAnsi"/>
                <w:bCs/>
                <w:sz w:val="22"/>
                <w:szCs w:val="22"/>
              </w:rPr>
              <w:t>20 100</w:t>
            </w:r>
          </w:p>
        </w:tc>
      </w:tr>
    </w:tbl>
    <w:p w14:paraId="2E61CE85" w14:textId="3ACBCCDA" w:rsidR="00C859B6" w:rsidRPr="009F47F6" w:rsidRDefault="00C859B6" w:rsidP="00126F22">
      <w:pPr>
        <w:spacing w:after="200"/>
        <w:rPr>
          <w:rFonts w:cstheme="minorHAnsi"/>
          <w:sz w:val="22"/>
          <w:szCs w:val="22"/>
        </w:rPr>
      </w:pPr>
    </w:p>
    <w:p w14:paraId="6D1E5976" w14:textId="7FDC9D82" w:rsidR="006F380B" w:rsidRPr="009F47F6" w:rsidRDefault="006F380B" w:rsidP="004A2802">
      <w:pPr>
        <w:pStyle w:val="Paragraphedeliste"/>
        <w:numPr>
          <w:ilvl w:val="0"/>
          <w:numId w:val="36"/>
        </w:numPr>
        <w:spacing w:after="200"/>
        <w:rPr>
          <w:rFonts w:cstheme="minorHAnsi"/>
          <w:sz w:val="22"/>
          <w:szCs w:val="22"/>
        </w:rPr>
      </w:pPr>
      <w:r w:rsidRPr="009F47F6">
        <w:rPr>
          <w:rFonts w:cstheme="minorHAnsi"/>
          <w:sz w:val="22"/>
          <w:szCs w:val="22"/>
        </w:rPr>
        <w:t>Indemnités horaires pour travaux supplémentaires</w:t>
      </w:r>
    </w:p>
    <w:tbl>
      <w:tblPr>
        <w:tblW w:w="10228" w:type="dxa"/>
        <w:tblInd w:w="-3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8" w:type="dxa"/>
        </w:tblCellMar>
        <w:tblLook w:val="0000" w:firstRow="0" w:lastRow="0" w:firstColumn="0" w:lastColumn="0" w:noHBand="0" w:noVBand="0"/>
      </w:tblPr>
      <w:tblGrid>
        <w:gridCol w:w="250"/>
        <w:gridCol w:w="1119"/>
        <w:gridCol w:w="941"/>
        <w:gridCol w:w="58"/>
        <w:gridCol w:w="6820"/>
        <w:gridCol w:w="483"/>
        <w:gridCol w:w="557"/>
      </w:tblGrid>
      <w:tr w:rsidR="00E469EB" w:rsidRPr="0085248B" w14:paraId="122C02DA" w14:textId="77777777" w:rsidTr="00126F22">
        <w:tc>
          <w:tcPr>
            <w:tcW w:w="2310" w:type="dxa"/>
            <w:gridSpan w:val="3"/>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77BAD739" w14:textId="77777777" w:rsidR="00E469EB" w:rsidRPr="009F47F6" w:rsidRDefault="00696022" w:rsidP="00126F22">
            <w:pPr>
              <w:suppressAutoHyphens/>
              <w:contextualSpacing/>
              <w:rPr>
                <w:rFonts w:cstheme="minorHAnsi"/>
                <w:sz w:val="22"/>
                <w:szCs w:val="22"/>
              </w:rPr>
            </w:pPr>
            <w:r>
              <w:fldChar w:fldCharType="begin"/>
            </w:r>
            <w:r>
              <w:instrText xml:space="preserve"> HYPERLINK "https://www.legifrance.gouv.fr/affichTexte.do?cidTexte=JORFTEXT000000172116" \h </w:instrText>
            </w:r>
            <w:r>
              <w:fldChar w:fldCharType="separate"/>
            </w:r>
            <w:r w:rsidR="00E469EB" w:rsidRPr="009F47F6">
              <w:rPr>
                <w:rFonts w:cstheme="minorHAnsi"/>
                <w:webHidden/>
              </w:rPr>
              <w:t>Décret n°91-875 du 6/09/1991</w:t>
            </w:r>
            <w:r>
              <w:rPr>
                <w:rFonts w:cstheme="minorHAnsi"/>
              </w:rPr>
              <w:fldChar w:fldCharType="end"/>
            </w:r>
            <w:r w:rsidR="00E469EB" w:rsidRPr="009F47F6">
              <w:rPr>
                <w:rFonts w:cstheme="minorHAnsi"/>
                <w:sz w:val="22"/>
                <w:szCs w:val="22"/>
              </w:rPr>
              <w:t xml:space="preserve"> </w:t>
            </w:r>
          </w:p>
          <w:p w14:paraId="55DFA2C3" w14:textId="77777777" w:rsidR="00E469EB" w:rsidRPr="009F47F6" w:rsidRDefault="00E469EB" w:rsidP="00EB01E4">
            <w:pPr>
              <w:rPr>
                <w:rFonts w:cstheme="minorHAnsi"/>
                <w:sz w:val="22"/>
                <w:szCs w:val="22"/>
              </w:rPr>
            </w:pPr>
          </w:p>
          <w:p w14:paraId="7F73F2D2" w14:textId="77777777" w:rsidR="00E469EB" w:rsidRPr="009F47F6" w:rsidRDefault="00696022">
            <w:pPr>
              <w:rPr>
                <w:rFonts w:cstheme="minorHAnsi"/>
                <w:sz w:val="22"/>
                <w:szCs w:val="22"/>
              </w:rPr>
            </w:pPr>
            <w:r>
              <w:fldChar w:fldCharType="begin"/>
            </w:r>
            <w:r>
              <w:instrText xml:space="preserve"> HYPERLINK "https://www.legifrance.gouv.fr/affichTexte.do?cidTexte=JORFTEXT000000409758" \h </w:instrText>
            </w:r>
            <w:r>
              <w:fldChar w:fldCharType="separate"/>
            </w:r>
            <w:r w:rsidR="00E469EB" w:rsidRPr="009F47F6">
              <w:rPr>
                <w:rFonts w:cstheme="minorHAnsi"/>
                <w:webHidden/>
              </w:rPr>
              <w:t>Décret n°2002-60 du 14/01/2002</w:t>
            </w:r>
            <w:r>
              <w:rPr>
                <w:rFonts w:cstheme="minorHAnsi"/>
              </w:rPr>
              <w:fldChar w:fldCharType="end"/>
            </w:r>
            <w:r w:rsidR="00E469EB" w:rsidRPr="009F47F6">
              <w:rPr>
                <w:rFonts w:cstheme="minorHAnsi"/>
                <w:sz w:val="22"/>
                <w:szCs w:val="22"/>
              </w:rPr>
              <w:t xml:space="preserve"> </w:t>
            </w:r>
          </w:p>
          <w:p w14:paraId="1E375648" w14:textId="77777777" w:rsidR="00E469EB" w:rsidRPr="009F47F6" w:rsidRDefault="00E469EB">
            <w:pPr>
              <w:ind w:left="142"/>
              <w:rPr>
                <w:rFonts w:cstheme="minorHAnsi"/>
                <w:sz w:val="22"/>
                <w:szCs w:val="22"/>
              </w:rPr>
            </w:pPr>
          </w:p>
          <w:p w14:paraId="554B68CF" w14:textId="77777777" w:rsidR="00E469EB" w:rsidRPr="009F47F6" w:rsidRDefault="00E469EB">
            <w:pPr>
              <w:rPr>
                <w:rFonts w:cstheme="minorHAnsi"/>
                <w:sz w:val="22"/>
                <w:szCs w:val="22"/>
              </w:rPr>
            </w:pPr>
          </w:p>
          <w:p w14:paraId="6285170F" w14:textId="77777777" w:rsidR="00E469EB" w:rsidRPr="009F47F6" w:rsidRDefault="00E469EB">
            <w:pPr>
              <w:rPr>
                <w:rFonts w:cstheme="minorHAnsi"/>
                <w:sz w:val="22"/>
                <w:szCs w:val="22"/>
              </w:rPr>
            </w:pPr>
          </w:p>
          <w:p w14:paraId="42028F48" w14:textId="77777777" w:rsidR="00E469EB" w:rsidRPr="009F47F6" w:rsidRDefault="00E469EB">
            <w:pPr>
              <w:rPr>
                <w:rFonts w:cstheme="minorHAnsi"/>
                <w:sz w:val="22"/>
                <w:szCs w:val="22"/>
              </w:rPr>
            </w:pPr>
          </w:p>
          <w:p w14:paraId="5481AD5F" w14:textId="34B94115" w:rsidR="00E469EB" w:rsidRPr="009F47F6" w:rsidRDefault="00696022">
            <w:pPr>
              <w:rPr>
                <w:rFonts w:cstheme="minorHAnsi"/>
                <w:sz w:val="22"/>
                <w:szCs w:val="22"/>
              </w:rPr>
            </w:pPr>
            <w:r>
              <w:fldChar w:fldCharType="begin"/>
            </w:r>
            <w:r>
              <w:instrText xml:space="preserve"> HYPERLINK "https://www.legifrance.gouv.fr/affichTexte.do?cidTexte=JORFTEXT000000523779&amp;dateTexte=" \h </w:instrText>
            </w:r>
            <w:r>
              <w:fldChar w:fldCharType="separate"/>
            </w:r>
            <w:r w:rsidR="00E469EB" w:rsidRPr="009F47F6">
              <w:rPr>
                <w:rFonts w:cstheme="minorHAnsi"/>
                <w:webHidden/>
              </w:rPr>
              <w:t>Décret n°2007-1360 du 19/11/2007</w:t>
            </w:r>
            <w:r>
              <w:rPr>
                <w:rFonts w:cstheme="minorHAnsi"/>
              </w:rPr>
              <w:fldChar w:fldCharType="end"/>
            </w:r>
          </w:p>
        </w:tc>
        <w:tc>
          <w:tcPr>
            <w:tcW w:w="7918" w:type="dxa"/>
            <w:gridSpan w:val="4"/>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0DE50948" w14:textId="77777777" w:rsidR="00E469EB" w:rsidRPr="009F47F6" w:rsidRDefault="00E469EB" w:rsidP="00126F22">
            <w:pPr>
              <w:suppressAutoHyphens/>
              <w:contextualSpacing/>
              <w:rPr>
                <w:rFonts w:cstheme="minorHAnsi"/>
                <w:sz w:val="22"/>
                <w:szCs w:val="22"/>
              </w:rPr>
            </w:pPr>
            <w:r w:rsidRPr="009F47F6">
              <w:rPr>
                <w:rFonts w:cstheme="minorHAnsi"/>
                <w:sz w:val="22"/>
                <w:szCs w:val="22"/>
              </w:rPr>
              <w:t>Dispositions statutaires pour l'application du premier alinéa de l'article 88 de la loi du 26 janvier 1984 portant dispositions statutaires relatives à la fonction publique territoriale.</w:t>
            </w:r>
          </w:p>
          <w:p w14:paraId="26A1B49F" w14:textId="0C1AB08F" w:rsidR="00E469EB" w:rsidRPr="009F47F6" w:rsidRDefault="00E469EB" w:rsidP="00EB01E4">
            <w:pPr>
              <w:rPr>
                <w:rFonts w:cstheme="minorHAnsi"/>
                <w:sz w:val="22"/>
                <w:szCs w:val="22"/>
              </w:rPr>
            </w:pPr>
            <w:r w:rsidRPr="009F47F6">
              <w:rPr>
                <w:rFonts w:cstheme="minorHAnsi"/>
                <w:sz w:val="22"/>
                <w:szCs w:val="22"/>
              </w:rPr>
              <w:t xml:space="preserve">Le décret n° 2002-60 du 14 janvier 2002 est venu modifier le régime indemnitaire des travaux supplémentaires de la Fonction Publique de </w:t>
            </w:r>
            <w:r w:rsidR="00A00610" w:rsidRPr="009F47F6">
              <w:rPr>
                <w:rFonts w:cstheme="minorHAnsi"/>
                <w:sz w:val="22"/>
                <w:szCs w:val="22"/>
              </w:rPr>
              <w:t>l’</w:t>
            </w:r>
            <w:r w:rsidR="00A00610">
              <w:rPr>
                <w:rFonts w:cstheme="minorHAnsi"/>
                <w:sz w:val="22"/>
                <w:szCs w:val="22"/>
              </w:rPr>
              <w:t>É</w:t>
            </w:r>
            <w:r w:rsidR="00A00610" w:rsidRPr="009F47F6">
              <w:rPr>
                <w:rFonts w:cstheme="minorHAnsi"/>
                <w:sz w:val="22"/>
                <w:szCs w:val="22"/>
              </w:rPr>
              <w:t>tat</w:t>
            </w:r>
            <w:r w:rsidRPr="009F47F6">
              <w:rPr>
                <w:rFonts w:cstheme="minorHAnsi"/>
                <w:sz w:val="22"/>
                <w:szCs w:val="22"/>
              </w:rPr>
              <w:t xml:space="preserve">. En application du principe de parité défini à </w:t>
            </w:r>
            <w:r w:rsidR="00696022">
              <w:fldChar w:fldCharType="begin"/>
            </w:r>
            <w:r w:rsidR="00696022">
              <w:instrText xml:space="preserve"> HYPERLINK "https://www.legifrance.gouv.fr/affichTexteArticle.do?idArticle=LEGIARTI000006366953&amp;cidTexte=JORFTEXT000000320434" \h </w:instrText>
            </w:r>
            <w:r w:rsidR="00696022">
              <w:fldChar w:fldCharType="separate"/>
            </w:r>
            <w:r w:rsidRPr="009F47F6">
              <w:rPr>
                <w:rFonts w:cstheme="minorHAnsi"/>
                <w:webHidden/>
              </w:rPr>
              <w:t>l’article 88 de la loi n°84-53 du 26 janvier 1984</w:t>
            </w:r>
            <w:r w:rsidR="00696022">
              <w:rPr>
                <w:rFonts w:cstheme="minorHAnsi"/>
              </w:rPr>
              <w:fldChar w:fldCharType="end"/>
            </w:r>
            <w:r w:rsidRPr="009F47F6">
              <w:rPr>
                <w:rFonts w:cstheme="minorHAnsi"/>
                <w:sz w:val="22"/>
                <w:szCs w:val="22"/>
              </w:rPr>
              <w:t>, ce texte est transposable à la Fonction Publique Territoriale.</w:t>
            </w:r>
          </w:p>
          <w:p w14:paraId="249B0AB6" w14:textId="76F40E20" w:rsidR="00E469EB" w:rsidRPr="009F47F6" w:rsidRDefault="00E469EB">
            <w:pPr>
              <w:rPr>
                <w:rFonts w:cstheme="minorHAnsi"/>
              </w:rPr>
            </w:pPr>
            <w:r w:rsidRPr="009F47F6">
              <w:rPr>
                <w:rFonts w:cstheme="minorHAnsi"/>
                <w:sz w:val="22"/>
                <w:szCs w:val="22"/>
              </w:rPr>
              <w:t xml:space="preserve">Il appartient à l’assemblée délibérante de chaque collectivité territoriale ou au conseil d’administration de l’établissement public local de fixer le régime indemnitaire des IHTS dans la limite maximale du régime indemnitaire dont bénéficient les différents services de </w:t>
            </w:r>
            <w:r w:rsidR="00A00610" w:rsidRPr="009F47F6">
              <w:rPr>
                <w:rFonts w:cstheme="minorHAnsi"/>
                <w:sz w:val="22"/>
                <w:szCs w:val="22"/>
              </w:rPr>
              <w:t>l’</w:t>
            </w:r>
            <w:r w:rsidR="00A00610">
              <w:rPr>
                <w:rFonts w:cstheme="minorHAnsi"/>
                <w:sz w:val="22"/>
                <w:szCs w:val="22"/>
              </w:rPr>
              <w:t>É</w:t>
            </w:r>
            <w:r w:rsidR="00A00610" w:rsidRPr="009F47F6">
              <w:rPr>
                <w:rFonts w:cstheme="minorHAnsi"/>
                <w:sz w:val="22"/>
                <w:szCs w:val="22"/>
              </w:rPr>
              <w:t>tat</w:t>
            </w:r>
            <w:r w:rsidRPr="009F47F6">
              <w:rPr>
                <w:rFonts w:cstheme="minorHAnsi"/>
                <w:sz w:val="22"/>
                <w:szCs w:val="22"/>
              </w:rPr>
              <w:t>.</w:t>
            </w:r>
          </w:p>
          <w:p w14:paraId="6AF69E83" w14:textId="77777777" w:rsidR="00E469EB" w:rsidRPr="009F47F6" w:rsidRDefault="00E469EB">
            <w:pPr>
              <w:rPr>
                <w:rFonts w:cstheme="minorHAnsi"/>
                <w:sz w:val="22"/>
                <w:szCs w:val="22"/>
              </w:rPr>
            </w:pPr>
            <w:r w:rsidRPr="009F47F6">
              <w:rPr>
                <w:rFonts w:cstheme="minorHAnsi"/>
                <w:sz w:val="22"/>
                <w:szCs w:val="22"/>
              </w:rPr>
              <w:t>Le décret du 19/11/2007 a supprimé l’indice plafond pour la catégorie B égal à 380 depuis le 21 novembre 2007.</w:t>
            </w:r>
          </w:p>
        </w:tc>
      </w:tr>
      <w:tr w:rsidR="00E469EB" w:rsidRPr="0085248B" w14:paraId="620321BD" w14:textId="77777777" w:rsidTr="00126F22">
        <w:tc>
          <w:tcPr>
            <w:tcW w:w="2310" w:type="dxa"/>
            <w:gridSpan w:val="3"/>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3D761107" w14:textId="77777777" w:rsidR="00E469EB" w:rsidRPr="009F47F6" w:rsidRDefault="00E469EB" w:rsidP="00126F22">
            <w:pPr>
              <w:suppressAutoHyphens/>
              <w:contextualSpacing/>
              <w:rPr>
                <w:rFonts w:cstheme="minorHAnsi"/>
                <w:sz w:val="22"/>
                <w:szCs w:val="22"/>
              </w:rPr>
            </w:pPr>
            <w:r w:rsidRPr="009F47F6">
              <w:rPr>
                <w:rFonts w:cstheme="minorHAnsi"/>
                <w:sz w:val="22"/>
                <w:szCs w:val="22"/>
              </w:rPr>
              <w:t>Bénéficiaires</w:t>
            </w:r>
          </w:p>
        </w:tc>
        <w:tc>
          <w:tcPr>
            <w:tcW w:w="7918" w:type="dxa"/>
            <w:gridSpan w:val="4"/>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75781D58" w14:textId="77777777" w:rsidR="00E469EB" w:rsidRPr="009F47F6" w:rsidRDefault="00E469EB" w:rsidP="00EB01E4">
            <w:pPr>
              <w:rPr>
                <w:rFonts w:cstheme="minorHAnsi"/>
                <w:sz w:val="22"/>
                <w:szCs w:val="22"/>
              </w:rPr>
            </w:pPr>
            <w:r w:rsidRPr="009F47F6">
              <w:rPr>
                <w:rFonts w:cstheme="minorHAnsi"/>
                <w:sz w:val="22"/>
                <w:szCs w:val="22"/>
              </w:rPr>
              <w:t xml:space="preserve">Agents titulaires et stagiaires employés à temps complet appartenant aux catégories C ou B. </w:t>
            </w:r>
          </w:p>
          <w:p w14:paraId="1C0AB713" w14:textId="77777777" w:rsidR="00E469EB" w:rsidRPr="009F47F6" w:rsidRDefault="00E469EB">
            <w:pPr>
              <w:rPr>
                <w:rFonts w:cstheme="minorHAnsi"/>
                <w:sz w:val="22"/>
                <w:szCs w:val="22"/>
              </w:rPr>
            </w:pPr>
            <w:r w:rsidRPr="009F47F6">
              <w:rPr>
                <w:rFonts w:cstheme="minorHAnsi"/>
                <w:sz w:val="22"/>
                <w:szCs w:val="22"/>
              </w:rPr>
              <w:t>Agents non titulaires à temps complet de même niveau dès lors qu’une délibération le prévoit.</w:t>
            </w:r>
          </w:p>
          <w:p w14:paraId="621E225A" w14:textId="77777777" w:rsidR="00E469EB" w:rsidRPr="009F47F6" w:rsidRDefault="00E469EB">
            <w:pPr>
              <w:rPr>
                <w:rFonts w:cstheme="minorHAnsi"/>
                <w:sz w:val="22"/>
                <w:szCs w:val="22"/>
              </w:rPr>
            </w:pPr>
            <w:r w:rsidRPr="009F47F6">
              <w:rPr>
                <w:rFonts w:cstheme="minorHAnsi"/>
                <w:sz w:val="22"/>
                <w:szCs w:val="22"/>
              </w:rPr>
              <w:lastRenderedPageBreak/>
              <w:t>Les agents employés à temps partiel et à temps non complet sont soumis à un mode particulier de Calcul des IHTS.</w:t>
            </w:r>
          </w:p>
          <w:p w14:paraId="3918B75B" w14:textId="77777777" w:rsidR="00E469EB" w:rsidRPr="009F47F6" w:rsidRDefault="00E469EB">
            <w:pPr>
              <w:rPr>
                <w:rFonts w:cstheme="minorHAnsi"/>
                <w:sz w:val="22"/>
                <w:szCs w:val="22"/>
              </w:rPr>
            </w:pPr>
            <w:r w:rsidRPr="009F47F6">
              <w:rPr>
                <w:rFonts w:cstheme="minorHAnsi"/>
                <w:sz w:val="22"/>
                <w:szCs w:val="22"/>
              </w:rPr>
              <w:t xml:space="preserve">Cadres d’emplois concernés : </w:t>
            </w:r>
          </w:p>
          <w:p w14:paraId="043EDDAD" w14:textId="77777777" w:rsidR="00E469EB" w:rsidRPr="009F47F6" w:rsidRDefault="00E469EB" w:rsidP="004A2802">
            <w:pPr>
              <w:pStyle w:val="Paragraphedeliste"/>
              <w:numPr>
                <w:ilvl w:val="0"/>
                <w:numId w:val="37"/>
              </w:numPr>
              <w:spacing w:after="0"/>
              <w:ind w:left="142" w:firstLine="0"/>
              <w:rPr>
                <w:rFonts w:cstheme="minorHAnsi"/>
                <w:sz w:val="22"/>
                <w:szCs w:val="22"/>
              </w:rPr>
            </w:pPr>
            <w:r w:rsidRPr="009F47F6">
              <w:rPr>
                <w:rFonts w:cstheme="minorHAnsi"/>
                <w:sz w:val="22"/>
                <w:szCs w:val="22"/>
              </w:rPr>
              <w:t>Filière administrative : rédacteurs et adjoints administratifs</w:t>
            </w:r>
          </w:p>
          <w:p w14:paraId="7ACAF17D" w14:textId="77777777" w:rsidR="00E469EB" w:rsidRPr="009F47F6" w:rsidRDefault="00E469EB" w:rsidP="004A2802">
            <w:pPr>
              <w:pStyle w:val="Paragraphedeliste"/>
              <w:numPr>
                <w:ilvl w:val="0"/>
                <w:numId w:val="37"/>
              </w:numPr>
              <w:spacing w:after="0"/>
              <w:ind w:left="142" w:firstLine="0"/>
              <w:rPr>
                <w:rFonts w:cstheme="minorHAnsi"/>
                <w:sz w:val="22"/>
                <w:szCs w:val="22"/>
              </w:rPr>
            </w:pPr>
            <w:r w:rsidRPr="009F47F6">
              <w:rPr>
                <w:rFonts w:cstheme="minorHAnsi"/>
                <w:sz w:val="22"/>
                <w:szCs w:val="22"/>
              </w:rPr>
              <w:t>Filière technique : techniciens, agents de maîtrise, adjoints techniques, adjoints techniques des établissements d’enseignement de la filière technique</w:t>
            </w:r>
          </w:p>
          <w:p w14:paraId="569F38BA" w14:textId="77777777" w:rsidR="00E469EB" w:rsidRPr="009F47F6" w:rsidRDefault="00E469EB" w:rsidP="004A2802">
            <w:pPr>
              <w:pStyle w:val="Paragraphedeliste"/>
              <w:numPr>
                <w:ilvl w:val="0"/>
                <w:numId w:val="37"/>
              </w:numPr>
              <w:spacing w:after="0"/>
              <w:ind w:left="142" w:firstLine="0"/>
              <w:rPr>
                <w:rFonts w:cstheme="minorHAnsi"/>
                <w:sz w:val="22"/>
                <w:szCs w:val="22"/>
              </w:rPr>
            </w:pPr>
            <w:r w:rsidRPr="009F47F6">
              <w:rPr>
                <w:rFonts w:cstheme="minorHAnsi"/>
                <w:sz w:val="22"/>
                <w:szCs w:val="22"/>
              </w:rPr>
              <w:t>Filière culturelle : assistants de conservation, adjoints du patrimoine</w:t>
            </w:r>
          </w:p>
          <w:p w14:paraId="35501C33" w14:textId="77777777" w:rsidR="00E469EB" w:rsidRPr="009F47F6" w:rsidRDefault="00E469EB" w:rsidP="004A2802">
            <w:pPr>
              <w:pStyle w:val="Paragraphedeliste"/>
              <w:numPr>
                <w:ilvl w:val="0"/>
                <w:numId w:val="37"/>
              </w:numPr>
              <w:spacing w:after="0"/>
              <w:ind w:left="142" w:firstLine="0"/>
              <w:rPr>
                <w:rFonts w:cstheme="minorHAnsi"/>
                <w:sz w:val="22"/>
                <w:szCs w:val="22"/>
              </w:rPr>
            </w:pPr>
            <w:r w:rsidRPr="009F47F6">
              <w:rPr>
                <w:rFonts w:cstheme="minorHAnsi"/>
                <w:sz w:val="22"/>
                <w:szCs w:val="22"/>
              </w:rPr>
              <w:t>Filière sportive : éducateur principal de 2e classe jusqu’au 4e échelon, éducateur jusqu’au 5e échelon, opérateur principal, opérateur qualifié, opérateur, aide opérateur</w:t>
            </w:r>
          </w:p>
          <w:p w14:paraId="5D56A831" w14:textId="77777777" w:rsidR="00E469EB" w:rsidRPr="009F47F6" w:rsidRDefault="00E469EB" w:rsidP="004A2802">
            <w:pPr>
              <w:pStyle w:val="Paragraphedeliste"/>
              <w:numPr>
                <w:ilvl w:val="0"/>
                <w:numId w:val="37"/>
              </w:numPr>
              <w:spacing w:after="0"/>
              <w:ind w:left="142" w:firstLine="0"/>
              <w:rPr>
                <w:rFonts w:cstheme="minorHAnsi"/>
                <w:sz w:val="22"/>
                <w:szCs w:val="22"/>
              </w:rPr>
            </w:pPr>
            <w:r w:rsidRPr="009F47F6">
              <w:rPr>
                <w:rFonts w:cstheme="minorHAnsi"/>
                <w:sz w:val="22"/>
                <w:szCs w:val="22"/>
              </w:rPr>
              <w:t>Filière de police : chef de service de police municipale, agent de police municipale, garde champêtre</w:t>
            </w:r>
          </w:p>
          <w:p w14:paraId="607F4D92" w14:textId="77777777" w:rsidR="00E469EB" w:rsidRPr="009F47F6" w:rsidRDefault="00E469EB" w:rsidP="004A2802">
            <w:pPr>
              <w:pStyle w:val="Paragraphedeliste"/>
              <w:numPr>
                <w:ilvl w:val="0"/>
                <w:numId w:val="37"/>
              </w:numPr>
              <w:spacing w:after="0"/>
              <w:ind w:left="142" w:firstLine="0"/>
              <w:rPr>
                <w:rFonts w:cstheme="minorHAnsi"/>
                <w:sz w:val="22"/>
                <w:szCs w:val="22"/>
              </w:rPr>
            </w:pPr>
            <w:r w:rsidRPr="009F47F6">
              <w:rPr>
                <w:rFonts w:cstheme="minorHAnsi"/>
                <w:sz w:val="22"/>
                <w:szCs w:val="22"/>
              </w:rPr>
              <w:t>Filière animation : animateurs, adjoints d’animation</w:t>
            </w:r>
          </w:p>
          <w:p w14:paraId="0ECFB7DA" w14:textId="77777777" w:rsidR="00E469EB" w:rsidRPr="009F47F6" w:rsidRDefault="00E469EB" w:rsidP="004A2802">
            <w:pPr>
              <w:pStyle w:val="Paragraphedeliste"/>
              <w:numPr>
                <w:ilvl w:val="0"/>
                <w:numId w:val="37"/>
              </w:numPr>
              <w:spacing w:after="0"/>
              <w:ind w:left="142" w:firstLine="0"/>
              <w:rPr>
                <w:rFonts w:cstheme="minorHAnsi"/>
                <w:sz w:val="22"/>
                <w:szCs w:val="22"/>
              </w:rPr>
            </w:pPr>
            <w:r w:rsidRPr="009F47F6">
              <w:rPr>
                <w:rFonts w:cstheme="minorHAnsi"/>
                <w:sz w:val="22"/>
                <w:szCs w:val="22"/>
              </w:rPr>
              <w:t>Filière des sapeurs-pompiers : lieutenants de sapeurs-pompiers professionnels, infirmiers de sapeurs-pompiers professionnels, sous-officiers de sapeurs-pompiers professionnels, sapeurs et caporaux de sapeurs-pompiers professionnels</w:t>
            </w:r>
          </w:p>
          <w:p w14:paraId="51CCE98E" w14:textId="77777777" w:rsidR="00E469EB" w:rsidRPr="009F47F6" w:rsidRDefault="00E469EB" w:rsidP="004A2802">
            <w:pPr>
              <w:pStyle w:val="Paragraphedeliste"/>
              <w:numPr>
                <w:ilvl w:val="0"/>
                <w:numId w:val="37"/>
              </w:numPr>
              <w:spacing w:after="0"/>
              <w:ind w:left="142" w:firstLine="0"/>
              <w:rPr>
                <w:rFonts w:cstheme="minorHAnsi"/>
                <w:sz w:val="22"/>
                <w:szCs w:val="22"/>
              </w:rPr>
            </w:pPr>
            <w:r w:rsidRPr="009F47F6">
              <w:rPr>
                <w:rFonts w:cstheme="minorHAnsi"/>
                <w:sz w:val="22"/>
                <w:szCs w:val="22"/>
              </w:rPr>
              <w:t>Filière sanitaire et sociale :</w:t>
            </w:r>
          </w:p>
          <w:p w14:paraId="3D28D1BD" w14:textId="77777777" w:rsidR="00E469EB" w:rsidRPr="009F47F6" w:rsidRDefault="00E469EB">
            <w:pPr>
              <w:ind w:left="142"/>
              <w:rPr>
                <w:rFonts w:cstheme="minorHAnsi"/>
                <w:sz w:val="22"/>
                <w:szCs w:val="22"/>
              </w:rPr>
            </w:pPr>
            <w:r w:rsidRPr="009F47F6">
              <w:rPr>
                <w:rFonts w:cstheme="minorHAnsi"/>
                <w:sz w:val="22"/>
                <w:szCs w:val="22"/>
              </w:rPr>
              <w:t xml:space="preserve">– </w:t>
            </w:r>
            <w:r w:rsidRPr="009F47F6">
              <w:rPr>
                <w:rFonts w:cstheme="minorHAnsi"/>
                <w:sz w:val="22"/>
                <w:szCs w:val="22"/>
                <w:u w:val="single"/>
              </w:rPr>
              <w:t>selon les dispositions applicables dans la fonction publique de l’État</w:t>
            </w:r>
            <w:r w:rsidRPr="009F47F6">
              <w:rPr>
                <w:rFonts w:cstheme="minorHAnsi"/>
                <w:sz w:val="22"/>
                <w:szCs w:val="22"/>
              </w:rPr>
              <w:t> : agents spécialisés des écoles maternelles, agents sociaux, assistants socio-éducatifs, éducateurs de jeunes enfants, moniteurs éducateurs et intervenants familiaux, techniciens paramédicaux exerçant les activités médicotechniques de technicien de laboratoire médical, de manipulateur d’électroradiologie médicale ou de préparateur en pharmacie hospitalière (dans l’attente de la modification du tableau de correspondance annexé au décret n°91-875 du 6/09/1991).</w:t>
            </w:r>
          </w:p>
        </w:tc>
      </w:tr>
      <w:tr w:rsidR="00E469EB" w:rsidRPr="0085248B" w14:paraId="122E3A6D" w14:textId="77777777" w:rsidTr="00126F22">
        <w:tc>
          <w:tcPr>
            <w:tcW w:w="2310" w:type="dxa"/>
            <w:gridSpan w:val="3"/>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2D3246F3" w14:textId="77777777" w:rsidR="00E469EB" w:rsidRPr="009F47F6" w:rsidRDefault="00E469EB" w:rsidP="00126F22">
            <w:pPr>
              <w:suppressAutoHyphens/>
              <w:ind w:left="142"/>
              <w:contextualSpacing/>
              <w:rPr>
                <w:rFonts w:cstheme="minorHAnsi"/>
                <w:sz w:val="22"/>
                <w:szCs w:val="22"/>
              </w:rPr>
            </w:pPr>
            <w:r w:rsidRPr="009F47F6">
              <w:rPr>
                <w:rFonts w:cstheme="minorHAnsi"/>
                <w:sz w:val="22"/>
                <w:szCs w:val="22"/>
              </w:rPr>
              <w:lastRenderedPageBreak/>
              <w:t>Conditions d’octroi</w:t>
            </w:r>
          </w:p>
        </w:tc>
        <w:tc>
          <w:tcPr>
            <w:tcW w:w="7918" w:type="dxa"/>
            <w:gridSpan w:val="4"/>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7CD89258" w14:textId="77777777" w:rsidR="00E469EB" w:rsidRPr="009F47F6" w:rsidRDefault="00E469EB" w:rsidP="00EB01E4">
            <w:pPr>
              <w:rPr>
                <w:rFonts w:cstheme="minorHAnsi"/>
                <w:sz w:val="22"/>
                <w:szCs w:val="22"/>
              </w:rPr>
            </w:pPr>
            <w:r w:rsidRPr="009F47F6">
              <w:rPr>
                <w:rFonts w:cstheme="minorHAnsi"/>
                <w:sz w:val="22"/>
                <w:szCs w:val="22"/>
              </w:rPr>
              <w:t xml:space="preserve">Mise en œuvre préalable d’instruments automatisés de décompte du temps de travail dans la collectivité. </w:t>
            </w:r>
          </w:p>
          <w:p w14:paraId="1B733168" w14:textId="77777777" w:rsidR="00E469EB" w:rsidRPr="009F47F6" w:rsidRDefault="00E469EB">
            <w:pPr>
              <w:rPr>
                <w:rFonts w:cstheme="minorHAnsi"/>
                <w:sz w:val="22"/>
                <w:szCs w:val="22"/>
              </w:rPr>
            </w:pPr>
            <w:r w:rsidRPr="009F47F6">
              <w:rPr>
                <w:rFonts w:cstheme="minorHAnsi"/>
                <w:sz w:val="22"/>
                <w:szCs w:val="22"/>
              </w:rPr>
              <w:t xml:space="preserve">Possibilité de décompte déclaratif pour les sites dont l’effectif des agents susceptibles de percevoir des IHTS est inférieure à 10 et les personnels exerçant leur activité hors de leurs locaux de rattachement. </w:t>
            </w:r>
          </w:p>
          <w:p w14:paraId="2D3B2AF0" w14:textId="77777777" w:rsidR="00E469EB" w:rsidRPr="009F47F6" w:rsidRDefault="00E469EB">
            <w:pPr>
              <w:rPr>
                <w:rFonts w:cstheme="minorHAnsi"/>
                <w:sz w:val="22"/>
                <w:szCs w:val="22"/>
              </w:rPr>
            </w:pPr>
            <w:r w:rsidRPr="009F47F6">
              <w:rPr>
                <w:rFonts w:cstheme="minorHAnsi"/>
                <w:sz w:val="22"/>
                <w:szCs w:val="22"/>
              </w:rPr>
              <w:t xml:space="preserve">Délibération de l’organe délibérant fixant, par cadres d’emplois et fonctions, la liste des emplois qui, en raison des missions exercées, ouvrent droit aux heures supplémentaires. </w:t>
            </w:r>
          </w:p>
          <w:p w14:paraId="51EB0FF4" w14:textId="77777777" w:rsidR="00E469EB" w:rsidRPr="009F47F6" w:rsidRDefault="00E469EB">
            <w:pPr>
              <w:rPr>
                <w:rFonts w:cstheme="minorHAnsi"/>
                <w:sz w:val="22"/>
                <w:szCs w:val="22"/>
              </w:rPr>
            </w:pPr>
            <w:r w:rsidRPr="009F47F6">
              <w:rPr>
                <w:rFonts w:cstheme="minorHAnsi"/>
                <w:sz w:val="22"/>
                <w:szCs w:val="22"/>
              </w:rPr>
              <w:t>Les travaux supplémentaires ne peuvent excéder 25 heures au cours d’un même mois. Pour la filière médico-sociale, le seuil est limité de 15 à 18 heures. Les heures de dimanches, de jours fériés ou de nuits sont prises en compte pour l’appréciation de ce plafond.</w:t>
            </w:r>
          </w:p>
          <w:p w14:paraId="41CFEA84" w14:textId="77777777" w:rsidR="00E469EB" w:rsidRPr="009F47F6" w:rsidRDefault="00E469EB">
            <w:pPr>
              <w:rPr>
                <w:rFonts w:cstheme="minorHAnsi"/>
                <w:sz w:val="22"/>
                <w:szCs w:val="22"/>
              </w:rPr>
            </w:pPr>
            <w:r w:rsidRPr="009F47F6">
              <w:rPr>
                <w:rFonts w:cstheme="minorHAnsi"/>
                <w:sz w:val="22"/>
                <w:szCs w:val="22"/>
              </w:rPr>
              <w:t>Dans le cadre de l’aménagement et la réduction du temps de travail, l’organe délibérant peut déterminer après avis du comité technique paritaire (CTP), la nature des fonctions justifiant des dépassements d’horaires.</w:t>
            </w:r>
          </w:p>
          <w:p w14:paraId="6064B2DA" w14:textId="77777777" w:rsidR="00E469EB" w:rsidRPr="009F47F6" w:rsidRDefault="00E469EB">
            <w:pPr>
              <w:rPr>
                <w:rFonts w:cstheme="minorHAnsi"/>
                <w:sz w:val="22"/>
                <w:szCs w:val="22"/>
              </w:rPr>
            </w:pPr>
            <w:r w:rsidRPr="009F47F6">
              <w:rPr>
                <w:rFonts w:cstheme="minorHAnsi"/>
                <w:sz w:val="22"/>
                <w:szCs w:val="22"/>
              </w:rPr>
              <w:t>Dans des circonstances exceptionnelles et pour une durée limitée, les agents peuvent réaliser des heures supplémentaires au-delà du contingent mensuel sur décision motivée de l’autorité territoriale avec information immédiate des représentants du personnel au CTP.</w:t>
            </w:r>
          </w:p>
        </w:tc>
      </w:tr>
      <w:tr w:rsidR="00E469EB" w:rsidRPr="0085248B" w14:paraId="69F0D13D" w14:textId="77777777" w:rsidTr="00126F22">
        <w:tc>
          <w:tcPr>
            <w:tcW w:w="2310" w:type="dxa"/>
            <w:gridSpan w:val="3"/>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12842A49" w14:textId="77777777" w:rsidR="00E469EB" w:rsidRPr="009F47F6" w:rsidRDefault="00E469EB" w:rsidP="00126F22">
            <w:pPr>
              <w:suppressAutoHyphens/>
              <w:ind w:left="142"/>
              <w:contextualSpacing/>
              <w:rPr>
                <w:rFonts w:cstheme="minorHAnsi"/>
                <w:sz w:val="22"/>
                <w:szCs w:val="22"/>
              </w:rPr>
            </w:pPr>
            <w:r w:rsidRPr="009F47F6">
              <w:rPr>
                <w:rFonts w:cstheme="minorHAnsi"/>
                <w:sz w:val="22"/>
                <w:szCs w:val="22"/>
              </w:rPr>
              <w:t>Calcul du paiement des IHTS</w:t>
            </w:r>
          </w:p>
          <w:p w14:paraId="7356FF51" w14:textId="77777777" w:rsidR="00E469EB" w:rsidRPr="009F47F6" w:rsidRDefault="00E469EB" w:rsidP="00126F22">
            <w:pPr>
              <w:suppressAutoHyphens/>
              <w:contextualSpacing/>
              <w:rPr>
                <w:rFonts w:cstheme="minorHAnsi"/>
                <w:sz w:val="22"/>
                <w:szCs w:val="22"/>
              </w:rPr>
            </w:pPr>
          </w:p>
        </w:tc>
        <w:tc>
          <w:tcPr>
            <w:tcW w:w="7918" w:type="dxa"/>
            <w:gridSpan w:val="4"/>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6B8DCD98" w14:textId="77777777" w:rsidR="00E469EB" w:rsidRPr="009F47F6" w:rsidRDefault="00E469EB" w:rsidP="00EB01E4">
            <w:pPr>
              <w:rPr>
                <w:rFonts w:cstheme="minorHAnsi"/>
                <w:b/>
                <w:sz w:val="22"/>
                <w:szCs w:val="22"/>
                <w:u w:val="single"/>
              </w:rPr>
            </w:pPr>
            <w:r w:rsidRPr="009F47F6">
              <w:rPr>
                <w:rFonts w:cstheme="minorHAnsi"/>
                <w:b/>
                <w:sz w:val="22"/>
                <w:szCs w:val="22"/>
                <w:u w:val="single"/>
              </w:rPr>
              <w:t>Cas des agents à temps complet</w:t>
            </w:r>
          </w:p>
          <w:p w14:paraId="3A153422" w14:textId="77777777" w:rsidR="00E469EB" w:rsidRPr="009F47F6" w:rsidRDefault="00E469EB">
            <w:pPr>
              <w:rPr>
                <w:rFonts w:cstheme="minorHAnsi"/>
                <w:sz w:val="22"/>
                <w:szCs w:val="22"/>
              </w:rPr>
            </w:pPr>
            <w:r w:rsidRPr="009F47F6">
              <w:rPr>
                <w:rFonts w:cstheme="minorHAnsi"/>
                <w:sz w:val="22"/>
                <w:szCs w:val="22"/>
              </w:rPr>
              <w:t>Elles sont calculées sur la base d’un taux horaire prenant pour base le montant du traitement brut annuel de l’agent (NBI comprise, sous réserve de confirmation par un texte officiel) et de l’indemnité de résidence divisée par 1 820. Ce taux horaire est ensuite majoré dans les conditions suivantes :</w:t>
            </w:r>
          </w:p>
          <w:p w14:paraId="5A7DD630" w14:textId="77777777" w:rsidR="00E469EB" w:rsidRPr="009F47F6" w:rsidRDefault="00E469EB" w:rsidP="00340855">
            <w:pPr>
              <w:pStyle w:val="Paragraphedeliste"/>
              <w:numPr>
                <w:ilvl w:val="0"/>
                <w:numId w:val="31"/>
              </w:numPr>
              <w:spacing w:after="0"/>
              <w:rPr>
                <w:rFonts w:cstheme="minorHAnsi"/>
                <w:sz w:val="22"/>
                <w:szCs w:val="22"/>
              </w:rPr>
            </w:pPr>
            <w:r w:rsidRPr="009F47F6">
              <w:rPr>
                <w:rFonts w:cstheme="minorHAnsi"/>
                <w:sz w:val="22"/>
                <w:szCs w:val="22"/>
              </w:rPr>
              <w:t>125 % pour les 14 premières heures ;</w:t>
            </w:r>
          </w:p>
          <w:p w14:paraId="288EE779" w14:textId="77777777" w:rsidR="00E469EB" w:rsidRPr="009F47F6" w:rsidRDefault="00E469EB" w:rsidP="00340855">
            <w:pPr>
              <w:pStyle w:val="Paragraphedeliste"/>
              <w:numPr>
                <w:ilvl w:val="0"/>
                <w:numId w:val="31"/>
              </w:numPr>
              <w:spacing w:after="0"/>
              <w:rPr>
                <w:rFonts w:cstheme="minorHAnsi"/>
                <w:sz w:val="22"/>
                <w:szCs w:val="22"/>
              </w:rPr>
            </w:pPr>
            <w:r w:rsidRPr="009F47F6">
              <w:rPr>
                <w:rFonts w:cstheme="minorHAnsi"/>
                <w:sz w:val="22"/>
                <w:szCs w:val="22"/>
              </w:rPr>
              <w:t>127 % pour les heures suivantes.</w:t>
            </w:r>
          </w:p>
          <w:p w14:paraId="0D52E65A" w14:textId="77777777" w:rsidR="00E469EB" w:rsidRPr="009F47F6" w:rsidRDefault="00E469EB">
            <w:pPr>
              <w:rPr>
                <w:rFonts w:cstheme="minorHAnsi"/>
                <w:b/>
                <w:sz w:val="22"/>
                <w:szCs w:val="22"/>
              </w:rPr>
            </w:pPr>
            <w:r w:rsidRPr="009F47F6">
              <w:rPr>
                <w:rFonts w:cstheme="minorHAnsi"/>
                <w:sz w:val="22"/>
                <w:szCs w:val="22"/>
              </w:rPr>
              <w:lastRenderedPageBreak/>
              <w:t>L’heure supplémentaire est majorée de 100 % lorsqu’elle est effectuée de nuit (de 22 heures à 7 heures) et de 66 % lorsqu’elle est accomplie un dimanche ou un jour férié.</w:t>
            </w:r>
          </w:p>
          <w:p w14:paraId="405BB28F" w14:textId="77777777" w:rsidR="00E469EB" w:rsidRPr="009F47F6" w:rsidRDefault="00E469EB">
            <w:pPr>
              <w:rPr>
                <w:rFonts w:cstheme="minorHAnsi"/>
                <w:b/>
                <w:sz w:val="22"/>
                <w:szCs w:val="22"/>
                <w:u w:val="single"/>
              </w:rPr>
            </w:pPr>
            <w:r w:rsidRPr="009F47F6">
              <w:rPr>
                <w:rFonts w:cstheme="minorHAnsi"/>
                <w:b/>
                <w:sz w:val="22"/>
                <w:szCs w:val="22"/>
                <w:u w:val="single"/>
              </w:rPr>
              <w:t>Cas des agents employés à temps partiel</w:t>
            </w:r>
          </w:p>
          <w:p w14:paraId="18DDE3B4" w14:textId="77777777" w:rsidR="00E469EB" w:rsidRPr="009F47F6" w:rsidRDefault="00E469EB">
            <w:pPr>
              <w:rPr>
                <w:rFonts w:cstheme="minorHAnsi"/>
                <w:sz w:val="22"/>
                <w:szCs w:val="22"/>
              </w:rPr>
            </w:pPr>
            <w:r w:rsidRPr="009F47F6">
              <w:rPr>
                <w:rFonts w:cstheme="minorHAnsi"/>
                <w:sz w:val="22"/>
                <w:szCs w:val="22"/>
              </w:rPr>
              <w:t>Le taux moyen est égal à la fraction suivante (décret n° 2004-777 du 29/07/2004, art.7 et décret n° 82-624 du 20/07/1982, art. 3 al.2) : Traitement brut annuel + indemnité de résidence/1 820</w:t>
            </w:r>
          </w:p>
          <w:p w14:paraId="13753C5F" w14:textId="77777777" w:rsidR="00E469EB" w:rsidRPr="009F47F6" w:rsidRDefault="00E469EB">
            <w:pPr>
              <w:rPr>
                <w:rFonts w:cstheme="minorHAnsi"/>
                <w:b/>
                <w:sz w:val="22"/>
                <w:szCs w:val="22"/>
                <w:u w:val="single"/>
              </w:rPr>
            </w:pPr>
            <w:r w:rsidRPr="009F47F6">
              <w:rPr>
                <w:rFonts w:cstheme="minorHAnsi"/>
                <w:b/>
                <w:sz w:val="22"/>
                <w:szCs w:val="22"/>
                <w:u w:val="single"/>
              </w:rPr>
              <w:t>Cas des agents à temps non complet</w:t>
            </w:r>
          </w:p>
          <w:p w14:paraId="1399C309" w14:textId="77777777" w:rsidR="00E469EB" w:rsidRPr="009F47F6" w:rsidRDefault="00E469EB">
            <w:pPr>
              <w:rPr>
                <w:rFonts w:cstheme="minorHAnsi"/>
                <w:sz w:val="22"/>
                <w:szCs w:val="22"/>
              </w:rPr>
            </w:pPr>
            <w:r w:rsidRPr="009F47F6">
              <w:rPr>
                <w:rFonts w:cstheme="minorHAnsi"/>
                <w:sz w:val="22"/>
                <w:szCs w:val="22"/>
              </w:rPr>
              <w:t>Leur durée de service étant strictement limitée, les travaux supplémentaires doivent avoir un caractère exceptionnel.</w:t>
            </w:r>
          </w:p>
          <w:p w14:paraId="0CDBDE6E" w14:textId="77777777" w:rsidR="00E469EB" w:rsidRPr="009F47F6" w:rsidRDefault="00E469EB">
            <w:pPr>
              <w:rPr>
                <w:rFonts w:cstheme="minorHAnsi"/>
                <w:sz w:val="22"/>
                <w:szCs w:val="22"/>
              </w:rPr>
            </w:pPr>
            <w:r w:rsidRPr="009F47F6">
              <w:rPr>
                <w:rFonts w:cstheme="minorHAnsi"/>
                <w:sz w:val="22"/>
                <w:szCs w:val="22"/>
              </w:rPr>
              <w:t>Un fonctionnaire à temps non complet amené à effectuer des heures au-delà de la durée normale définie lors de la création de l’emploi qu’il occupe, est rémunéré sur une base horaire résultant d’une proratisation de son traitement (heures dites « complémentaires »), tant que le total des heures effectuées ne dépasse pas la durée du cycle de travail défini par la collectivité pour les agents à temps complet. Au-delà, le montant est calculé conformément au décret n° 2002-60 du 14/01/2002 (réponse ministérielle n° 1635 JO-QS du 6/02/2003).</w:t>
            </w:r>
          </w:p>
        </w:tc>
      </w:tr>
      <w:tr w:rsidR="00E469EB" w:rsidRPr="0085248B" w14:paraId="6868E312" w14:textId="77777777" w:rsidTr="00126F22">
        <w:tc>
          <w:tcPr>
            <w:tcW w:w="2310" w:type="dxa"/>
            <w:gridSpan w:val="3"/>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5698029A" w14:textId="77777777" w:rsidR="00E469EB" w:rsidRPr="009F47F6" w:rsidRDefault="00E469EB" w:rsidP="00126F22">
            <w:pPr>
              <w:suppressAutoHyphens/>
              <w:ind w:left="142"/>
              <w:contextualSpacing/>
              <w:rPr>
                <w:rFonts w:cstheme="minorHAnsi"/>
                <w:sz w:val="22"/>
                <w:szCs w:val="22"/>
              </w:rPr>
            </w:pPr>
            <w:r w:rsidRPr="009F47F6">
              <w:rPr>
                <w:rFonts w:cstheme="minorHAnsi"/>
                <w:sz w:val="22"/>
                <w:szCs w:val="22"/>
              </w:rPr>
              <w:lastRenderedPageBreak/>
              <w:t>Contrôles particuliers</w:t>
            </w:r>
          </w:p>
        </w:tc>
        <w:tc>
          <w:tcPr>
            <w:tcW w:w="7918" w:type="dxa"/>
            <w:gridSpan w:val="4"/>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20A8A7F0" w14:textId="77777777" w:rsidR="00E469EB" w:rsidRPr="009F47F6" w:rsidRDefault="00E469EB" w:rsidP="00EB01E4">
            <w:pPr>
              <w:autoSpaceDE w:val="0"/>
              <w:autoSpaceDN w:val="0"/>
              <w:adjustRightInd w:val="0"/>
              <w:rPr>
                <w:rFonts w:cstheme="minorHAnsi"/>
                <w:sz w:val="22"/>
                <w:szCs w:val="22"/>
              </w:rPr>
            </w:pPr>
            <w:r w:rsidRPr="009F47F6">
              <w:rPr>
                <w:rFonts w:cstheme="minorHAnsi"/>
                <w:sz w:val="22"/>
                <w:szCs w:val="22"/>
              </w:rPr>
              <w:t>Indemnités non cumulables avec :</w:t>
            </w:r>
          </w:p>
          <w:p w14:paraId="013F5B70" w14:textId="77777777" w:rsidR="00E469EB" w:rsidRPr="009F47F6" w:rsidRDefault="00E469EB">
            <w:pPr>
              <w:autoSpaceDE w:val="0"/>
              <w:autoSpaceDN w:val="0"/>
              <w:adjustRightInd w:val="0"/>
              <w:rPr>
                <w:rFonts w:cstheme="minorHAnsi"/>
                <w:sz w:val="22"/>
                <w:szCs w:val="22"/>
              </w:rPr>
            </w:pPr>
            <w:r w:rsidRPr="009F47F6">
              <w:rPr>
                <w:rFonts w:cstheme="minorHAnsi"/>
                <w:sz w:val="22"/>
                <w:szCs w:val="22"/>
              </w:rPr>
              <w:t>– le régime spécifique des heures supplémentaires d’enseignement</w:t>
            </w:r>
          </w:p>
          <w:p w14:paraId="76A38278" w14:textId="77777777" w:rsidR="00E469EB" w:rsidRPr="009F47F6" w:rsidRDefault="00E469EB">
            <w:pPr>
              <w:autoSpaceDE w:val="0"/>
              <w:autoSpaceDN w:val="0"/>
              <w:adjustRightInd w:val="0"/>
              <w:rPr>
                <w:rFonts w:cstheme="minorHAnsi"/>
                <w:sz w:val="22"/>
                <w:szCs w:val="22"/>
              </w:rPr>
            </w:pPr>
            <w:r w:rsidRPr="009F47F6">
              <w:rPr>
                <w:rFonts w:cstheme="minorHAnsi"/>
                <w:sz w:val="22"/>
                <w:szCs w:val="22"/>
              </w:rPr>
              <w:t>– un repos compensateur</w:t>
            </w:r>
          </w:p>
          <w:p w14:paraId="79D12AEE" w14:textId="77777777" w:rsidR="00E469EB" w:rsidRPr="009F47F6" w:rsidRDefault="00E469EB">
            <w:pPr>
              <w:autoSpaceDE w:val="0"/>
              <w:autoSpaceDN w:val="0"/>
              <w:adjustRightInd w:val="0"/>
              <w:rPr>
                <w:rFonts w:cstheme="minorHAnsi"/>
                <w:sz w:val="22"/>
                <w:szCs w:val="22"/>
              </w:rPr>
            </w:pPr>
            <w:r w:rsidRPr="009F47F6">
              <w:rPr>
                <w:rFonts w:cstheme="minorHAnsi"/>
                <w:sz w:val="22"/>
                <w:szCs w:val="22"/>
              </w:rPr>
              <w:t>Les IHTS ne peuvent pas être versées à un agent pendant les périodes d’astreinte (sauf si celles-ci donnent lieu à intervention) et pendant les périodes ouvrant droit au remboursement des frais de déplacement.</w:t>
            </w:r>
          </w:p>
        </w:tc>
      </w:tr>
      <w:tr w:rsidR="000C62FD" w:rsidRPr="0085248B" w14:paraId="5B2D3EA7" w14:textId="77777777" w:rsidTr="00126F22">
        <w:trPr>
          <w:gridAfter w:val="1"/>
          <w:wAfter w:w="557" w:type="dxa"/>
        </w:trPr>
        <w:tc>
          <w:tcPr>
            <w:tcW w:w="1369" w:type="dxa"/>
            <w:gridSpan w:val="2"/>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598BD14F" w14:textId="77777777" w:rsidR="000C62FD" w:rsidRPr="009F47F6" w:rsidRDefault="000C62FD" w:rsidP="00126F22">
            <w:pPr>
              <w:suppressAutoHyphens/>
              <w:ind w:left="142"/>
              <w:contextualSpacing/>
              <w:rPr>
                <w:rFonts w:cstheme="minorHAnsi"/>
                <w:sz w:val="22"/>
                <w:szCs w:val="22"/>
              </w:rPr>
            </w:pPr>
            <w:r w:rsidRPr="009F47F6">
              <w:rPr>
                <w:rFonts w:cstheme="minorHAnsi"/>
                <w:sz w:val="22"/>
                <w:szCs w:val="22"/>
              </w:rPr>
              <w:t>Contrôle particulier</w:t>
            </w:r>
          </w:p>
        </w:tc>
        <w:tc>
          <w:tcPr>
            <w:tcW w:w="8302" w:type="dxa"/>
            <w:gridSpan w:val="4"/>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63E9A1BB" w14:textId="77777777" w:rsidR="000C62FD" w:rsidRPr="009F47F6" w:rsidRDefault="000C62FD" w:rsidP="00EB01E4">
            <w:pPr>
              <w:ind w:right="805"/>
              <w:rPr>
                <w:rFonts w:cstheme="minorHAnsi"/>
                <w:sz w:val="22"/>
                <w:szCs w:val="22"/>
              </w:rPr>
            </w:pPr>
            <w:r w:rsidRPr="009F47F6">
              <w:rPr>
                <w:rFonts w:cstheme="minorHAnsi"/>
                <w:sz w:val="22"/>
                <w:szCs w:val="22"/>
              </w:rPr>
              <w:t xml:space="preserve">Pour la filière médico- sociale, le contingent mensuel est limité à 15 heures pour les cadres d’emplois suivants : </w:t>
            </w:r>
          </w:p>
          <w:p w14:paraId="14EE8191" w14:textId="77777777" w:rsidR="000C62FD" w:rsidRPr="009F47F6" w:rsidRDefault="000C62FD" w:rsidP="00340855">
            <w:pPr>
              <w:pStyle w:val="Paragraphedeliste"/>
              <w:numPr>
                <w:ilvl w:val="0"/>
                <w:numId w:val="32"/>
              </w:numPr>
              <w:autoSpaceDE w:val="0"/>
              <w:autoSpaceDN w:val="0"/>
              <w:adjustRightInd w:val="0"/>
              <w:spacing w:after="49"/>
              <w:ind w:right="805"/>
              <w:jc w:val="left"/>
              <w:rPr>
                <w:rFonts w:cstheme="minorHAnsi"/>
                <w:sz w:val="22"/>
                <w:szCs w:val="22"/>
              </w:rPr>
            </w:pPr>
            <w:r w:rsidRPr="009F47F6">
              <w:rPr>
                <w:rFonts w:cstheme="minorHAnsi"/>
                <w:sz w:val="22"/>
                <w:szCs w:val="22"/>
              </w:rPr>
              <w:t xml:space="preserve">Rééducateur de classe supérieure et classe normale (cat B) </w:t>
            </w:r>
          </w:p>
          <w:p w14:paraId="1CED4A1B" w14:textId="77777777" w:rsidR="000C62FD" w:rsidRPr="009F47F6" w:rsidRDefault="000C62FD" w:rsidP="00340855">
            <w:pPr>
              <w:pStyle w:val="Paragraphedeliste"/>
              <w:numPr>
                <w:ilvl w:val="0"/>
                <w:numId w:val="32"/>
              </w:numPr>
              <w:autoSpaceDE w:val="0"/>
              <w:autoSpaceDN w:val="0"/>
              <w:adjustRightInd w:val="0"/>
              <w:spacing w:after="49"/>
              <w:ind w:right="805"/>
              <w:jc w:val="left"/>
              <w:rPr>
                <w:rFonts w:cstheme="minorHAnsi"/>
                <w:sz w:val="22"/>
                <w:szCs w:val="22"/>
              </w:rPr>
            </w:pPr>
            <w:r w:rsidRPr="009F47F6">
              <w:rPr>
                <w:rFonts w:cstheme="minorHAnsi"/>
                <w:sz w:val="22"/>
                <w:szCs w:val="22"/>
              </w:rPr>
              <w:t xml:space="preserve">Puéricultrice cadre supérieur de santé, puéricultrice cadre de santé (cat A) </w:t>
            </w:r>
          </w:p>
          <w:p w14:paraId="5640AAA6" w14:textId="77777777" w:rsidR="000C62FD" w:rsidRPr="009F47F6" w:rsidRDefault="000C62FD" w:rsidP="00340855">
            <w:pPr>
              <w:pStyle w:val="Paragraphedeliste"/>
              <w:numPr>
                <w:ilvl w:val="0"/>
                <w:numId w:val="32"/>
              </w:numPr>
              <w:autoSpaceDE w:val="0"/>
              <w:autoSpaceDN w:val="0"/>
              <w:adjustRightInd w:val="0"/>
              <w:spacing w:after="49"/>
              <w:ind w:right="805"/>
              <w:jc w:val="left"/>
              <w:rPr>
                <w:rFonts w:cstheme="minorHAnsi"/>
                <w:sz w:val="22"/>
                <w:szCs w:val="22"/>
              </w:rPr>
            </w:pPr>
            <w:r w:rsidRPr="009F47F6">
              <w:rPr>
                <w:rFonts w:cstheme="minorHAnsi"/>
                <w:sz w:val="22"/>
                <w:szCs w:val="22"/>
              </w:rPr>
              <w:t xml:space="preserve">Puéricultrice de classe supérieure, puéricultrice de classe normale (cat A) </w:t>
            </w:r>
          </w:p>
          <w:p w14:paraId="09DF8F07" w14:textId="77777777" w:rsidR="000C62FD" w:rsidRPr="009F47F6" w:rsidRDefault="000C62FD" w:rsidP="00340855">
            <w:pPr>
              <w:pStyle w:val="Paragraphedeliste"/>
              <w:numPr>
                <w:ilvl w:val="0"/>
                <w:numId w:val="32"/>
              </w:numPr>
              <w:autoSpaceDE w:val="0"/>
              <w:autoSpaceDN w:val="0"/>
              <w:adjustRightInd w:val="0"/>
              <w:spacing w:after="49"/>
              <w:ind w:right="805"/>
              <w:jc w:val="left"/>
              <w:rPr>
                <w:rFonts w:cstheme="minorHAnsi"/>
                <w:sz w:val="22"/>
                <w:szCs w:val="22"/>
              </w:rPr>
            </w:pPr>
            <w:r w:rsidRPr="009F47F6">
              <w:rPr>
                <w:rFonts w:cstheme="minorHAnsi"/>
                <w:sz w:val="22"/>
                <w:szCs w:val="22"/>
              </w:rPr>
              <w:t xml:space="preserve">Infirmier de classe supérieure et de classe normale (cat B) </w:t>
            </w:r>
          </w:p>
          <w:p w14:paraId="607EC885" w14:textId="77777777" w:rsidR="000C62FD" w:rsidRPr="009F47F6" w:rsidRDefault="000C62FD" w:rsidP="00340855">
            <w:pPr>
              <w:pStyle w:val="Paragraphedeliste"/>
              <w:numPr>
                <w:ilvl w:val="0"/>
                <w:numId w:val="32"/>
              </w:numPr>
              <w:autoSpaceDE w:val="0"/>
              <w:autoSpaceDN w:val="0"/>
              <w:adjustRightInd w:val="0"/>
              <w:spacing w:after="49"/>
              <w:ind w:right="805"/>
              <w:jc w:val="left"/>
              <w:rPr>
                <w:rFonts w:cstheme="minorHAnsi"/>
                <w:sz w:val="22"/>
                <w:szCs w:val="22"/>
              </w:rPr>
            </w:pPr>
            <w:r w:rsidRPr="009F47F6">
              <w:rPr>
                <w:rFonts w:cstheme="minorHAnsi"/>
                <w:sz w:val="22"/>
                <w:szCs w:val="22"/>
              </w:rPr>
              <w:t xml:space="preserve">Auxiliaire de puéricultrice (cat C) </w:t>
            </w:r>
          </w:p>
          <w:p w14:paraId="7ADF935E" w14:textId="77777777" w:rsidR="000C62FD" w:rsidRPr="009F47F6" w:rsidRDefault="000C62FD" w:rsidP="00340855">
            <w:pPr>
              <w:pStyle w:val="Paragraphedeliste"/>
              <w:numPr>
                <w:ilvl w:val="0"/>
                <w:numId w:val="32"/>
              </w:numPr>
              <w:autoSpaceDE w:val="0"/>
              <w:autoSpaceDN w:val="0"/>
              <w:adjustRightInd w:val="0"/>
              <w:spacing w:after="0"/>
              <w:ind w:right="805"/>
              <w:jc w:val="left"/>
              <w:rPr>
                <w:rFonts w:cstheme="minorHAnsi"/>
                <w:sz w:val="22"/>
                <w:szCs w:val="22"/>
              </w:rPr>
            </w:pPr>
            <w:r w:rsidRPr="009F47F6">
              <w:rPr>
                <w:rFonts w:cstheme="minorHAnsi"/>
                <w:sz w:val="22"/>
                <w:szCs w:val="22"/>
              </w:rPr>
              <w:t xml:space="preserve">Auxiliaire de soins (cat C) </w:t>
            </w:r>
          </w:p>
          <w:p w14:paraId="6E25836B" w14:textId="77777777" w:rsidR="000C62FD" w:rsidRPr="009F47F6" w:rsidRDefault="000C62FD">
            <w:pPr>
              <w:autoSpaceDE w:val="0"/>
              <w:autoSpaceDN w:val="0"/>
              <w:adjustRightInd w:val="0"/>
              <w:rPr>
                <w:rFonts w:cstheme="minorHAnsi"/>
                <w:sz w:val="22"/>
                <w:szCs w:val="22"/>
              </w:rPr>
            </w:pPr>
            <w:r w:rsidRPr="009F47F6">
              <w:rPr>
                <w:rFonts w:cstheme="minorHAnsi"/>
                <w:sz w:val="22"/>
                <w:szCs w:val="22"/>
              </w:rPr>
              <w:t xml:space="preserve">Ce contingent est limité à 18 heures maximum pour les cadres d’emplois suivants : </w:t>
            </w:r>
          </w:p>
          <w:p w14:paraId="302F8CE5" w14:textId="77777777" w:rsidR="000C62FD" w:rsidRPr="009F47F6" w:rsidRDefault="000C62FD" w:rsidP="00340855">
            <w:pPr>
              <w:pStyle w:val="Paragraphedeliste"/>
              <w:numPr>
                <w:ilvl w:val="0"/>
                <w:numId w:val="33"/>
              </w:numPr>
              <w:autoSpaceDE w:val="0"/>
              <w:autoSpaceDN w:val="0"/>
              <w:adjustRightInd w:val="0"/>
              <w:spacing w:after="49"/>
              <w:jc w:val="left"/>
              <w:rPr>
                <w:rFonts w:cstheme="minorHAnsi"/>
                <w:sz w:val="22"/>
                <w:szCs w:val="22"/>
              </w:rPr>
            </w:pPr>
            <w:r w:rsidRPr="009F47F6">
              <w:rPr>
                <w:rFonts w:cstheme="minorHAnsi"/>
                <w:sz w:val="22"/>
                <w:szCs w:val="22"/>
              </w:rPr>
              <w:t xml:space="preserve">Cadre de santé infirmiers, rééducateurs, assistants médicotechniques (cat A) </w:t>
            </w:r>
          </w:p>
          <w:p w14:paraId="2B3CEBC2" w14:textId="77777777" w:rsidR="000C62FD" w:rsidRPr="009F47F6" w:rsidRDefault="000C62FD" w:rsidP="00340855">
            <w:pPr>
              <w:pStyle w:val="Paragraphedeliste"/>
              <w:numPr>
                <w:ilvl w:val="0"/>
                <w:numId w:val="33"/>
              </w:numPr>
              <w:autoSpaceDE w:val="0"/>
              <w:autoSpaceDN w:val="0"/>
              <w:adjustRightInd w:val="0"/>
              <w:spacing w:after="0"/>
              <w:jc w:val="left"/>
              <w:rPr>
                <w:rFonts w:cstheme="minorHAnsi"/>
                <w:sz w:val="22"/>
                <w:szCs w:val="22"/>
              </w:rPr>
            </w:pPr>
            <w:r w:rsidRPr="009F47F6">
              <w:rPr>
                <w:rFonts w:cstheme="minorHAnsi"/>
                <w:sz w:val="22"/>
                <w:szCs w:val="22"/>
              </w:rPr>
              <w:t xml:space="preserve">Sage-femme de classe exceptionnelle, classe supérieure et classe normale (cat A) </w:t>
            </w:r>
          </w:p>
        </w:tc>
      </w:tr>
      <w:tr w:rsidR="00BA0C4F" w:rsidRPr="0085248B" w14:paraId="66ED61A9" w14:textId="77777777" w:rsidTr="00126F22">
        <w:trPr>
          <w:gridBefore w:val="1"/>
          <w:gridAfter w:val="2"/>
          <w:wBefore w:w="250" w:type="dxa"/>
          <w:wAfter w:w="1040" w:type="dxa"/>
        </w:trPr>
        <w:tc>
          <w:tcPr>
            <w:tcW w:w="2118" w:type="dxa"/>
            <w:gridSpan w:val="3"/>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5B52D926" w14:textId="77777777" w:rsidR="00BA0C4F" w:rsidRPr="009F47F6" w:rsidRDefault="00BA0C4F" w:rsidP="00126F22">
            <w:pPr>
              <w:suppressAutoHyphens/>
              <w:contextualSpacing/>
              <w:rPr>
                <w:rFonts w:cstheme="minorHAnsi"/>
                <w:sz w:val="22"/>
                <w:szCs w:val="22"/>
              </w:rPr>
            </w:pPr>
            <w:r w:rsidRPr="009F47F6">
              <w:rPr>
                <w:rFonts w:cstheme="minorHAnsi"/>
                <w:sz w:val="22"/>
                <w:szCs w:val="22"/>
              </w:rPr>
              <w:t>C</w:t>
            </w:r>
            <w:r w:rsidR="00696022">
              <w:fldChar w:fldCharType="begin"/>
            </w:r>
            <w:r w:rsidR="00696022">
              <w:instrText xml:space="preserve"> HYPERLINK "https://www.legifrance.gouv.fr/affichCode.do?cidTexte=LEGITEXT000006072050&amp;dateTexte=29990101&amp;categorieLien=cid" \h </w:instrText>
            </w:r>
            <w:r w:rsidR="00696022">
              <w:fldChar w:fldCharType="separate"/>
            </w:r>
            <w:r w:rsidRPr="009F47F6">
              <w:rPr>
                <w:rFonts w:cstheme="minorHAnsi"/>
                <w:webHidden/>
              </w:rPr>
              <w:t>ode du travail</w:t>
            </w:r>
            <w:r w:rsidR="00696022">
              <w:rPr>
                <w:rFonts w:cstheme="minorHAnsi"/>
              </w:rPr>
              <w:fldChar w:fldCharType="end"/>
            </w:r>
            <w:r w:rsidRPr="009F47F6">
              <w:rPr>
                <w:rFonts w:cstheme="minorHAnsi"/>
                <w:sz w:val="22"/>
                <w:szCs w:val="22"/>
              </w:rPr>
              <w:t>, notamment ses articles L. 3121-11 à L. 3121-48 et L. 3122-2 à L. 3122-5</w:t>
            </w:r>
          </w:p>
          <w:p w14:paraId="14616A8A" w14:textId="77777777" w:rsidR="00BA0C4F" w:rsidRPr="009F47F6" w:rsidRDefault="00696022" w:rsidP="00126F22">
            <w:pPr>
              <w:suppressAutoHyphens/>
              <w:contextualSpacing/>
              <w:rPr>
                <w:rFonts w:cstheme="minorHAnsi"/>
                <w:sz w:val="22"/>
                <w:szCs w:val="22"/>
              </w:rPr>
            </w:pPr>
            <w:r>
              <w:fldChar w:fldCharType="begin"/>
            </w:r>
            <w:r>
              <w:instrText xml:space="preserve"> HYPERLINK "https://www.legifrance.gouv.fr/affichTexte.do?cidTexte=JORFTEXT000019723426" \h </w:instrText>
            </w:r>
            <w:r>
              <w:fldChar w:fldCharType="separate"/>
            </w:r>
            <w:r w:rsidR="00BA0C4F" w:rsidRPr="009F47F6">
              <w:rPr>
                <w:rFonts w:cstheme="minorHAnsi"/>
                <w:webHidden/>
              </w:rPr>
              <w:t>Décret n°2008-1132 du 4/11/2008</w:t>
            </w:r>
            <w:r>
              <w:rPr>
                <w:rFonts w:cstheme="minorHAnsi"/>
              </w:rPr>
              <w:fldChar w:fldCharType="end"/>
            </w:r>
            <w:r w:rsidR="00BA0C4F" w:rsidRPr="009F47F6">
              <w:rPr>
                <w:rFonts w:cstheme="minorHAnsi"/>
                <w:sz w:val="22"/>
                <w:szCs w:val="22"/>
              </w:rPr>
              <w:t xml:space="preserve"> </w:t>
            </w:r>
          </w:p>
        </w:tc>
        <w:tc>
          <w:tcPr>
            <w:tcW w:w="6820"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7840DA8A" w14:textId="77777777" w:rsidR="00BA0C4F" w:rsidRPr="009F47F6" w:rsidRDefault="00BA0C4F" w:rsidP="00126F22">
            <w:pPr>
              <w:suppressAutoHyphens/>
              <w:contextualSpacing/>
              <w:rPr>
                <w:rFonts w:cstheme="minorHAnsi"/>
                <w:sz w:val="22"/>
                <w:szCs w:val="22"/>
              </w:rPr>
            </w:pPr>
            <w:r w:rsidRPr="009F47F6">
              <w:rPr>
                <w:rFonts w:cstheme="minorHAnsi"/>
                <w:sz w:val="22"/>
                <w:szCs w:val="22"/>
              </w:rPr>
              <w:t>Relatif au contingent annuel d'heures supplémentaires et à l'aménagement du temps de travail et portant diverses mesures relatives au temps de travail.</w:t>
            </w:r>
          </w:p>
          <w:p w14:paraId="6B0CD8FD" w14:textId="77777777" w:rsidR="00BA0C4F" w:rsidRPr="009F47F6" w:rsidRDefault="00BA0C4F" w:rsidP="00126F22">
            <w:pPr>
              <w:suppressAutoHyphens/>
              <w:contextualSpacing/>
              <w:rPr>
                <w:rFonts w:cstheme="minorHAnsi"/>
                <w:sz w:val="22"/>
                <w:szCs w:val="22"/>
              </w:rPr>
            </w:pPr>
            <w:r w:rsidRPr="009F47F6">
              <w:rPr>
                <w:rFonts w:cstheme="minorHAnsi"/>
                <w:sz w:val="22"/>
                <w:szCs w:val="22"/>
              </w:rPr>
              <w:t>Le contingent fixé par décret, pour le nombre d'heures supplémentaires que peut faire réaliser un employeur à ses salariés au cours d'une année, après information de l'</w:t>
            </w:r>
            <w:r w:rsidR="00696022">
              <w:fldChar w:fldCharType="begin"/>
            </w:r>
            <w:r w:rsidR="00696022">
              <w:instrText xml:space="preserve"> HYPERLINK "https://fr.wikipedia.org/wiki/Inspection_du_travail" \h </w:instrText>
            </w:r>
            <w:r w:rsidR="00696022">
              <w:fldChar w:fldCharType="separate"/>
            </w:r>
            <w:r w:rsidRPr="009F47F6">
              <w:rPr>
                <w:rFonts w:cstheme="minorHAnsi"/>
                <w:webHidden/>
              </w:rPr>
              <w:t>inspection du travail</w:t>
            </w:r>
            <w:r w:rsidR="00696022">
              <w:rPr>
                <w:rFonts w:cstheme="minorHAnsi"/>
              </w:rPr>
              <w:fldChar w:fldCharType="end"/>
            </w:r>
            <w:r w:rsidRPr="009F47F6">
              <w:rPr>
                <w:rFonts w:cstheme="minorHAnsi"/>
                <w:sz w:val="22"/>
                <w:szCs w:val="22"/>
              </w:rPr>
              <w:t>, correspond à un volume de 220 heures</w:t>
            </w:r>
            <w:r w:rsidR="00696022">
              <w:fldChar w:fldCharType="begin"/>
            </w:r>
            <w:r w:rsidR="00696022">
              <w:instrText xml:space="preserve"> HYPERLINK "https://fr.wikipedia.org/wiki/Heures_supplémentaires" \l "cite_note-16" </w:instrText>
            </w:r>
            <w:r w:rsidR="00696022">
              <w:fldChar w:fldCharType="separate"/>
            </w:r>
            <w:r w:rsidRPr="009F47F6">
              <w:rPr>
                <w:rFonts w:cstheme="minorHAnsi"/>
              </w:rPr>
              <w:t>.</w:t>
            </w:r>
            <w:r w:rsidR="00696022">
              <w:rPr>
                <w:rFonts w:cstheme="minorHAnsi"/>
              </w:rPr>
              <w:fldChar w:fldCharType="end"/>
            </w:r>
          </w:p>
        </w:tc>
      </w:tr>
    </w:tbl>
    <w:p w14:paraId="1ADC1810" w14:textId="77777777" w:rsidR="00E469EB" w:rsidRPr="009F47F6" w:rsidRDefault="00E469EB" w:rsidP="00126F22">
      <w:pPr>
        <w:suppressAutoHyphens/>
        <w:contextualSpacing/>
        <w:rPr>
          <w:rFonts w:cstheme="minorHAnsi"/>
          <w:sz w:val="22"/>
          <w:szCs w:val="22"/>
        </w:rPr>
      </w:pPr>
    </w:p>
    <w:tbl>
      <w:tblPr>
        <w:tblW w:w="9948" w:type="dxa"/>
        <w:tblInd w:w="-3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8" w:type="dxa"/>
        </w:tblCellMar>
        <w:tblLook w:val="0000" w:firstRow="0" w:lastRow="0" w:firstColumn="0" w:lastColumn="0" w:noHBand="0" w:noVBand="0"/>
      </w:tblPr>
      <w:tblGrid>
        <w:gridCol w:w="1726"/>
        <w:gridCol w:w="8222"/>
      </w:tblGrid>
      <w:tr w:rsidR="00BA0C4F" w:rsidRPr="0085248B" w14:paraId="78CCE28C" w14:textId="77777777" w:rsidTr="004D2147">
        <w:tc>
          <w:tcPr>
            <w:tcW w:w="1726"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463431FA" w14:textId="77777777" w:rsidR="00BA0C4F" w:rsidRPr="009F47F6" w:rsidRDefault="00BA0C4F" w:rsidP="00126F22">
            <w:pPr>
              <w:suppressAutoHyphens/>
              <w:ind w:left="142"/>
              <w:contextualSpacing/>
              <w:rPr>
                <w:rFonts w:cstheme="minorHAnsi"/>
                <w:sz w:val="22"/>
                <w:szCs w:val="22"/>
              </w:rPr>
            </w:pPr>
            <w:r w:rsidRPr="009F47F6">
              <w:rPr>
                <w:rFonts w:cstheme="minorHAnsi"/>
                <w:sz w:val="22"/>
                <w:szCs w:val="22"/>
              </w:rPr>
              <w:t>Texte réglementaire</w:t>
            </w:r>
          </w:p>
        </w:tc>
        <w:tc>
          <w:tcPr>
            <w:tcW w:w="8222"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5B6E1CFC" w14:textId="77777777" w:rsidR="00BA0C4F" w:rsidRPr="009F47F6" w:rsidRDefault="00BA0C4F" w:rsidP="00126F22">
            <w:pPr>
              <w:suppressAutoHyphens/>
              <w:ind w:left="142"/>
              <w:contextualSpacing/>
              <w:rPr>
                <w:rFonts w:cstheme="minorHAnsi"/>
                <w:sz w:val="22"/>
                <w:szCs w:val="22"/>
              </w:rPr>
            </w:pPr>
            <w:r w:rsidRPr="009F47F6">
              <w:rPr>
                <w:rFonts w:cstheme="minorHAnsi"/>
                <w:sz w:val="22"/>
                <w:szCs w:val="22"/>
              </w:rPr>
              <w:t>Article 4 du décret n°2002-60 du 14/01/2002 et 2002-598 du 25/04/2002</w:t>
            </w:r>
          </w:p>
          <w:p w14:paraId="2A5ACF3B" w14:textId="77777777" w:rsidR="00BA0C4F" w:rsidRPr="009F47F6" w:rsidRDefault="00BA0C4F" w:rsidP="00126F22">
            <w:pPr>
              <w:suppressAutoHyphens/>
              <w:ind w:left="142"/>
              <w:contextualSpacing/>
              <w:rPr>
                <w:rFonts w:cstheme="minorHAnsi"/>
                <w:sz w:val="22"/>
                <w:szCs w:val="22"/>
              </w:rPr>
            </w:pPr>
            <w:r w:rsidRPr="009F47F6">
              <w:rPr>
                <w:rFonts w:cstheme="minorHAnsi"/>
                <w:sz w:val="22"/>
                <w:szCs w:val="22"/>
              </w:rPr>
              <w:t>Sont considérées comme heures supplémentaires, les heures effectuées dès qu’il y a dépassement des bornes horaires définies par le cycle de travail.</w:t>
            </w:r>
          </w:p>
        </w:tc>
      </w:tr>
      <w:tr w:rsidR="00BA0C4F" w:rsidRPr="0085248B" w14:paraId="4105E640" w14:textId="77777777" w:rsidTr="004D2147">
        <w:tc>
          <w:tcPr>
            <w:tcW w:w="1726"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671C0613" w14:textId="77777777" w:rsidR="00BA0C4F" w:rsidRPr="009F47F6" w:rsidRDefault="00BA0C4F" w:rsidP="00126F22">
            <w:pPr>
              <w:suppressAutoHyphens/>
              <w:ind w:left="142"/>
              <w:contextualSpacing/>
              <w:rPr>
                <w:rFonts w:cstheme="minorHAnsi"/>
                <w:sz w:val="22"/>
                <w:szCs w:val="22"/>
              </w:rPr>
            </w:pPr>
            <w:r w:rsidRPr="009F47F6">
              <w:rPr>
                <w:rFonts w:cstheme="minorHAnsi"/>
                <w:sz w:val="22"/>
                <w:szCs w:val="22"/>
              </w:rPr>
              <w:t>Objectif du test</w:t>
            </w:r>
          </w:p>
        </w:tc>
        <w:tc>
          <w:tcPr>
            <w:tcW w:w="8222"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3921F26D" w14:textId="77777777" w:rsidR="00BA0C4F" w:rsidRPr="009F47F6" w:rsidRDefault="00BA0C4F" w:rsidP="00126F22">
            <w:pPr>
              <w:suppressAutoHyphens/>
              <w:ind w:left="142"/>
              <w:contextualSpacing/>
              <w:rPr>
                <w:rFonts w:cstheme="minorHAnsi"/>
                <w:sz w:val="22"/>
                <w:szCs w:val="22"/>
              </w:rPr>
            </w:pPr>
            <w:r w:rsidRPr="009F47F6">
              <w:rPr>
                <w:rFonts w:cstheme="minorHAnsi"/>
                <w:sz w:val="22"/>
                <w:szCs w:val="22"/>
              </w:rPr>
              <w:t>Détecter les agents bénéficiant d’heures supplémentaires mais n’effectuant pas 151,67 heures au cours du mois.</w:t>
            </w:r>
          </w:p>
          <w:p w14:paraId="665E0C2C" w14:textId="77777777" w:rsidR="00BA0C4F" w:rsidRPr="009F47F6" w:rsidRDefault="00BA0C4F" w:rsidP="00126F22">
            <w:pPr>
              <w:suppressAutoHyphens/>
              <w:ind w:left="142"/>
              <w:contextualSpacing/>
              <w:rPr>
                <w:rFonts w:cstheme="minorHAnsi"/>
                <w:sz w:val="22"/>
                <w:szCs w:val="22"/>
              </w:rPr>
            </w:pPr>
            <w:r w:rsidRPr="009F47F6">
              <w:rPr>
                <w:rFonts w:cstheme="minorHAnsi"/>
                <w:sz w:val="22"/>
                <w:szCs w:val="22"/>
              </w:rPr>
              <w:t xml:space="preserve">Si la recherche est positive, vérification du statut de l’agent : temps partiel ou incomplet. </w:t>
            </w:r>
          </w:p>
        </w:tc>
      </w:tr>
      <w:tr w:rsidR="00BA0C4F" w:rsidRPr="0085248B" w14:paraId="736377E1" w14:textId="77777777" w:rsidTr="00126F22">
        <w:tc>
          <w:tcPr>
            <w:tcW w:w="1726"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1A5EFF2B" w14:textId="77777777" w:rsidR="00BA0C4F" w:rsidRPr="009F47F6" w:rsidRDefault="00BA0C4F" w:rsidP="00126F22">
            <w:pPr>
              <w:suppressAutoHyphens/>
              <w:ind w:left="142"/>
              <w:contextualSpacing/>
              <w:rPr>
                <w:rFonts w:cstheme="minorHAnsi"/>
                <w:sz w:val="22"/>
                <w:szCs w:val="22"/>
              </w:rPr>
            </w:pPr>
            <w:r w:rsidRPr="009F47F6">
              <w:rPr>
                <w:rFonts w:cstheme="minorHAnsi"/>
                <w:sz w:val="22"/>
                <w:szCs w:val="22"/>
              </w:rPr>
              <w:lastRenderedPageBreak/>
              <w:t>Contrôles particuliers</w:t>
            </w:r>
          </w:p>
          <w:p w14:paraId="496FC6E6" w14:textId="77777777" w:rsidR="00BA0C4F" w:rsidRPr="009F47F6" w:rsidRDefault="00BA0C4F" w:rsidP="00126F22">
            <w:pPr>
              <w:suppressAutoHyphens/>
              <w:ind w:left="142"/>
              <w:contextualSpacing/>
              <w:rPr>
                <w:rFonts w:cstheme="minorHAnsi"/>
                <w:sz w:val="22"/>
                <w:szCs w:val="22"/>
              </w:rPr>
            </w:pPr>
          </w:p>
        </w:tc>
        <w:tc>
          <w:tcPr>
            <w:tcW w:w="8222"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602E3AD2" w14:textId="77777777" w:rsidR="00BA0C4F" w:rsidRPr="009F47F6" w:rsidRDefault="00BA0C4F" w:rsidP="00126F22">
            <w:pPr>
              <w:suppressAutoHyphens/>
              <w:ind w:left="142"/>
              <w:contextualSpacing/>
              <w:rPr>
                <w:rFonts w:cstheme="minorHAnsi"/>
                <w:sz w:val="22"/>
                <w:szCs w:val="22"/>
              </w:rPr>
            </w:pPr>
            <w:r w:rsidRPr="009F47F6">
              <w:rPr>
                <w:rFonts w:cstheme="minorHAnsi"/>
                <w:sz w:val="22"/>
                <w:szCs w:val="22"/>
              </w:rPr>
              <w:t xml:space="preserve">Agent à temps non complet </w:t>
            </w:r>
          </w:p>
          <w:p w14:paraId="68937F40" w14:textId="77777777" w:rsidR="00BA0C4F" w:rsidRPr="009F47F6" w:rsidRDefault="00BA0C4F" w:rsidP="00126F22">
            <w:pPr>
              <w:suppressAutoHyphens/>
              <w:ind w:left="142"/>
              <w:contextualSpacing/>
              <w:rPr>
                <w:rFonts w:cstheme="minorHAnsi"/>
                <w:sz w:val="22"/>
                <w:szCs w:val="22"/>
              </w:rPr>
            </w:pPr>
            <w:r w:rsidRPr="009F47F6">
              <w:rPr>
                <w:rFonts w:cstheme="minorHAnsi"/>
                <w:sz w:val="22"/>
                <w:szCs w:val="22"/>
              </w:rPr>
              <w:t>Selon le ministre de la fonction publique (Question écrite n° 01635 publiée au JO-Sénat du 01/08/2002, p 1773, Réponse du Ministère Fonction publique JO-Sénat du 06/02/2003 - p 456), les heures effectuées en plus de celles prévues par la délibération créant le poste à temps non complet sont :</w:t>
            </w:r>
          </w:p>
          <w:p w14:paraId="7D85A8D7" w14:textId="77777777" w:rsidR="00BA0C4F" w:rsidRPr="009F47F6" w:rsidRDefault="00BA0C4F" w:rsidP="00126F22">
            <w:pPr>
              <w:suppressAutoHyphens/>
              <w:ind w:left="142"/>
              <w:contextualSpacing/>
              <w:rPr>
                <w:rFonts w:cstheme="minorHAnsi"/>
                <w:sz w:val="22"/>
                <w:szCs w:val="22"/>
              </w:rPr>
            </w:pPr>
            <w:r w:rsidRPr="009F47F6">
              <w:rPr>
                <w:rFonts w:cstheme="minorHAnsi"/>
                <w:sz w:val="22"/>
                <w:szCs w:val="22"/>
              </w:rPr>
              <w:t> des heures complémentaires, jusqu’à hauteur d’un temps complet sur une base horaire résultant d’une proratisation de son traitement</w:t>
            </w:r>
          </w:p>
          <w:p w14:paraId="0BAB4435" w14:textId="77777777" w:rsidR="00BA0C4F" w:rsidRPr="009F47F6" w:rsidRDefault="00BA0C4F" w:rsidP="00126F22">
            <w:pPr>
              <w:suppressAutoHyphens/>
              <w:ind w:left="142"/>
              <w:contextualSpacing/>
              <w:rPr>
                <w:rFonts w:cstheme="minorHAnsi"/>
                <w:sz w:val="22"/>
                <w:szCs w:val="22"/>
              </w:rPr>
            </w:pPr>
            <w:r w:rsidRPr="009F47F6">
              <w:rPr>
                <w:rFonts w:cstheme="minorHAnsi"/>
                <w:sz w:val="22"/>
                <w:szCs w:val="22"/>
              </w:rPr>
              <w:t>des heures supplémentaires, au-delà de 35 heures hebdomadaires, qui sont majorées, conformément au décret n° 2002-60 du 14 janvier 2002 (réponse ministérielle n° 1635 JO-QS du 6 février 2003, p. 456).</w:t>
            </w:r>
          </w:p>
          <w:p w14:paraId="446461B9" w14:textId="77777777" w:rsidR="00BA0C4F" w:rsidRPr="009F47F6" w:rsidRDefault="00BA0C4F" w:rsidP="00EB01E4">
            <w:pPr>
              <w:pStyle w:val="Default"/>
              <w:ind w:left="142"/>
              <w:jc w:val="both"/>
              <w:rPr>
                <w:rFonts w:asciiTheme="minorHAnsi" w:hAnsiTheme="minorHAnsi" w:cstheme="minorHAnsi"/>
                <w:color w:val="auto"/>
                <w:sz w:val="22"/>
                <w:szCs w:val="22"/>
                <w:lang w:eastAsia="fr-FR"/>
              </w:rPr>
            </w:pPr>
            <w:r w:rsidRPr="009F47F6">
              <w:rPr>
                <w:rFonts w:asciiTheme="minorHAnsi" w:hAnsiTheme="minorHAnsi" w:cstheme="minorHAnsi"/>
                <w:color w:val="auto"/>
                <w:sz w:val="22"/>
                <w:szCs w:val="22"/>
                <w:lang w:eastAsia="fr-FR"/>
              </w:rPr>
              <w:t>Agent à temps partiel</w:t>
            </w:r>
          </w:p>
          <w:p w14:paraId="5A05C016" w14:textId="77777777" w:rsidR="00BA0C4F" w:rsidRPr="009F47F6" w:rsidRDefault="00BA0C4F">
            <w:pPr>
              <w:pStyle w:val="Default"/>
              <w:ind w:left="142"/>
              <w:jc w:val="both"/>
              <w:rPr>
                <w:rFonts w:asciiTheme="minorHAnsi" w:hAnsiTheme="minorHAnsi" w:cstheme="minorHAnsi"/>
                <w:color w:val="auto"/>
                <w:sz w:val="22"/>
                <w:szCs w:val="22"/>
                <w:lang w:eastAsia="fr-FR"/>
              </w:rPr>
            </w:pPr>
            <w:r w:rsidRPr="009F47F6">
              <w:rPr>
                <w:rFonts w:asciiTheme="minorHAnsi" w:hAnsiTheme="minorHAnsi" w:cstheme="minorHAnsi"/>
                <w:color w:val="auto"/>
                <w:sz w:val="22"/>
                <w:szCs w:val="22"/>
                <w:lang w:eastAsia="fr-FR"/>
              </w:rPr>
              <w:t>Décret n°82-624 modifié du 20 juillet 1982 fixant les modalités d'application pour les fonctionnaires de l'ordonnance n° 82-296 du 31 mars 1982 relative à l'exercice des fonctions à temps partiel, Article 3.</w:t>
            </w:r>
          </w:p>
          <w:p w14:paraId="29A6E994" w14:textId="77777777" w:rsidR="00BA0C4F" w:rsidRPr="009F47F6" w:rsidRDefault="00BA0C4F">
            <w:pPr>
              <w:pStyle w:val="Default"/>
              <w:ind w:left="142"/>
              <w:jc w:val="both"/>
              <w:rPr>
                <w:rFonts w:asciiTheme="minorHAnsi" w:hAnsiTheme="minorHAnsi" w:cstheme="minorHAnsi"/>
                <w:color w:val="auto"/>
                <w:sz w:val="22"/>
                <w:szCs w:val="22"/>
                <w:lang w:eastAsia="fr-FR"/>
              </w:rPr>
            </w:pPr>
            <w:r w:rsidRPr="009F47F6">
              <w:rPr>
                <w:rFonts w:asciiTheme="minorHAnsi" w:hAnsiTheme="minorHAnsi" w:cstheme="minorHAnsi"/>
                <w:color w:val="auto"/>
                <w:sz w:val="22"/>
                <w:szCs w:val="22"/>
                <w:lang w:eastAsia="fr-FR"/>
              </w:rPr>
              <w:t>Les fonctionnaires autorisés à travailler à temps partiel peuvent également bénéficier du décret n°2002-60 du 14 janvier 2002 relatif aux IHTS.</w:t>
            </w:r>
          </w:p>
          <w:p w14:paraId="035BA797" w14:textId="77777777" w:rsidR="00BA0C4F" w:rsidRPr="009F47F6" w:rsidRDefault="00BA0C4F">
            <w:pPr>
              <w:pStyle w:val="Default"/>
              <w:ind w:left="142"/>
              <w:jc w:val="both"/>
              <w:rPr>
                <w:rFonts w:asciiTheme="minorHAnsi" w:hAnsiTheme="minorHAnsi" w:cstheme="minorHAnsi"/>
                <w:color w:val="auto"/>
                <w:sz w:val="22"/>
                <w:szCs w:val="22"/>
                <w:lang w:eastAsia="fr-FR"/>
              </w:rPr>
            </w:pPr>
            <w:r w:rsidRPr="009F47F6">
              <w:rPr>
                <w:rFonts w:asciiTheme="minorHAnsi" w:hAnsiTheme="minorHAnsi" w:cstheme="minorHAnsi"/>
                <w:color w:val="auto"/>
                <w:sz w:val="22"/>
                <w:szCs w:val="22"/>
                <w:lang w:eastAsia="fr-FR"/>
              </w:rPr>
              <w:t xml:space="preserve">Toutefois, par dérogation aux dispositions de ce décret, « le montant de l'heure supplémentaire applicable à ces agents est déterminé en divisant par 1 820 la somme du montant annuel du traitement brut et de l'indemnité de résidence d'un agent au même indice exerçant à temps plein. » </w:t>
            </w:r>
          </w:p>
          <w:p w14:paraId="6E38F0A5" w14:textId="77777777" w:rsidR="00BA0C4F" w:rsidRPr="009F47F6" w:rsidRDefault="00BA0C4F" w:rsidP="00126F22">
            <w:pPr>
              <w:suppressAutoHyphens/>
              <w:ind w:left="142"/>
              <w:contextualSpacing/>
              <w:rPr>
                <w:rFonts w:cstheme="minorHAnsi"/>
                <w:sz w:val="22"/>
                <w:szCs w:val="22"/>
              </w:rPr>
            </w:pPr>
            <w:r w:rsidRPr="009F47F6">
              <w:rPr>
                <w:rFonts w:cstheme="minorHAnsi"/>
                <w:sz w:val="22"/>
                <w:szCs w:val="22"/>
              </w:rPr>
              <w:t>Ainsi, les heures supplémentaires effectuées par l’agent à temps partiel, sur demande de l’employeur, sont rémunérées au taux normal.</w:t>
            </w:r>
          </w:p>
          <w:p w14:paraId="1974CAE7" w14:textId="77777777" w:rsidR="00BA0C4F" w:rsidRPr="009F47F6" w:rsidRDefault="00BA0C4F" w:rsidP="00EB01E4">
            <w:pPr>
              <w:autoSpaceDE w:val="0"/>
              <w:autoSpaceDN w:val="0"/>
              <w:adjustRightInd w:val="0"/>
              <w:ind w:left="142"/>
              <w:rPr>
                <w:rFonts w:cstheme="minorHAnsi"/>
                <w:sz w:val="22"/>
                <w:szCs w:val="22"/>
              </w:rPr>
            </w:pPr>
            <w:r w:rsidRPr="009F47F6">
              <w:rPr>
                <w:rFonts w:cstheme="minorHAnsi"/>
                <w:sz w:val="22"/>
                <w:szCs w:val="22"/>
              </w:rPr>
              <w:t xml:space="preserve">Cette modalité de calcul s’applique quelle que soit la quotité de travail, le moment où sont effectuées ces heures supplémentaires et leurs nombres. (7ème législature, QE 25019, Publiée au JOAN le 27/12/1982, Réponse JOAN le 07/02/1983). </w:t>
            </w:r>
          </w:p>
          <w:p w14:paraId="3098B531" w14:textId="77777777" w:rsidR="00BA0C4F" w:rsidRPr="009F47F6" w:rsidRDefault="00BA0C4F">
            <w:pPr>
              <w:pStyle w:val="Default"/>
              <w:ind w:left="142"/>
              <w:jc w:val="both"/>
              <w:rPr>
                <w:rFonts w:asciiTheme="minorHAnsi" w:hAnsiTheme="minorHAnsi" w:cstheme="minorHAnsi"/>
                <w:color w:val="auto"/>
                <w:sz w:val="22"/>
                <w:szCs w:val="22"/>
                <w:lang w:eastAsia="fr-FR"/>
              </w:rPr>
            </w:pPr>
            <w:r w:rsidRPr="009F47F6">
              <w:rPr>
                <w:rFonts w:asciiTheme="minorHAnsi" w:hAnsiTheme="minorHAnsi" w:cstheme="minorHAnsi"/>
                <w:color w:val="auto"/>
                <w:sz w:val="22"/>
                <w:szCs w:val="22"/>
                <w:lang w:eastAsia="fr-FR"/>
              </w:rPr>
              <w:t>Plafonnement des heures supplémentaires pour le temps partiel</w:t>
            </w:r>
          </w:p>
          <w:p w14:paraId="6D6BF842" w14:textId="77777777" w:rsidR="00BA0C4F" w:rsidRPr="009F47F6" w:rsidRDefault="00BA0C4F">
            <w:pPr>
              <w:pStyle w:val="Default"/>
              <w:ind w:left="142"/>
              <w:jc w:val="both"/>
              <w:rPr>
                <w:rFonts w:asciiTheme="minorHAnsi" w:hAnsiTheme="minorHAnsi" w:cstheme="minorHAnsi"/>
                <w:color w:val="auto"/>
                <w:sz w:val="22"/>
                <w:szCs w:val="22"/>
                <w:lang w:eastAsia="fr-FR"/>
              </w:rPr>
            </w:pPr>
            <w:r w:rsidRPr="009F47F6">
              <w:rPr>
                <w:rFonts w:asciiTheme="minorHAnsi" w:hAnsiTheme="minorHAnsi" w:cstheme="minorHAnsi"/>
                <w:color w:val="auto"/>
                <w:sz w:val="22"/>
                <w:szCs w:val="22"/>
                <w:lang w:eastAsia="fr-FR"/>
              </w:rPr>
              <w:t xml:space="preserve">Le décret prévoit que « le contingent mensuel de ces heures supplémentaires ne peut excéder un pourcentage du contingent mensuel prévu à l'article 6 du décret du 14 janvier 2002 précité égal à la quotité de travail fixée à l'article 1er du présent décret, effectuée par l'agent. » </w:t>
            </w:r>
          </w:p>
          <w:p w14:paraId="621FE58C" w14:textId="77777777" w:rsidR="00BA0C4F" w:rsidRPr="009F47F6" w:rsidRDefault="00BA0C4F" w:rsidP="00126F22">
            <w:pPr>
              <w:suppressAutoHyphens/>
              <w:ind w:left="142"/>
              <w:contextualSpacing/>
              <w:rPr>
                <w:rFonts w:cstheme="minorHAnsi"/>
                <w:sz w:val="22"/>
                <w:szCs w:val="22"/>
              </w:rPr>
            </w:pPr>
            <w:r w:rsidRPr="009F47F6">
              <w:rPr>
                <w:rFonts w:cstheme="minorHAnsi"/>
                <w:sz w:val="22"/>
                <w:szCs w:val="22"/>
              </w:rPr>
              <w:t>Il résulte de cette disposition que le plafond mensuel de 25 heures supplémentaires doit être proratisé en fonction de la quotité du service à temps partiel du fonctionnaire.</w:t>
            </w:r>
          </w:p>
          <w:p w14:paraId="7CB62983" w14:textId="77777777" w:rsidR="00BA0C4F" w:rsidRPr="009F47F6" w:rsidRDefault="00BA0C4F" w:rsidP="00126F22">
            <w:pPr>
              <w:suppressAutoHyphens/>
              <w:ind w:left="142"/>
              <w:contextualSpacing/>
              <w:rPr>
                <w:rFonts w:cstheme="minorHAnsi"/>
                <w:sz w:val="22"/>
                <w:szCs w:val="22"/>
              </w:rPr>
            </w:pPr>
          </w:p>
        </w:tc>
      </w:tr>
    </w:tbl>
    <w:p w14:paraId="0893CE38" w14:textId="77777777" w:rsidR="00E469EB" w:rsidRPr="009F47F6" w:rsidRDefault="00E469EB" w:rsidP="00126F22">
      <w:pPr>
        <w:suppressAutoHyphens/>
        <w:contextualSpacing/>
        <w:rPr>
          <w:rFonts w:cstheme="minorHAnsi"/>
          <w:sz w:val="22"/>
          <w:szCs w:val="22"/>
        </w:rPr>
      </w:pPr>
    </w:p>
    <w:p w14:paraId="4D3E6E41" w14:textId="2031B6F2" w:rsidR="00983417" w:rsidRPr="009F47F6" w:rsidRDefault="00983417" w:rsidP="004A2802">
      <w:pPr>
        <w:pStyle w:val="Paragraphedeliste"/>
        <w:numPr>
          <w:ilvl w:val="0"/>
          <w:numId w:val="36"/>
        </w:numPr>
        <w:spacing w:after="200"/>
        <w:rPr>
          <w:rFonts w:cstheme="minorHAnsi"/>
          <w:sz w:val="22"/>
          <w:szCs w:val="22"/>
        </w:rPr>
      </w:pPr>
      <w:r w:rsidRPr="009F47F6">
        <w:rPr>
          <w:rFonts w:cstheme="minorHAnsi"/>
          <w:sz w:val="22"/>
          <w:szCs w:val="22"/>
        </w:rPr>
        <w:t>Supplément familial de traitement</w:t>
      </w:r>
    </w:p>
    <w:tbl>
      <w:tblPr>
        <w:tblW w:w="9948" w:type="dxa"/>
        <w:tblInd w:w="-3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8" w:type="dxa"/>
        </w:tblCellMar>
        <w:tblLook w:val="0000" w:firstRow="0" w:lastRow="0" w:firstColumn="0" w:lastColumn="0" w:noHBand="0" w:noVBand="0"/>
        <w:tblPrChange w:id="1207" w:author="Le Boudec  Vitalia" w:date="2017-09-16T18:39:00Z">
          <w:tblPr>
            <w:tblW w:w="9570" w:type="dxa"/>
            <w:tblInd w:w="-3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8" w:type="dxa"/>
            </w:tblCellMar>
            <w:tblLook w:val="0000" w:firstRow="0" w:lastRow="0" w:firstColumn="0" w:lastColumn="0" w:noHBand="0" w:noVBand="0"/>
          </w:tblPr>
        </w:tblPrChange>
      </w:tblPr>
      <w:tblGrid>
        <w:gridCol w:w="1868"/>
        <w:gridCol w:w="1681"/>
        <w:gridCol w:w="2715"/>
        <w:gridCol w:w="1568"/>
        <w:gridCol w:w="2116"/>
        <w:tblGridChange w:id="1208">
          <w:tblGrid>
            <w:gridCol w:w="1868"/>
            <w:gridCol w:w="1681"/>
            <w:gridCol w:w="2715"/>
            <w:gridCol w:w="1568"/>
            <w:gridCol w:w="1738"/>
          </w:tblGrid>
        </w:tblGridChange>
      </w:tblGrid>
      <w:tr w:rsidR="001936A3" w:rsidRPr="0085248B" w14:paraId="3A844158" w14:textId="77777777" w:rsidTr="00276291">
        <w:tc>
          <w:tcPr>
            <w:tcW w:w="1868"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Change w:id="1209" w:author="Le Boudec  Vitalia" w:date="2017-09-16T18:39:00Z">
              <w:tcPr>
                <w:tcW w:w="1868"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tcPrChange>
          </w:tcPr>
          <w:p w14:paraId="0BB8E316" w14:textId="77777777" w:rsidR="001936A3" w:rsidRPr="009F47F6" w:rsidRDefault="00696022" w:rsidP="00126F22">
            <w:pPr>
              <w:suppressAutoHyphens/>
              <w:ind w:left="142"/>
              <w:contextualSpacing/>
              <w:rPr>
                <w:rFonts w:cstheme="minorHAnsi"/>
              </w:rPr>
            </w:pPr>
            <w:r>
              <w:fldChar w:fldCharType="begin"/>
            </w:r>
            <w:r>
              <w:instrText xml:space="preserve"> HYPERLINK "http://www.legifrance.gouv.fr/affichTexteArticle.do?idArticle=LEGIARTI000025495382&amp;cidTexte=LEGITEXT000006068842" \t "_blank" \o "Loi n°84-53 du 26 janvier 1984 portant dispositions statutaires relatives à la fonction publique territoriale (FPT)  - Nouvelle fenêtre" </w:instrText>
            </w:r>
            <w:r>
              <w:fldChar w:fldCharType="separate"/>
            </w:r>
            <w:r w:rsidR="001936A3" w:rsidRPr="009F47F6">
              <w:rPr>
                <w:rFonts w:cstheme="minorHAnsi"/>
              </w:rPr>
              <w:t xml:space="preserve">Loi n°84-53 du 26/01/1984 </w:t>
            </w:r>
            <w:r>
              <w:rPr>
                <w:rFonts w:cstheme="minorHAnsi"/>
              </w:rPr>
              <w:fldChar w:fldCharType="end"/>
            </w:r>
          </w:p>
          <w:p w14:paraId="4EEC829B" w14:textId="77777777" w:rsidR="001936A3" w:rsidRPr="009F47F6" w:rsidRDefault="00696022" w:rsidP="00126F22">
            <w:pPr>
              <w:suppressAutoHyphens/>
              <w:ind w:left="142"/>
              <w:contextualSpacing/>
              <w:rPr>
                <w:rFonts w:cstheme="minorHAnsi"/>
                <w:sz w:val="22"/>
                <w:szCs w:val="22"/>
              </w:rPr>
            </w:pPr>
            <w:r>
              <w:fldChar w:fldCharType="begin"/>
            </w:r>
            <w:r>
              <w:instrText xml:space="preserve"> HYPERLINK "https://www.legifrance.gouv.fr/affichTexte.do?cidTexte=LEGITEXT000006064738" </w:instrText>
            </w:r>
            <w:r>
              <w:fldChar w:fldCharType="separate"/>
            </w:r>
            <w:r w:rsidR="001936A3" w:rsidRPr="009F47F6">
              <w:rPr>
                <w:rFonts w:cstheme="minorHAnsi"/>
              </w:rPr>
              <w:t>Décret n°85-1148 du 24/10/1985-Article 10</w:t>
            </w:r>
            <w:r>
              <w:rPr>
                <w:rFonts w:cstheme="minorHAnsi"/>
              </w:rPr>
              <w:fldChar w:fldCharType="end"/>
            </w:r>
          </w:p>
          <w:p w14:paraId="625B5650" w14:textId="77777777" w:rsidR="001936A3" w:rsidRPr="009F47F6" w:rsidRDefault="001936A3" w:rsidP="00126F22">
            <w:pPr>
              <w:suppressAutoHyphens/>
              <w:ind w:left="142"/>
              <w:contextualSpacing/>
              <w:rPr>
                <w:rFonts w:cstheme="minorHAnsi"/>
                <w:sz w:val="22"/>
                <w:szCs w:val="22"/>
              </w:rPr>
            </w:pPr>
          </w:p>
        </w:tc>
        <w:tc>
          <w:tcPr>
            <w:tcW w:w="8080" w:type="dxa"/>
            <w:gridSpan w:val="4"/>
            <w:tcBorders>
              <w:top w:val="single" w:sz="4" w:space="0" w:color="00000A"/>
              <w:left w:val="single" w:sz="4" w:space="0" w:color="00000A"/>
              <w:bottom w:val="single" w:sz="4" w:space="0" w:color="00000A"/>
              <w:right w:val="single" w:sz="4" w:space="0" w:color="00000A"/>
            </w:tcBorders>
            <w:shd w:val="clear" w:color="auto" w:fill="FFFFFF"/>
            <w:tcMar>
              <w:left w:w="78" w:type="dxa"/>
            </w:tcMar>
            <w:tcPrChange w:id="1210" w:author="Le Boudec  Vitalia" w:date="2017-09-16T18:39:00Z">
              <w:tcPr>
                <w:tcW w:w="7702" w:type="dxa"/>
                <w:gridSpan w:val="4"/>
                <w:tcBorders>
                  <w:top w:val="single" w:sz="4" w:space="0" w:color="00000A"/>
                  <w:left w:val="single" w:sz="4" w:space="0" w:color="00000A"/>
                  <w:bottom w:val="single" w:sz="4" w:space="0" w:color="00000A"/>
                  <w:right w:val="single" w:sz="4" w:space="0" w:color="00000A"/>
                </w:tcBorders>
                <w:shd w:val="clear" w:color="auto" w:fill="FFFFFF"/>
                <w:tcMar>
                  <w:left w:w="78" w:type="dxa"/>
                </w:tcMar>
              </w:tcPr>
            </w:tcPrChange>
          </w:tcPr>
          <w:p w14:paraId="650B2B61" w14:textId="77777777" w:rsidR="001936A3" w:rsidRPr="009F47F6" w:rsidRDefault="001936A3" w:rsidP="00126F22">
            <w:pPr>
              <w:suppressAutoHyphens/>
              <w:ind w:left="142"/>
              <w:contextualSpacing/>
              <w:rPr>
                <w:rFonts w:cstheme="minorHAnsi"/>
                <w:sz w:val="22"/>
                <w:szCs w:val="22"/>
              </w:rPr>
            </w:pPr>
            <w:r w:rsidRPr="009F47F6">
              <w:rPr>
                <w:rFonts w:cstheme="minorHAnsi"/>
                <w:sz w:val="22"/>
                <w:szCs w:val="22"/>
              </w:rPr>
              <w:t>Portant dispositions statutaires relatives à la FPT.</w:t>
            </w:r>
          </w:p>
          <w:p w14:paraId="788C0CCA" w14:textId="77777777" w:rsidR="001936A3" w:rsidRPr="009F47F6" w:rsidRDefault="001936A3" w:rsidP="00126F22">
            <w:pPr>
              <w:tabs>
                <w:tab w:val="num" w:pos="720"/>
              </w:tabs>
              <w:suppressAutoHyphens/>
              <w:ind w:left="142"/>
              <w:contextualSpacing/>
              <w:rPr>
                <w:rFonts w:cstheme="minorHAnsi"/>
                <w:sz w:val="22"/>
                <w:szCs w:val="22"/>
              </w:rPr>
            </w:pPr>
            <w:r w:rsidRPr="009F47F6">
              <w:rPr>
                <w:rFonts w:cstheme="minorHAnsi"/>
                <w:sz w:val="22"/>
                <w:szCs w:val="22"/>
              </w:rPr>
              <w:fldChar w:fldCharType="begin"/>
            </w:r>
            <w:r w:rsidRPr="009F47F6">
              <w:rPr>
                <w:rFonts w:cstheme="minorHAnsi"/>
                <w:sz w:val="22"/>
                <w:szCs w:val="22"/>
              </w:rPr>
              <w:instrText xml:space="preserve"> HYPERLINK "http://www.legifrance.gouv.fr/affichTexte.do?cidTexte=LEGITEXT000006064738" \o "Décret n°85-1148 du 24 octobre 1985 relatif à la rémunération des personnels des 3 fonctions publiques - Nouvelle fenêtre" \t "_blank" </w:instrText>
            </w:r>
            <w:r w:rsidRPr="009F47F6">
              <w:rPr>
                <w:rFonts w:cstheme="minorHAnsi"/>
                <w:sz w:val="22"/>
                <w:szCs w:val="22"/>
              </w:rPr>
              <w:fldChar w:fldCharType="separate"/>
            </w:r>
          </w:p>
          <w:p w14:paraId="2FD39872" w14:textId="77777777" w:rsidR="001936A3" w:rsidRPr="009F47F6" w:rsidRDefault="001936A3" w:rsidP="00126F22">
            <w:pPr>
              <w:tabs>
                <w:tab w:val="num" w:pos="720"/>
              </w:tabs>
              <w:suppressAutoHyphens/>
              <w:ind w:left="142"/>
              <w:contextualSpacing/>
              <w:rPr>
                <w:rFonts w:cstheme="minorHAnsi"/>
                <w:sz w:val="22"/>
                <w:szCs w:val="22"/>
              </w:rPr>
            </w:pPr>
            <w:r w:rsidRPr="009F47F6">
              <w:rPr>
                <w:rFonts w:cstheme="minorHAnsi"/>
                <w:sz w:val="22"/>
                <w:szCs w:val="22"/>
              </w:rPr>
              <w:t>Relatif à la rémunération des personnels des 3 fonctions publiques. </w:t>
            </w:r>
            <w:r w:rsidRPr="009F47F6">
              <w:rPr>
                <w:rFonts w:cstheme="minorHAnsi"/>
                <w:sz w:val="22"/>
                <w:szCs w:val="22"/>
              </w:rPr>
              <w:fldChar w:fldCharType="end"/>
            </w:r>
            <w:r w:rsidRPr="009F47F6">
              <w:rPr>
                <w:rFonts w:cstheme="minorHAnsi"/>
                <w:sz w:val="22"/>
                <w:szCs w:val="22"/>
              </w:rPr>
              <w:t xml:space="preserve"> </w:t>
            </w:r>
            <w:r w:rsidRPr="009F47F6">
              <w:rPr>
                <w:rFonts w:cstheme="minorHAnsi"/>
              </w:rPr>
              <w:t>L’article 10 du décret</w:t>
            </w:r>
            <w:r w:rsidRPr="009F47F6">
              <w:rPr>
                <w:rFonts w:cstheme="minorHAnsi"/>
                <w:sz w:val="22"/>
                <w:szCs w:val="22"/>
              </w:rPr>
              <w:t xml:space="preserve"> fixe les conditions d’octroi du SFT. </w:t>
            </w:r>
          </w:p>
          <w:p w14:paraId="638C1904" w14:textId="77777777" w:rsidR="001936A3" w:rsidRPr="009F47F6" w:rsidRDefault="001936A3" w:rsidP="00126F22">
            <w:pPr>
              <w:suppressAutoHyphens/>
              <w:ind w:left="142"/>
              <w:contextualSpacing/>
              <w:rPr>
                <w:rFonts w:cstheme="minorHAnsi"/>
                <w:sz w:val="22"/>
                <w:szCs w:val="22"/>
              </w:rPr>
            </w:pPr>
            <w:r w:rsidRPr="009F47F6">
              <w:rPr>
                <w:rFonts w:cstheme="minorHAnsi"/>
                <w:sz w:val="22"/>
                <w:szCs w:val="22"/>
              </w:rPr>
              <w:t>Son article 10 bis dispose que « le SFT comprend un élément fixe et un élément proportionnel. Pour les personnels rémunérés par un traitement indiciaire (…), l’élément proportionnel est calculé en pourcentage dudit traitement. Les pourcentages fixés pour l’élément proportionnel s’appliquent à la fraction du traitement assujetti à retenue pour pension n’excédant pas le traitement afférent à l’indice majoré 717 (indice brut 879) ».</w:t>
            </w:r>
          </w:p>
          <w:p w14:paraId="10A892DC" w14:textId="77777777" w:rsidR="001936A3" w:rsidRPr="009F47F6" w:rsidRDefault="001936A3" w:rsidP="00126F22">
            <w:pPr>
              <w:suppressAutoHyphens/>
              <w:ind w:left="142"/>
              <w:contextualSpacing/>
              <w:rPr>
                <w:rFonts w:cstheme="minorHAnsi"/>
                <w:sz w:val="22"/>
                <w:szCs w:val="22"/>
              </w:rPr>
            </w:pPr>
            <w:r w:rsidRPr="009F47F6">
              <w:rPr>
                <w:rFonts w:cstheme="minorHAnsi"/>
                <w:sz w:val="22"/>
                <w:szCs w:val="22"/>
              </w:rPr>
              <w:t>Le droit au SFT est ouvert aux agents de la Fonction Publique Territoriale dont la rémunération est fixée par référence aux traitements des fonctionnaires ou évolue en fonction des variations de traitement.</w:t>
            </w:r>
          </w:p>
          <w:p w14:paraId="2E16C4AF" w14:textId="77777777" w:rsidR="001936A3" w:rsidRPr="009F47F6" w:rsidRDefault="001936A3" w:rsidP="00126F22">
            <w:pPr>
              <w:suppressAutoHyphens/>
              <w:ind w:left="142"/>
              <w:contextualSpacing/>
              <w:rPr>
                <w:rFonts w:cstheme="minorHAnsi"/>
                <w:sz w:val="22"/>
                <w:szCs w:val="22"/>
              </w:rPr>
            </w:pPr>
            <w:r w:rsidRPr="009F47F6">
              <w:rPr>
                <w:rFonts w:cstheme="minorHAnsi"/>
                <w:sz w:val="22"/>
                <w:szCs w:val="22"/>
              </w:rPr>
              <w:t xml:space="preserve">Lorsque les deux membres d'un couple de fonctionnaires ou d'agents publics, mariés ou vivant en concubinage, assument la charge du ou des mêmes enfants, le bénéficiaire est celui d'entre eux qu'ils désignent d'un commun accord. Les dates d'ouverture, de modification et de fin de droit fixées en matière de prestations familiales par </w:t>
            </w:r>
            <w:r w:rsidR="00696022">
              <w:fldChar w:fldCharType="begin"/>
            </w:r>
            <w:r w:rsidR="00696022">
              <w:instrText xml:space="preserve"> HYPERLINK "https://www.legifrance.gouv.fr/affichCodeArticle.do?cidTexte=LEGITEXT000006073189&amp;idArticle=LEGIARTI000006743406&amp;dateTexte=&amp;categorieLien=cid" </w:instrText>
            </w:r>
            <w:r w:rsidR="00696022">
              <w:fldChar w:fldCharType="separate"/>
            </w:r>
            <w:r w:rsidRPr="009F47F6">
              <w:rPr>
                <w:rFonts w:cstheme="minorHAnsi"/>
                <w:sz w:val="22"/>
                <w:szCs w:val="22"/>
              </w:rPr>
              <w:t xml:space="preserve">l'article L. </w:t>
            </w:r>
            <w:r w:rsidRPr="009F47F6">
              <w:rPr>
                <w:rFonts w:cstheme="minorHAnsi"/>
                <w:sz w:val="22"/>
                <w:szCs w:val="22"/>
              </w:rPr>
              <w:lastRenderedPageBreak/>
              <w:t>552-1</w:t>
            </w:r>
            <w:r w:rsidR="00696022">
              <w:rPr>
                <w:rFonts w:cstheme="minorHAnsi"/>
                <w:sz w:val="22"/>
                <w:szCs w:val="22"/>
              </w:rPr>
              <w:fldChar w:fldCharType="end"/>
            </w:r>
            <w:r w:rsidRPr="009F47F6">
              <w:rPr>
                <w:rFonts w:cstheme="minorHAnsi"/>
                <w:sz w:val="22"/>
                <w:szCs w:val="22"/>
              </w:rPr>
              <w:t xml:space="preserve"> du code de la sécurité sociale sont applicables au supplément familial de traitement.</w:t>
            </w:r>
          </w:p>
        </w:tc>
      </w:tr>
      <w:tr w:rsidR="001936A3" w:rsidRPr="0085248B" w14:paraId="30879119" w14:textId="77777777" w:rsidTr="00276291">
        <w:tc>
          <w:tcPr>
            <w:tcW w:w="1868"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Change w:id="1211" w:author="Le Boudec  Vitalia" w:date="2017-09-16T18:39:00Z">
              <w:tcPr>
                <w:tcW w:w="1868"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tcPrChange>
          </w:tcPr>
          <w:p w14:paraId="7ECBA9A7" w14:textId="77777777" w:rsidR="001936A3" w:rsidRPr="009F47F6" w:rsidRDefault="00696022" w:rsidP="00126F22">
            <w:pPr>
              <w:suppressAutoHyphens/>
              <w:ind w:left="142"/>
              <w:contextualSpacing/>
              <w:rPr>
                <w:rFonts w:cstheme="minorHAnsi"/>
                <w:sz w:val="22"/>
                <w:szCs w:val="22"/>
              </w:rPr>
            </w:pPr>
            <w:r>
              <w:lastRenderedPageBreak/>
              <w:fldChar w:fldCharType="begin"/>
            </w:r>
            <w:r>
              <w:instrText xml:space="preserve"> HYPERLINK "http://circulaire.legifrance.gouv.fr/pdf/2009/04/cir_2969.pdf" </w:instrText>
            </w:r>
            <w:r>
              <w:fldChar w:fldCharType="separate"/>
            </w:r>
            <w:r w:rsidR="001936A3" w:rsidRPr="009F47F6">
              <w:rPr>
                <w:rFonts w:cstheme="minorHAnsi"/>
              </w:rPr>
              <w:t>Circulaire</w:t>
            </w:r>
            <w:r>
              <w:rPr>
                <w:rFonts w:cstheme="minorHAnsi"/>
              </w:rPr>
              <w:fldChar w:fldCharType="end"/>
            </w:r>
            <w:r w:rsidR="001936A3" w:rsidRPr="009F47F6">
              <w:rPr>
                <w:rFonts w:cstheme="minorHAnsi"/>
              </w:rPr>
              <w:t xml:space="preserve"> du 9/08/1999 </w:t>
            </w:r>
          </w:p>
        </w:tc>
        <w:tc>
          <w:tcPr>
            <w:tcW w:w="8080" w:type="dxa"/>
            <w:gridSpan w:val="4"/>
            <w:tcBorders>
              <w:top w:val="single" w:sz="4" w:space="0" w:color="00000A"/>
              <w:left w:val="single" w:sz="4" w:space="0" w:color="00000A"/>
              <w:bottom w:val="single" w:sz="4" w:space="0" w:color="00000A"/>
              <w:right w:val="single" w:sz="4" w:space="0" w:color="00000A"/>
            </w:tcBorders>
            <w:shd w:val="clear" w:color="auto" w:fill="FFFFFF"/>
            <w:tcMar>
              <w:left w:w="78" w:type="dxa"/>
            </w:tcMar>
            <w:tcPrChange w:id="1212" w:author="Le Boudec  Vitalia" w:date="2017-09-16T18:39:00Z">
              <w:tcPr>
                <w:tcW w:w="7702" w:type="dxa"/>
                <w:gridSpan w:val="4"/>
                <w:tcBorders>
                  <w:top w:val="single" w:sz="4" w:space="0" w:color="00000A"/>
                  <w:left w:val="single" w:sz="4" w:space="0" w:color="00000A"/>
                  <w:bottom w:val="single" w:sz="4" w:space="0" w:color="00000A"/>
                  <w:right w:val="single" w:sz="4" w:space="0" w:color="00000A"/>
                </w:tcBorders>
                <w:shd w:val="clear" w:color="auto" w:fill="FFFFFF"/>
                <w:tcMar>
                  <w:left w:w="78" w:type="dxa"/>
                </w:tcMar>
              </w:tcPr>
            </w:tcPrChange>
          </w:tcPr>
          <w:p w14:paraId="66385FF4" w14:textId="77777777" w:rsidR="001936A3" w:rsidRPr="009F47F6" w:rsidRDefault="001936A3" w:rsidP="00126F22">
            <w:pPr>
              <w:suppressAutoHyphens/>
              <w:ind w:left="142"/>
              <w:contextualSpacing/>
              <w:rPr>
                <w:rFonts w:cstheme="minorHAnsi"/>
                <w:sz w:val="22"/>
                <w:szCs w:val="22"/>
              </w:rPr>
            </w:pPr>
            <w:r w:rsidRPr="009F47F6">
              <w:rPr>
                <w:rFonts w:cstheme="minorHAnsi"/>
                <w:sz w:val="22"/>
                <w:szCs w:val="22"/>
              </w:rPr>
              <w:t xml:space="preserve">Relative aux modalités de calcul et de versement du supplément familial de traitement. </w:t>
            </w:r>
          </w:p>
          <w:p w14:paraId="1BC61040" w14:textId="77777777" w:rsidR="001936A3" w:rsidRPr="009F47F6" w:rsidRDefault="001936A3" w:rsidP="00126F22">
            <w:pPr>
              <w:suppressAutoHyphens/>
              <w:ind w:left="142"/>
              <w:contextualSpacing/>
              <w:rPr>
                <w:rFonts w:cstheme="minorHAnsi"/>
                <w:sz w:val="22"/>
                <w:szCs w:val="22"/>
              </w:rPr>
            </w:pPr>
            <w:r w:rsidRPr="009F47F6">
              <w:rPr>
                <w:rFonts w:cstheme="minorHAnsi"/>
                <w:sz w:val="22"/>
                <w:szCs w:val="22"/>
              </w:rPr>
              <w:t>Le montant est calculé en fonction du nombre d’enfants et de l'indice de l'agent qui perçoit le SFT. Il comprend un élément fixe et un élément proportionnel au traitement brut de l'agent dans la limite de montants plancher et plafond.</w:t>
            </w:r>
          </w:p>
          <w:p w14:paraId="186A1D5A" w14:textId="77777777" w:rsidR="001936A3" w:rsidRPr="009F47F6" w:rsidRDefault="001936A3" w:rsidP="00126F22">
            <w:pPr>
              <w:suppressAutoHyphens/>
              <w:ind w:left="142"/>
              <w:contextualSpacing/>
              <w:rPr>
                <w:rFonts w:cstheme="minorHAnsi"/>
                <w:sz w:val="22"/>
                <w:szCs w:val="22"/>
              </w:rPr>
            </w:pPr>
            <w:r w:rsidRPr="009F47F6">
              <w:rPr>
                <w:rFonts w:cstheme="minorHAnsi"/>
                <w:sz w:val="22"/>
                <w:szCs w:val="22"/>
              </w:rPr>
              <w:t>Un agent ayant un indice majoré inférieur ou égal à 449 perçoit un SFT au taux minimal. Celui qui a un indice majoré compris entre 449 et 716 bénéficie d'un SFT en partie proportionnel à son traitement brut.</w:t>
            </w:r>
          </w:p>
          <w:p w14:paraId="39F4BEB7" w14:textId="77777777" w:rsidR="001936A3" w:rsidRPr="009F47F6" w:rsidRDefault="001936A3" w:rsidP="00126F22">
            <w:pPr>
              <w:suppressAutoHyphens/>
              <w:ind w:left="142"/>
              <w:contextualSpacing/>
              <w:rPr>
                <w:rFonts w:cstheme="minorHAnsi"/>
                <w:sz w:val="22"/>
                <w:szCs w:val="22"/>
              </w:rPr>
            </w:pPr>
            <w:r w:rsidRPr="009F47F6">
              <w:rPr>
                <w:rFonts w:cstheme="minorHAnsi"/>
                <w:sz w:val="22"/>
                <w:szCs w:val="22"/>
              </w:rPr>
              <w:t>Pour un agent à temps partiel, la part proportionnelle, calculée sur le traitement brut, est réduite. Toutefois, il ne peut pas être inférieur au minimum versé à un agent travaillant à temps plein et ayant le même nombre d'enfants à charge.</w:t>
            </w:r>
          </w:p>
          <w:p w14:paraId="7D455515" w14:textId="77777777" w:rsidR="001936A3" w:rsidRPr="009F47F6" w:rsidRDefault="001936A3" w:rsidP="00126F22">
            <w:pPr>
              <w:suppressAutoHyphens/>
              <w:ind w:left="142"/>
              <w:contextualSpacing/>
              <w:rPr>
                <w:rFonts w:cstheme="minorHAnsi"/>
                <w:sz w:val="22"/>
                <w:szCs w:val="22"/>
              </w:rPr>
            </w:pPr>
            <w:r w:rsidRPr="009F47F6">
              <w:rPr>
                <w:rFonts w:cstheme="minorHAnsi"/>
                <w:sz w:val="22"/>
                <w:szCs w:val="22"/>
              </w:rPr>
              <w:t>Pour un agent à temps non complet, le SFT est versé en fonction du nombre d'heures de service rapportées à la durée légale et hebdomadaire du travail, soit 25/35è. Les 2,29 € ne sont pas proratisés.</w:t>
            </w:r>
          </w:p>
          <w:p w14:paraId="67DE0854" w14:textId="77777777" w:rsidR="001936A3" w:rsidRPr="009F47F6" w:rsidRDefault="001936A3" w:rsidP="00126F22">
            <w:pPr>
              <w:suppressAutoHyphens/>
              <w:ind w:left="142"/>
              <w:contextualSpacing/>
              <w:rPr>
                <w:rFonts w:cstheme="minorHAnsi"/>
                <w:sz w:val="22"/>
                <w:szCs w:val="22"/>
              </w:rPr>
            </w:pPr>
            <w:r w:rsidRPr="009F47F6">
              <w:rPr>
                <w:rFonts w:cstheme="minorHAnsi"/>
                <w:sz w:val="22"/>
                <w:szCs w:val="22"/>
              </w:rPr>
              <w:t xml:space="preserve">Le SFT se cumule avec les autres </w:t>
            </w:r>
            <w:r w:rsidR="00696022">
              <w:fldChar w:fldCharType="begin"/>
            </w:r>
            <w:r w:rsidR="00696022">
              <w:instrText xml:space="preserve"> HYPERLINK "https://www.service-public.fr/particuliers/vosdroits/N156" </w:instrText>
            </w:r>
            <w:r w:rsidR="00696022">
              <w:fldChar w:fldCharType="separate"/>
            </w:r>
            <w:r w:rsidRPr="009F47F6">
              <w:rPr>
                <w:rFonts w:cstheme="minorHAnsi"/>
                <w:sz w:val="22"/>
                <w:szCs w:val="22"/>
              </w:rPr>
              <w:t>allocations familiales</w:t>
            </w:r>
            <w:r w:rsidR="00696022">
              <w:rPr>
                <w:rFonts w:cstheme="minorHAnsi"/>
                <w:sz w:val="22"/>
                <w:szCs w:val="22"/>
              </w:rPr>
              <w:fldChar w:fldCharType="end"/>
            </w:r>
            <w:r w:rsidRPr="009F47F6">
              <w:rPr>
                <w:rFonts w:cstheme="minorHAnsi"/>
                <w:sz w:val="22"/>
                <w:szCs w:val="22"/>
              </w:rPr>
              <w:t xml:space="preserve"> auxquelles l'agent a droit.</w:t>
            </w:r>
          </w:p>
          <w:p w14:paraId="4BF2688A" w14:textId="77777777" w:rsidR="001936A3" w:rsidRPr="009F47F6" w:rsidRDefault="001936A3" w:rsidP="00126F22">
            <w:pPr>
              <w:suppressAutoHyphens/>
              <w:ind w:left="142"/>
              <w:contextualSpacing/>
              <w:rPr>
                <w:rFonts w:cstheme="minorHAnsi"/>
                <w:sz w:val="22"/>
                <w:szCs w:val="22"/>
              </w:rPr>
            </w:pPr>
            <w:r w:rsidRPr="009F47F6">
              <w:rPr>
                <w:rFonts w:cstheme="minorHAnsi"/>
                <w:sz w:val="22"/>
                <w:szCs w:val="22"/>
              </w:rPr>
              <w:t>L’annexe n°2 prévoit les modalités d’application du SFT aux cas de recomposition familiale.</w:t>
            </w:r>
          </w:p>
          <w:p w14:paraId="2DA150CC" w14:textId="77777777" w:rsidR="001936A3" w:rsidRPr="009F47F6" w:rsidRDefault="001936A3" w:rsidP="00126F22">
            <w:pPr>
              <w:suppressAutoHyphens/>
              <w:ind w:left="142"/>
              <w:contextualSpacing/>
              <w:rPr>
                <w:rFonts w:cstheme="minorHAnsi"/>
                <w:sz w:val="22"/>
                <w:szCs w:val="22"/>
              </w:rPr>
            </w:pPr>
            <w:r w:rsidRPr="009F47F6">
              <w:rPr>
                <w:rFonts w:cstheme="minorHAnsi"/>
                <w:sz w:val="22"/>
                <w:szCs w:val="22"/>
              </w:rPr>
              <w:t>CAS N°1 : Séparation et un seul parent est fonctionnaire </w:t>
            </w:r>
          </w:p>
          <w:p w14:paraId="20A573B5" w14:textId="77777777" w:rsidR="001936A3" w:rsidRPr="009F47F6" w:rsidRDefault="001936A3" w:rsidP="00126F22">
            <w:pPr>
              <w:suppressAutoHyphens/>
              <w:ind w:left="142"/>
              <w:contextualSpacing/>
              <w:rPr>
                <w:rFonts w:cstheme="minorHAnsi"/>
                <w:sz w:val="22"/>
                <w:szCs w:val="22"/>
              </w:rPr>
            </w:pPr>
            <w:r w:rsidRPr="009F47F6">
              <w:rPr>
                <w:rFonts w:cstheme="minorHAnsi"/>
                <w:sz w:val="22"/>
                <w:szCs w:val="22"/>
              </w:rPr>
              <w:t xml:space="preserve">Le SFT est calculé en prenant en compte tous les enfants dont l'ex-époux(se) ou partenaire de Pacs est le parent ou </w:t>
            </w:r>
            <w:proofErr w:type="spellStart"/>
            <w:r w:rsidRPr="009F47F6">
              <w:rPr>
                <w:rFonts w:cstheme="minorHAnsi"/>
                <w:sz w:val="22"/>
                <w:szCs w:val="22"/>
              </w:rPr>
              <w:t>a</w:t>
            </w:r>
            <w:proofErr w:type="spellEnd"/>
            <w:r w:rsidRPr="009F47F6">
              <w:rPr>
                <w:rFonts w:cstheme="minorHAnsi"/>
                <w:sz w:val="22"/>
                <w:szCs w:val="22"/>
              </w:rPr>
              <w:t xml:space="preserve"> la charge et en fonction de son indice. Le SFT est versé à chaque parent au prorata des enfants à sa charge.</w:t>
            </w:r>
          </w:p>
          <w:p w14:paraId="0654B92E" w14:textId="0BCED9F7" w:rsidR="001936A3" w:rsidRPr="009F47F6" w:rsidRDefault="001936A3" w:rsidP="00126F22">
            <w:pPr>
              <w:suppressAutoHyphens/>
              <w:ind w:left="142"/>
              <w:contextualSpacing/>
              <w:rPr>
                <w:rFonts w:cstheme="minorHAnsi"/>
                <w:sz w:val="22"/>
                <w:szCs w:val="22"/>
              </w:rPr>
            </w:pPr>
            <w:r w:rsidRPr="009F47F6">
              <w:rPr>
                <w:rFonts w:cstheme="minorHAnsi"/>
                <w:sz w:val="22"/>
                <w:szCs w:val="22"/>
              </w:rPr>
              <w:t xml:space="preserve">Par </w:t>
            </w:r>
            <w:r w:rsidR="00C059F9" w:rsidRPr="009F47F6">
              <w:rPr>
                <w:rFonts w:cstheme="minorHAnsi"/>
                <w:sz w:val="22"/>
                <w:szCs w:val="22"/>
              </w:rPr>
              <w:t>ex</w:t>
            </w:r>
            <w:r w:rsidR="00C059F9">
              <w:rPr>
                <w:rFonts w:cstheme="minorHAnsi"/>
                <w:sz w:val="22"/>
                <w:szCs w:val="22"/>
              </w:rPr>
              <w:t>.</w:t>
            </w:r>
            <w:r w:rsidR="00C059F9" w:rsidRPr="009F47F6">
              <w:rPr>
                <w:rFonts w:cstheme="minorHAnsi"/>
                <w:sz w:val="22"/>
                <w:szCs w:val="22"/>
              </w:rPr>
              <w:t> </w:t>
            </w:r>
            <w:r w:rsidRPr="009F47F6">
              <w:rPr>
                <w:rFonts w:cstheme="minorHAnsi"/>
                <w:sz w:val="22"/>
                <w:szCs w:val="22"/>
              </w:rPr>
              <w:t>: un couple a eu 3 enfants, 2 sont à la charge d'un parent non fonctionnaire, 1 est à la charge du parent fonctionnaire qui a aussi 2 autres enfants issus d'une nouvelle union. Le SFT est calculé sur la base des 5 enfants du parent fonctionnaire. Le parent non fonctionnaire en perçoit 2/5, le parent fonctionnaire 3/5.</w:t>
            </w:r>
          </w:p>
          <w:p w14:paraId="7B50C5B1" w14:textId="77777777" w:rsidR="001936A3" w:rsidRPr="009F47F6" w:rsidRDefault="001936A3" w:rsidP="00126F22">
            <w:pPr>
              <w:suppressAutoHyphens/>
              <w:ind w:left="142"/>
              <w:contextualSpacing/>
              <w:rPr>
                <w:rFonts w:cstheme="minorHAnsi"/>
                <w:sz w:val="22"/>
                <w:szCs w:val="22"/>
              </w:rPr>
            </w:pPr>
            <w:r w:rsidRPr="009F47F6">
              <w:rPr>
                <w:rFonts w:cstheme="minorHAnsi"/>
                <w:sz w:val="22"/>
                <w:szCs w:val="22"/>
              </w:rPr>
              <w:t>CAS N°2 : Séparation et deux parents fonctionnaires </w:t>
            </w:r>
          </w:p>
          <w:p w14:paraId="64BD090A" w14:textId="77777777" w:rsidR="001936A3" w:rsidRPr="009F47F6" w:rsidRDefault="001936A3" w:rsidP="00126F22">
            <w:pPr>
              <w:suppressAutoHyphens/>
              <w:ind w:left="142"/>
              <w:contextualSpacing/>
              <w:rPr>
                <w:rFonts w:cstheme="minorHAnsi"/>
                <w:sz w:val="22"/>
                <w:szCs w:val="22"/>
              </w:rPr>
            </w:pPr>
            <w:r w:rsidRPr="009F47F6">
              <w:rPr>
                <w:rFonts w:cstheme="minorHAnsi"/>
                <w:sz w:val="22"/>
                <w:szCs w:val="22"/>
              </w:rPr>
              <w:t>Garde alternée</w:t>
            </w:r>
          </w:p>
          <w:p w14:paraId="4310BAA5" w14:textId="77777777" w:rsidR="001936A3" w:rsidRPr="009F47F6" w:rsidRDefault="001936A3" w:rsidP="00126F22">
            <w:pPr>
              <w:suppressAutoHyphens/>
              <w:ind w:left="142"/>
              <w:contextualSpacing/>
              <w:rPr>
                <w:rFonts w:cstheme="minorHAnsi"/>
                <w:sz w:val="22"/>
                <w:szCs w:val="22"/>
              </w:rPr>
            </w:pPr>
            <w:r w:rsidRPr="009F47F6">
              <w:rPr>
                <w:rFonts w:cstheme="minorHAnsi"/>
                <w:sz w:val="22"/>
                <w:szCs w:val="22"/>
              </w:rPr>
              <w:t>Le SFT est versé à chacun des ex-époux(se) ou partenaire de Pacs au prorata des enfants dont il a la charge effective et permanente (c'est-à-dire, logé, nourri...). Il est calculé pour chaque parent en fonction de son propre indice.</w:t>
            </w:r>
          </w:p>
          <w:p w14:paraId="73D52900" w14:textId="77777777" w:rsidR="001936A3" w:rsidRPr="009F47F6" w:rsidRDefault="001936A3" w:rsidP="00126F22">
            <w:pPr>
              <w:suppressAutoHyphens/>
              <w:ind w:left="142"/>
              <w:contextualSpacing/>
              <w:rPr>
                <w:rFonts w:cstheme="minorHAnsi"/>
                <w:sz w:val="22"/>
                <w:szCs w:val="22"/>
              </w:rPr>
            </w:pPr>
            <w:r w:rsidRPr="009F47F6">
              <w:rPr>
                <w:rFonts w:cstheme="minorHAnsi"/>
                <w:sz w:val="22"/>
                <w:szCs w:val="22"/>
              </w:rPr>
              <w:t>Droit de garde attribuée à un seul parent</w:t>
            </w:r>
          </w:p>
          <w:p w14:paraId="5392D5C4" w14:textId="77777777" w:rsidR="001936A3" w:rsidRPr="009F47F6" w:rsidRDefault="001936A3" w:rsidP="00126F22">
            <w:pPr>
              <w:suppressAutoHyphens/>
              <w:ind w:left="142"/>
              <w:contextualSpacing/>
              <w:rPr>
                <w:rFonts w:cstheme="minorHAnsi"/>
                <w:sz w:val="22"/>
                <w:szCs w:val="22"/>
              </w:rPr>
            </w:pPr>
            <w:r w:rsidRPr="009F47F6">
              <w:rPr>
                <w:rFonts w:cstheme="minorHAnsi"/>
                <w:sz w:val="22"/>
                <w:szCs w:val="22"/>
              </w:rPr>
              <w:t>Le SFT est versé à chacun des ex-époux(se) ou partenaire de Pacs au prorata des enfants dont il a la charge effective et permanente (c'est-à-dire, logé, nourri...).</w:t>
            </w:r>
          </w:p>
          <w:p w14:paraId="431FA847" w14:textId="77777777" w:rsidR="001936A3" w:rsidRPr="009F47F6" w:rsidRDefault="001936A3" w:rsidP="00126F22">
            <w:pPr>
              <w:suppressAutoHyphens/>
              <w:ind w:left="142"/>
              <w:contextualSpacing/>
              <w:rPr>
                <w:rFonts w:cstheme="minorHAnsi"/>
                <w:sz w:val="22"/>
                <w:szCs w:val="22"/>
              </w:rPr>
            </w:pPr>
            <w:r w:rsidRPr="009F47F6">
              <w:rPr>
                <w:rFonts w:cstheme="minorHAnsi"/>
                <w:sz w:val="22"/>
                <w:szCs w:val="22"/>
              </w:rPr>
              <w:t>Il est calculé pour chaque parent en fonction de son propre indice.</w:t>
            </w:r>
          </w:p>
        </w:tc>
      </w:tr>
      <w:tr w:rsidR="001936A3" w:rsidRPr="0085248B" w14:paraId="43D85C57" w14:textId="77777777" w:rsidTr="00276291">
        <w:tblPrEx>
          <w:tblCellSpacing w:w="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Change w:id="1213" w:author="Le Boudec  Vitalia" w:date="2017-09-16T18:39:00Z">
            <w:tblPrEx>
              <w:tblCellSpacing w:w="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
          </w:tblPrExChange>
        </w:tblPrEx>
        <w:trPr>
          <w:tblHeader/>
          <w:tblCellSpacing w:w="15" w:type="dxa"/>
          <w:trPrChange w:id="1214" w:author="Le Boudec  Vitalia" w:date="2017-09-16T18:39:00Z">
            <w:trPr>
              <w:tblHeader/>
              <w:tblCellSpacing w:w="15" w:type="dxa"/>
            </w:trPr>
          </w:trPrChange>
        </w:trPr>
        <w:tc>
          <w:tcPr>
            <w:tcW w:w="9948" w:type="dxa"/>
            <w:gridSpan w:val="5"/>
            <w:tcBorders>
              <w:top w:val="single" w:sz="4" w:space="0" w:color="auto"/>
              <w:left w:val="single" w:sz="4" w:space="0" w:color="auto"/>
              <w:bottom w:val="nil"/>
              <w:right w:val="single" w:sz="4" w:space="0" w:color="auto"/>
            </w:tcBorders>
            <w:vAlign w:val="center"/>
            <w:hideMark/>
            <w:tcPrChange w:id="1215" w:author="Le Boudec  Vitalia" w:date="2017-09-16T18:39:00Z">
              <w:tcPr>
                <w:tcW w:w="9570" w:type="dxa"/>
                <w:gridSpan w:val="5"/>
                <w:tcBorders>
                  <w:top w:val="single" w:sz="4" w:space="0" w:color="auto"/>
                  <w:left w:val="single" w:sz="4" w:space="0" w:color="auto"/>
                  <w:bottom w:val="nil"/>
                  <w:right w:val="single" w:sz="4" w:space="0" w:color="auto"/>
                </w:tcBorders>
                <w:vAlign w:val="center"/>
                <w:hideMark/>
              </w:tcPr>
            </w:tcPrChange>
          </w:tcPr>
          <w:p w14:paraId="5BD635BC" w14:textId="77777777" w:rsidR="001936A3" w:rsidRPr="009F47F6" w:rsidRDefault="001936A3" w:rsidP="00EB01E4">
            <w:pPr>
              <w:jc w:val="center"/>
              <w:rPr>
                <w:rFonts w:cstheme="minorHAnsi"/>
                <w:sz w:val="22"/>
                <w:szCs w:val="22"/>
              </w:rPr>
            </w:pPr>
            <w:r w:rsidRPr="009F47F6">
              <w:rPr>
                <w:rFonts w:cstheme="minorHAnsi"/>
                <w:sz w:val="22"/>
                <w:szCs w:val="22"/>
              </w:rPr>
              <w:t>Montants minimum et maximum du SFT</w:t>
            </w:r>
          </w:p>
        </w:tc>
      </w:tr>
      <w:tr w:rsidR="001936A3" w:rsidRPr="0085248B" w14:paraId="5D244044" w14:textId="77777777" w:rsidTr="00276291">
        <w:tblPrEx>
          <w:tblCellSpacing w:w="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Change w:id="1216" w:author="Le Boudec  Vitalia" w:date="2017-09-16T18:39:00Z">
            <w:tblPrEx>
              <w:tblCellSpacing w:w="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
          </w:tblPrExChange>
        </w:tblPrEx>
        <w:trPr>
          <w:tblHeader/>
          <w:tblCellSpacing w:w="15" w:type="dxa"/>
          <w:trPrChange w:id="1217" w:author="Le Boudec  Vitalia" w:date="2017-09-16T18:39:00Z">
            <w:trPr>
              <w:tblHeader/>
              <w:tblCellSpacing w:w="15" w:type="dxa"/>
            </w:trPr>
          </w:trPrChange>
        </w:trPr>
        <w:tc>
          <w:tcPr>
            <w:tcW w:w="1868" w:type="dxa"/>
            <w:tcBorders>
              <w:left w:val="single" w:sz="4" w:space="0" w:color="auto"/>
            </w:tcBorders>
            <w:vAlign w:val="center"/>
            <w:hideMark/>
            <w:tcPrChange w:id="1218" w:author="Le Boudec  Vitalia" w:date="2017-09-16T18:39:00Z">
              <w:tcPr>
                <w:tcW w:w="1868" w:type="dxa"/>
                <w:tcBorders>
                  <w:left w:val="single" w:sz="4" w:space="0" w:color="auto"/>
                </w:tcBorders>
                <w:vAlign w:val="center"/>
                <w:hideMark/>
              </w:tcPr>
            </w:tcPrChange>
          </w:tcPr>
          <w:p w14:paraId="5E5B56C9" w14:textId="77777777" w:rsidR="001936A3" w:rsidRPr="009F47F6" w:rsidRDefault="001936A3" w:rsidP="00EB01E4">
            <w:pPr>
              <w:spacing w:before="100" w:beforeAutospacing="1" w:after="100" w:afterAutospacing="1"/>
              <w:jc w:val="center"/>
              <w:rPr>
                <w:rFonts w:cstheme="minorHAnsi"/>
                <w:sz w:val="22"/>
                <w:szCs w:val="22"/>
              </w:rPr>
            </w:pPr>
            <w:r w:rsidRPr="009F47F6">
              <w:rPr>
                <w:rFonts w:cstheme="minorHAnsi"/>
                <w:sz w:val="22"/>
                <w:szCs w:val="22"/>
              </w:rPr>
              <w:t>Nombre d'enfants</w:t>
            </w:r>
          </w:p>
        </w:tc>
        <w:tc>
          <w:tcPr>
            <w:tcW w:w="1681" w:type="dxa"/>
            <w:vAlign w:val="center"/>
            <w:hideMark/>
            <w:tcPrChange w:id="1219" w:author="Le Boudec  Vitalia" w:date="2017-09-16T18:39:00Z">
              <w:tcPr>
                <w:tcW w:w="1681" w:type="dxa"/>
                <w:vAlign w:val="center"/>
                <w:hideMark/>
              </w:tcPr>
            </w:tcPrChange>
          </w:tcPr>
          <w:p w14:paraId="711D4D69" w14:textId="77777777" w:rsidR="001936A3" w:rsidRPr="009F47F6" w:rsidRDefault="001936A3">
            <w:pPr>
              <w:spacing w:before="100" w:beforeAutospacing="1" w:after="100" w:afterAutospacing="1"/>
              <w:jc w:val="center"/>
              <w:rPr>
                <w:rFonts w:cstheme="minorHAnsi"/>
                <w:sz w:val="22"/>
                <w:szCs w:val="22"/>
              </w:rPr>
            </w:pPr>
            <w:r w:rsidRPr="009F47F6">
              <w:rPr>
                <w:rFonts w:cstheme="minorHAnsi"/>
                <w:sz w:val="22"/>
                <w:szCs w:val="22"/>
              </w:rPr>
              <w:t>Part fixe</w:t>
            </w:r>
          </w:p>
        </w:tc>
        <w:tc>
          <w:tcPr>
            <w:tcW w:w="2715" w:type="dxa"/>
            <w:vAlign w:val="center"/>
            <w:hideMark/>
            <w:tcPrChange w:id="1220" w:author="Le Boudec  Vitalia" w:date="2017-09-16T18:39:00Z">
              <w:tcPr>
                <w:tcW w:w="2715" w:type="dxa"/>
                <w:vAlign w:val="center"/>
                <w:hideMark/>
              </w:tcPr>
            </w:tcPrChange>
          </w:tcPr>
          <w:p w14:paraId="0C2FA0AC" w14:textId="77777777" w:rsidR="001936A3" w:rsidRPr="009F47F6" w:rsidRDefault="001936A3">
            <w:pPr>
              <w:spacing w:before="100" w:beforeAutospacing="1" w:after="100" w:afterAutospacing="1"/>
              <w:ind w:firstLine="139"/>
              <w:jc w:val="center"/>
              <w:rPr>
                <w:rFonts w:cstheme="minorHAnsi"/>
                <w:sz w:val="22"/>
                <w:szCs w:val="22"/>
              </w:rPr>
            </w:pPr>
            <w:r w:rsidRPr="009F47F6">
              <w:rPr>
                <w:rFonts w:cstheme="minorHAnsi"/>
                <w:sz w:val="22"/>
                <w:szCs w:val="22"/>
              </w:rPr>
              <w:t>Part proportionnelle au traitement brut</w:t>
            </w:r>
          </w:p>
        </w:tc>
        <w:tc>
          <w:tcPr>
            <w:tcW w:w="0" w:type="auto"/>
            <w:vAlign w:val="center"/>
            <w:hideMark/>
            <w:tcPrChange w:id="1221" w:author="Le Boudec  Vitalia" w:date="2017-09-16T18:39:00Z">
              <w:tcPr>
                <w:tcW w:w="0" w:type="auto"/>
                <w:vAlign w:val="center"/>
                <w:hideMark/>
              </w:tcPr>
            </w:tcPrChange>
          </w:tcPr>
          <w:p w14:paraId="1A338CC6" w14:textId="77777777" w:rsidR="001936A3" w:rsidRPr="009F47F6" w:rsidRDefault="001936A3">
            <w:pPr>
              <w:spacing w:before="100" w:beforeAutospacing="1" w:after="100" w:afterAutospacing="1"/>
              <w:jc w:val="center"/>
              <w:rPr>
                <w:rFonts w:cstheme="minorHAnsi"/>
                <w:sz w:val="22"/>
                <w:szCs w:val="22"/>
              </w:rPr>
            </w:pPr>
            <w:r w:rsidRPr="009F47F6">
              <w:rPr>
                <w:rFonts w:cstheme="minorHAnsi"/>
                <w:sz w:val="22"/>
                <w:szCs w:val="22"/>
              </w:rPr>
              <w:t>Minimum mensuel</w:t>
            </w:r>
          </w:p>
        </w:tc>
        <w:tc>
          <w:tcPr>
            <w:tcW w:w="2116" w:type="dxa"/>
            <w:tcBorders>
              <w:right w:val="single" w:sz="4" w:space="0" w:color="auto"/>
            </w:tcBorders>
            <w:vAlign w:val="center"/>
            <w:hideMark/>
            <w:tcPrChange w:id="1222" w:author="Le Boudec  Vitalia" w:date="2017-09-16T18:39:00Z">
              <w:tcPr>
                <w:tcW w:w="1738" w:type="dxa"/>
                <w:tcBorders>
                  <w:right w:val="single" w:sz="4" w:space="0" w:color="auto"/>
                </w:tcBorders>
                <w:vAlign w:val="center"/>
                <w:hideMark/>
              </w:tcPr>
            </w:tcPrChange>
          </w:tcPr>
          <w:p w14:paraId="46AC5ACD" w14:textId="77777777" w:rsidR="001936A3" w:rsidRPr="009F47F6" w:rsidRDefault="001936A3">
            <w:pPr>
              <w:spacing w:before="100" w:beforeAutospacing="1" w:after="100" w:afterAutospacing="1"/>
              <w:jc w:val="center"/>
              <w:rPr>
                <w:rFonts w:cstheme="minorHAnsi"/>
                <w:sz w:val="22"/>
                <w:szCs w:val="22"/>
              </w:rPr>
            </w:pPr>
            <w:r w:rsidRPr="009F47F6">
              <w:rPr>
                <w:rFonts w:cstheme="minorHAnsi"/>
                <w:sz w:val="22"/>
                <w:szCs w:val="22"/>
              </w:rPr>
              <w:t>Maximum mensuel</w:t>
            </w:r>
          </w:p>
        </w:tc>
      </w:tr>
      <w:tr w:rsidR="001936A3" w:rsidRPr="0085248B" w14:paraId="0680A405" w14:textId="77777777" w:rsidTr="00276291">
        <w:tblPrEx>
          <w:tblCellSpacing w:w="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Change w:id="1223" w:author="Le Boudec  Vitalia" w:date="2017-09-16T18:39:00Z">
            <w:tblPrEx>
              <w:tblCellSpacing w:w="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
          </w:tblPrExChange>
        </w:tblPrEx>
        <w:trPr>
          <w:tblCellSpacing w:w="15" w:type="dxa"/>
          <w:trPrChange w:id="1224" w:author="Le Boudec  Vitalia" w:date="2017-09-16T18:39:00Z">
            <w:trPr>
              <w:tblCellSpacing w:w="15" w:type="dxa"/>
            </w:trPr>
          </w:trPrChange>
        </w:trPr>
        <w:tc>
          <w:tcPr>
            <w:tcW w:w="1868" w:type="dxa"/>
            <w:tcBorders>
              <w:left w:val="single" w:sz="4" w:space="0" w:color="auto"/>
            </w:tcBorders>
            <w:vAlign w:val="center"/>
            <w:hideMark/>
            <w:tcPrChange w:id="1225" w:author="Le Boudec  Vitalia" w:date="2017-09-16T18:39:00Z">
              <w:tcPr>
                <w:tcW w:w="1868" w:type="dxa"/>
                <w:tcBorders>
                  <w:left w:val="single" w:sz="4" w:space="0" w:color="auto"/>
                </w:tcBorders>
                <w:vAlign w:val="center"/>
                <w:hideMark/>
              </w:tcPr>
            </w:tcPrChange>
          </w:tcPr>
          <w:p w14:paraId="52C249B8" w14:textId="77777777" w:rsidR="001936A3" w:rsidRPr="009F47F6" w:rsidRDefault="001936A3" w:rsidP="00EB01E4">
            <w:pPr>
              <w:spacing w:before="100" w:beforeAutospacing="1" w:after="100" w:afterAutospacing="1"/>
              <w:jc w:val="center"/>
              <w:rPr>
                <w:rFonts w:cstheme="minorHAnsi"/>
                <w:sz w:val="22"/>
                <w:szCs w:val="22"/>
              </w:rPr>
            </w:pPr>
            <w:r w:rsidRPr="009F47F6">
              <w:rPr>
                <w:rFonts w:cstheme="minorHAnsi"/>
                <w:sz w:val="22"/>
                <w:szCs w:val="22"/>
              </w:rPr>
              <w:t>1 enfant</w:t>
            </w:r>
          </w:p>
        </w:tc>
        <w:tc>
          <w:tcPr>
            <w:tcW w:w="1681" w:type="dxa"/>
            <w:vAlign w:val="center"/>
            <w:hideMark/>
            <w:tcPrChange w:id="1226" w:author="Le Boudec  Vitalia" w:date="2017-09-16T18:39:00Z">
              <w:tcPr>
                <w:tcW w:w="1681" w:type="dxa"/>
                <w:vAlign w:val="center"/>
                <w:hideMark/>
              </w:tcPr>
            </w:tcPrChange>
          </w:tcPr>
          <w:p w14:paraId="0292E998" w14:textId="77777777" w:rsidR="001936A3" w:rsidRPr="009F47F6" w:rsidRDefault="001936A3">
            <w:pPr>
              <w:spacing w:before="100" w:beforeAutospacing="1" w:after="100" w:afterAutospacing="1"/>
              <w:jc w:val="center"/>
              <w:rPr>
                <w:rFonts w:cstheme="minorHAnsi"/>
                <w:sz w:val="22"/>
                <w:szCs w:val="22"/>
              </w:rPr>
            </w:pPr>
            <w:r w:rsidRPr="009F47F6">
              <w:rPr>
                <w:rFonts w:cstheme="minorHAnsi"/>
                <w:sz w:val="22"/>
                <w:szCs w:val="22"/>
              </w:rPr>
              <w:t>2,29 €</w:t>
            </w:r>
          </w:p>
        </w:tc>
        <w:tc>
          <w:tcPr>
            <w:tcW w:w="2715" w:type="dxa"/>
            <w:vAlign w:val="center"/>
            <w:hideMark/>
            <w:tcPrChange w:id="1227" w:author="Le Boudec  Vitalia" w:date="2017-09-16T18:39:00Z">
              <w:tcPr>
                <w:tcW w:w="2715" w:type="dxa"/>
                <w:vAlign w:val="center"/>
                <w:hideMark/>
              </w:tcPr>
            </w:tcPrChange>
          </w:tcPr>
          <w:p w14:paraId="59182636" w14:textId="77777777" w:rsidR="001936A3" w:rsidRPr="009F47F6" w:rsidRDefault="001936A3">
            <w:pPr>
              <w:spacing w:before="100" w:beforeAutospacing="1" w:after="100" w:afterAutospacing="1"/>
              <w:jc w:val="center"/>
              <w:rPr>
                <w:rFonts w:cstheme="minorHAnsi"/>
                <w:sz w:val="22"/>
                <w:szCs w:val="22"/>
              </w:rPr>
            </w:pPr>
            <w:r w:rsidRPr="009F47F6">
              <w:rPr>
                <w:rFonts w:cstheme="minorHAnsi"/>
                <w:sz w:val="22"/>
                <w:szCs w:val="22"/>
              </w:rPr>
              <w:t>-</w:t>
            </w:r>
          </w:p>
        </w:tc>
        <w:tc>
          <w:tcPr>
            <w:tcW w:w="0" w:type="auto"/>
            <w:vAlign w:val="center"/>
            <w:hideMark/>
            <w:tcPrChange w:id="1228" w:author="Le Boudec  Vitalia" w:date="2017-09-16T18:39:00Z">
              <w:tcPr>
                <w:tcW w:w="0" w:type="auto"/>
                <w:vAlign w:val="center"/>
                <w:hideMark/>
              </w:tcPr>
            </w:tcPrChange>
          </w:tcPr>
          <w:p w14:paraId="0E7ED617" w14:textId="77777777" w:rsidR="001936A3" w:rsidRPr="009F47F6" w:rsidRDefault="001936A3">
            <w:pPr>
              <w:spacing w:before="100" w:beforeAutospacing="1" w:after="100" w:afterAutospacing="1"/>
              <w:jc w:val="center"/>
              <w:rPr>
                <w:rFonts w:cstheme="minorHAnsi"/>
                <w:sz w:val="22"/>
                <w:szCs w:val="22"/>
              </w:rPr>
            </w:pPr>
            <w:r w:rsidRPr="009F47F6">
              <w:rPr>
                <w:rFonts w:cstheme="minorHAnsi"/>
                <w:sz w:val="22"/>
                <w:szCs w:val="22"/>
              </w:rPr>
              <w:t>2,29 €</w:t>
            </w:r>
          </w:p>
        </w:tc>
        <w:tc>
          <w:tcPr>
            <w:tcW w:w="2116" w:type="dxa"/>
            <w:tcBorders>
              <w:right w:val="single" w:sz="4" w:space="0" w:color="auto"/>
            </w:tcBorders>
            <w:vAlign w:val="center"/>
            <w:hideMark/>
            <w:tcPrChange w:id="1229" w:author="Le Boudec  Vitalia" w:date="2017-09-16T18:39:00Z">
              <w:tcPr>
                <w:tcW w:w="1738" w:type="dxa"/>
                <w:tcBorders>
                  <w:right w:val="single" w:sz="4" w:space="0" w:color="auto"/>
                </w:tcBorders>
                <w:vAlign w:val="center"/>
                <w:hideMark/>
              </w:tcPr>
            </w:tcPrChange>
          </w:tcPr>
          <w:p w14:paraId="32E7ED20" w14:textId="77777777" w:rsidR="001936A3" w:rsidRPr="009F47F6" w:rsidRDefault="001936A3">
            <w:pPr>
              <w:spacing w:before="100" w:beforeAutospacing="1" w:after="100" w:afterAutospacing="1"/>
              <w:jc w:val="center"/>
              <w:rPr>
                <w:rFonts w:cstheme="minorHAnsi"/>
                <w:sz w:val="22"/>
                <w:szCs w:val="22"/>
              </w:rPr>
            </w:pPr>
            <w:r w:rsidRPr="009F47F6">
              <w:rPr>
                <w:rFonts w:cstheme="minorHAnsi"/>
                <w:sz w:val="22"/>
                <w:szCs w:val="22"/>
              </w:rPr>
              <w:t>2,29 €</w:t>
            </w:r>
          </w:p>
        </w:tc>
      </w:tr>
      <w:tr w:rsidR="001936A3" w:rsidRPr="0085248B" w14:paraId="795C5B57" w14:textId="77777777" w:rsidTr="00276291">
        <w:tblPrEx>
          <w:tblCellSpacing w:w="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Change w:id="1230" w:author="Le Boudec  Vitalia" w:date="2017-09-16T18:39:00Z">
            <w:tblPrEx>
              <w:tblCellSpacing w:w="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
          </w:tblPrExChange>
        </w:tblPrEx>
        <w:trPr>
          <w:tblCellSpacing w:w="15" w:type="dxa"/>
          <w:trPrChange w:id="1231" w:author="Le Boudec  Vitalia" w:date="2017-09-16T18:39:00Z">
            <w:trPr>
              <w:tblCellSpacing w:w="15" w:type="dxa"/>
            </w:trPr>
          </w:trPrChange>
        </w:trPr>
        <w:tc>
          <w:tcPr>
            <w:tcW w:w="1868" w:type="dxa"/>
            <w:tcBorders>
              <w:left w:val="single" w:sz="4" w:space="0" w:color="auto"/>
            </w:tcBorders>
            <w:vAlign w:val="center"/>
            <w:hideMark/>
            <w:tcPrChange w:id="1232" w:author="Le Boudec  Vitalia" w:date="2017-09-16T18:39:00Z">
              <w:tcPr>
                <w:tcW w:w="1868" w:type="dxa"/>
                <w:tcBorders>
                  <w:left w:val="single" w:sz="4" w:space="0" w:color="auto"/>
                </w:tcBorders>
                <w:vAlign w:val="center"/>
                <w:hideMark/>
              </w:tcPr>
            </w:tcPrChange>
          </w:tcPr>
          <w:p w14:paraId="1020FA8F" w14:textId="77777777" w:rsidR="001936A3" w:rsidRPr="009F47F6" w:rsidRDefault="001936A3" w:rsidP="00EB01E4">
            <w:pPr>
              <w:spacing w:before="100" w:beforeAutospacing="1" w:after="100" w:afterAutospacing="1"/>
              <w:jc w:val="center"/>
              <w:rPr>
                <w:rFonts w:cstheme="minorHAnsi"/>
                <w:sz w:val="22"/>
                <w:szCs w:val="22"/>
              </w:rPr>
            </w:pPr>
            <w:r w:rsidRPr="009F47F6">
              <w:rPr>
                <w:rFonts w:cstheme="minorHAnsi"/>
                <w:sz w:val="22"/>
                <w:szCs w:val="22"/>
              </w:rPr>
              <w:t>2 enfants</w:t>
            </w:r>
          </w:p>
        </w:tc>
        <w:tc>
          <w:tcPr>
            <w:tcW w:w="1681" w:type="dxa"/>
            <w:vAlign w:val="center"/>
            <w:hideMark/>
            <w:tcPrChange w:id="1233" w:author="Le Boudec  Vitalia" w:date="2017-09-16T18:39:00Z">
              <w:tcPr>
                <w:tcW w:w="1681" w:type="dxa"/>
                <w:vAlign w:val="center"/>
                <w:hideMark/>
              </w:tcPr>
            </w:tcPrChange>
          </w:tcPr>
          <w:p w14:paraId="5C38EFE7" w14:textId="77777777" w:rsidR="001936A3" w:rsidRPr="009F47F6" w:rsidRDefault="001936A3">
            <w:pPr>
              <w:spacing w:before="100" w:beforeAutospacing="1" w:after="100" w:afterAutospacing="1"/>
              <w:jc w:val="center"/>
              <w:rPr>
                <w:rFonts w:cstheme="minorHAnsi"/>
                <w:sz w:val="22"/>
                <w:szCs w:val="22"/>
              </w:rPr>
            </w:pPr>
            <w:r w:rsidRPr="009F47F6">
              <w:rPr>
                <w:rFonts w:cstheme="minorHAnsi"/>
                <w:sz w:val="22"/>
                <w:szCs w:val="22"/>
              </w:rPr>
              <w:t>10,67 €</w:t>
            </w:r>
          </w:p>
        </w:tc>
        <w:tc>
          <w:tcPr>
            <w:tcW w:w="2715" w:type="dxa"/>
            <w:vAlign w:val="center"/>
            <w:hideMark/>
            <w:tcPrChange w:id="1234" w:author="Le Boudec  Vitalia" w:date="2017-09-16T18:39:00Z">
              <w:tcPr>
                <w:tcW w:w="2715" w:type="dxa"/>
                <w:vAlign w:val="center"/>
                <w:hideMark/>
              </w:tcPr>
            </w:tcPrChange>
          </w:tcPr>
          <w:p w14:paraId="0F58545A" w14:textId="77777777" w:rsidR="001936A3" w:rsidRPr="009F47F6" w:rsidRDefault="001936A3">
            <w:pPr>
              <w:spacing w:before="100" w:beforeAutospacing="1" w:after="100" w:afterAutospacing="1"/>
              <w:jc w:val="center"/>
              <w:rPr>
                <w:rFonts w:cstheme="minorHAnsi"/>
                <w:sz w:val="22"/>
                <w:szCs w:val="22"/>
              </w:rPr>
            </w:pPr>
            <w:r w:rsidRPr="009F47F6">
              <w:rPr>
                <w:rFonts w:cstheme="minorHAnsi"/>
                <w:sz w:val="22"/>
                <w:szCs w:val="22"/>
              </w:rPr>
              <w:t>3 %</w:t>
            </w:r>
          </w:p>
        </w:tc>
        <w:tc>
          <w:tcPr>
            <w:tcW w:w="0" w:type="auto"/>
            <w:vAlign w:val="center"/>
            <w:hideMark/>
            <w:tcPrChange w:id="1235" w:author="Le Boudec  Vitalia" w:date="2017-09-16T18:39:00Z">
              <w:tcPr>
                <w:tcW w:w="0" w:type="auto"/>
                <w:vAlign w:val="center"/>
                <w:hideMark/>
              </w:tcPr>
            </w:tcPrChange>
          </w:tcPr>
          <w:p w14:paraId="4AA8B598" w14:textId="77777777" w:rsidR="001936A3" w:rsidRPr="009F47F6" w:rsidRDefault="001936A3">
            <w:pPr>
              <w:spacing w:before="100" w:beforeAutospacing="1" w:after="100" w:afterAutospacing="1"/>
              <w:jc w:val="center"/>
              <w:rPr>
                <w:rFonts w:cstheme="minorHAnsi"/>
                <w:sz w:val="22"/>
                <w:szCs w:val="22"/>
              </w:rPr>
            </w:pPr>
            <w:r w:rsidRPr="009F47F6">
              <w:rPr>
                <w:rFonts w:cstheme="minorHAnsi"/>
                <w:sz w:val="22"/>
                <w:szCs w:val="22"/>
              </w:rPr>
              <w:t>73,79 €</w:t>
            </w:r>
          </w:p>
        </w:tc>
        <w:tc>
          <w:tcPr>
            <w:tcW w:w="2116" w:type="dxa"/>
            <w:tcBorders>
              <w:right w:val="single" w:sz="4" w:space="0" w:color="auto"/>
            </w:tcBorders>
            <w:vAlign w:val="center"/>
            <w:hideMark/>
            <w:tcPrChange w:id="1236" w:author="Le Boudec  Vitalia" w:date="2017-09-16T18:39:00Z">
              <w:tcPr>
                <w:tcW w:w="1738" w:type="dxa"/>
                <w:tcBorders>
                  <w:right w:val="single" w:sz="4" w:space="0" w:color="auto"/>
                </w:tcBorders>
                <w:vAlign w:val="center"/>
                <w:hideMark/>
              </w:tcPr>
            </w:tcPrChange>
          </w:tcPr>
          <w:p w14:paraId="454B6B33" w14:textId="77777777" w:rsidR="001936A3" w:rsidRPr="009F47F6" w:rsidRDefault="001936A3">
            <w:pPr>
              <w:spacing w:before="100" w:beforeAutospacing="1" w:after="100" w:afterAutospacing="1"/>
              <w:jc w:val="center"/>
              <w:rPr>
                <w:rFonts w:cstheme="minorHAnsi"/>
                <w:sz w:val="22"/>
                <w:szCs w:val="22"/>
              </w:rPr>
            </w:pPr>
            <w:r w:rsidRPr="009F47F6">
              <w:rPr>
                <w:rFonts w:cstheme="minorHAnsi"/>
                <w:sz w:val="22"/>
                <w:szCs w:val="22"/>
              </w:rPr>
              <w:t>111,47 €</w:t>
            </w:r>
          </w:p>
        </w:tc>
      </w:tr>
      <w:tr w:rsidR="001936A3" w:rsidRPr="0085248B" w14:paraId="06FB19A1" w14:textId="77777777" w:rsidTr="00276291">
        <w:tblPrEx>
          <w:tblCellSpacing w:w="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Change w:id="1237" w:author="Le Boudec  Vitalia" w:date="2017-09-16T18:39:00Z">
            <w:tblPrEx>
              <w:tblCellSpacing w:w="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
          </w:tblPrExChange>
        </w:tblPrEx>
        <w:trPr>
          <w:tblCellSpacing w:w="15" w:type="dxa"/>
          <w:trPrChange w:id="1238" w:author="Le Boudec  Vitalia" w:date="2017-09-16T18:39:00Z">
            <w:trPr>
              <w:tblCellSpacing w:w="15" w:type="dxa"/>
            </w:trPr>
          </w:trPrChange>
        </w:trPr>
        <w:tc>
          <w:tcPr>
            <w:tcW w:w="1868" w:type="dxa"/>
            <w:tcBorders>
              <w:left w:val="single" w:sz="4" w:space="0" w:color="auto"/>
            </w:tcBorders>
            <w:vAlign w:val="center"/>
            <w:hideMark/>
            <w:tcPrChange w:id="1239" w:author="Le Boudec  Vitalia" w:date="2017-09-16T18:39:00Z">
              <w:tcPr>
                <w:tcW w:w="1868" w:type="dxa"/>
                <w:tcBorders>
                  <w:left w:val="single" w:sz="4" w:space="0" w:color="auto"/>
                </w:tcBorders>
                <w:vAlign w:val="center"/>
                <w:hideMark/>
              </w:tcPr>
            </w:tcPrChange>
          </w:tcPr>
          <w:p w14:paraId="6729144F" w14:textId="77777777" w:rsidR="001936A3" w:rsidRPr="009F47F6" w:rsidRDefault="001936A3" w:rsidP="00EB01E4">
            <w:pPr>
              <w:spacing w:before="100" w:beforeAutospacing="1" w:after="100" w:afterAutospacing="1"/>
              <w:jc w:val="center"/>
              <w:rPr>
                <w:rFonts w:cstheme="minorHAnsi"/>
                <w:sz w:val="22"/>
                <w:szCs w:val="22"/>
              </w:rPr>
            </w:pPr>
            <w:r w:rsidRPr="009F47F6">
              <w:rPr>
                <w:rFonts w:cstheme="minorHAnsi"/>
                <w:sz w:val="22"/>
                <w:szCs w:val="22"/>
              </w:rPr>
              <w:t>3 enfants</w:t>
            </w:r>
          </w:p>
        </w:tc>
        <w:tc>
          <w:tcPr>
            <w:tcW w:w="1681" w:type="dxa"/>
            <w:vAlign w:val="center"/>
            <w:hideMark/>
            <w:tcPrChange w:id="1240" w:author="Le Boudec  Vitalia" w:date="2017-09-16T18:39:00Z">
              <w:tcPr>
                <w:tcW w:w="1681" w:type="dxa"/>
                <w:vAlign w:val="center"/>
                <w:hideMark/>
              </w:tcPr>
            </w:tcPrChange>
          </w:tcPr>
          <w:p w14:paraId="2DFD16B5" w14:textId="77777777" w:rsidR="001936A3" w:rsidRPr="009F47F6" w:rsidRDefault="001936A3">
            <w:pPr>
              <w:spacing w:before="100" w:beforeAutospacing="1" w:after="100" w:afterAutospacing="1"/>
              <w:jc w:val="center"/>
              <w:rPr>
                <w:rFonts w:cstheme="minorHAnsi"/>
                <w:sz w:val="22"/>
                <w:szCs w:val="22"/>
              </w:rPr>
            </w:pPr>
            <w:r w:rsidRPr="009F47F6">
              <w:rPr>
                <w:rFonts w:cstheme="minorHAnsi"/>
                <w:sz w:val="22"/>
                <w:szCs w:val="22"/>
              </w:rPr>
              <w:t>15,24 €</w:t>
            </w:r>
          </w:p>
        </w:tc>
        <w:tc>
          <w:tcPr>
            <w:tcW w:w="2715" w:type="dxa"/>
            <w:vAlign w:val="center"/>
            <w:hideMark/>
            <w:tcPrChange w:id="1241" w:author="Le Boudec  Vitalia" w:date="2017-09-16T18:39:00Z">
              <w:tcPr>
                <w:tcW w:w="2715" w:type="dxa"/>
                <w:vAlign w:val="center"/>
                <w:hideMark/>
              </w:tcPr>
            </w:tcPrChange>
          </w:tcPr>
          <w:p w14:paraId="615CE8D5" w14:textId="77777777" w:rsidR="001936A3" w:rsidRPr="009F47F6" w:rsidRDefault="001936A3">
            <w:pPr>
              <w:spacing w:before="100" w:beforeAutospacing="1" w:after="100" w:afterAutospacing="1"/>
              <w:jc w:val="center"/>
              <w:rPr>
                <w:rFonts w:cstheme="minorHAnsi"/>
                <w:sz w:val="22"/>
                <w:szCs w:val="22"/>
              </w:rPr>
            </w:pPr>
            <w:r w:rsidRPr="009F47F6">
              <w:rPr>
                <w:rFonts w:cstheme="minorHAnsi"/>
                <w:sz w:val="22"/>
                <w:szCs w:val="22"/>
              </w:rPr>
              <w:t>8 %</w:t>
            </w:r>
          </w:p>
        </w:tc>
        <w:tc>
          <w:tcPr>
            <w:tcW w:w="0" w:type="auto"/>
            <w:vAlign w:val="center"/>
            <w:hideMark/>
            <w:tcPrChange w:id="1242" w:author="Le Boudec  Vitalia" w:date="2017-09-16T18:39:00Z">
              <w:tcPr>
                <w:tcW w:w="0" w:type="auto"/>
                <w:vAlign w:val="center"/>
                <w:hideMark/>
              </w:tcPr>
            </w:tcPrChange>
          </w:tcPr>
          <w:p w14:paraId="445D0D5E" w14:textId="77777777" w:rsidR="001936A3" w:rsidRPr="009F47F6" w:rsidRDefault="001936A3">
            <w:pPr>
              <w:spacing w:before="100" w:beforeAutospacing="1" w:after="100" w:afterAutospacing="1"/>
              <w:jc w:val="center"/>
              <w:rPr>
                <w:rFonts w:cstheme="minorHAnsi"/>
                <w:sz w:val="22"/>
                <w:szCs w:val="22"/>
              </w:rPr>
            </w:pPr>
            <w:r w:rsidRPr="009F47F6">
              <w:rPr>
                <w:rFonts w:cstheme="minorHAnsi"/>
                <w:sz w:val="22"/>
                <w:szCs w:val="22"/>
              </w:rPr>
              <w:t>183,56 €</w:t>
            </w:r>
          </w:p>
        </w:tc>
        <w:tc>
          <w:tcPr>
            <w:tcW w:w="2116" w:type="dxa"/>
            <w:tcBorders>
              <w:right w:val="single" w:sz="4" w:space="0" w:color="auto"/>
            </w:tcBorders>
            <w:vAlign w:val="center"/>
            <w:hideMark/>
            <w:tcPrChange w:id="1243" w:author="Le Boudec  Vitalia" w:date="2017-09-16T18:39:00Z">
              <w:tcPr>
                <w:tcW w:w="1738" w:type="dxa"/>
                <w:tcBorders>
                  <w:right w:val="single" w:sz="4" w:space="0" w:color="auto"/>
                </w:tcBorders>
                <w:vAlign w:val="center"/>
                <w:hideMark/>
              </w:tcPr>
            </w:tcPrChange>
          </w:tcPr>
          <w:p w14:paraId="40D6AEC2" w14:textId="77777777" w:rsidR="001936A3" w:rsidRPr="009F47F6" w:rsidRDefault="001936A3">
            <w:pPr>
              <w:spacing w:before="100" w:beforeAutospacing="1" w:after="100" w:afterAutospacing="1"/>
              <w:jc w:val="center"/>
              <w:rPr>
                <w:rFonts w:cstheme="minorHAnsi"/>
                <w:sz w:val="22"/>
                <w:szCs w:val="22"/>
              </w:rPr>
            </w:pPr>
            <w:r w:rsidRPr="009F47F6">
              <w:rPr>
                <w:rFonts w:cstheme="minorHAnsi"/>
                <w:sz w:val="22"/>
                <w:szCs w:val="22"/>
              </w:rPr>
              <w:t>284,03 €</w:t>
            </w:r>
          </w:p>
        </w:tc>
      </w:tr>
      <w:tr w:rsidR="001936A3" w:rsidRPr="0085248B" w14:paraId="00E9203E" w14:textId="77777777" w:rsidTr="00276291">
        <w:tblPrEx>
          <w:tblCellSpacing w:w="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Change w:id="1244" w:author="Le Boudec  Vitalia" w:date="2017-09-16T18:39:00Z">
            <w:tblPrEx>
              <w:tblCellSpacing w:w="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
          </w:tblPrExChange>
        </w:tblPrEx>
        <w:trPr>
          <w:tblCellSpacing w:w="15" w:type="dxa"/>
          <w:trPrChange w:id="1245" w:author="Le Boudec  Vitalia" w:date="2017-09-16T18:39:00Z">
            <w:trPr>
              <w:tblCellSpacing w:w="15" w:type="dxa"/>
            </w:trPr>
          </w:trPrChange>
        </w:trPr>
        <w:tc>
          <w:tcPr>
            <w:tcW w:w="1868" w:type="dxa"/>
            <w:tcBorders>
              <w:left w:val="single" w:sz="4" w:space="0" w:color="auto"/>
              <w:bottom w:val="single" w:sz="4" w:space="0" w:color="auto"/>
            </w:tcBorders>
            <w:vAlign w:val="center"/>
            <w:hideMark/>
            <w:tcPrChange w:id="1246" w:author="Le Boudec  Vitalia" w:date="2017-09-16T18:39:00Z">
              <w:tcPr>
                <w:tcW w:w="1868" w:type="dxa"/>
                <w:tcBorders>
                  <w:left w:val="single" w:sz="4" w:space="0" w:color="auto"/>
                  <w:bottom w:val="single" w:sz="4" w:space="0" w:color="auto"/>
                </w:tcBorders>
                <w:vAlign w:val="center"/>
                <w:hideMark/>
              </w:tcPr>
            </w:tcPrChange>
          </w:tcPr>
          <w:p w14:paraId="6A12DE19" w14:textId="77777777" w:rsidR="001936A3" w:rsidRPr="009F47F6" w:rsidRDefault="001936A3" w:rsidP="00EB01E4">
            <w:pPr>
              <w:spacing w:before="100" w:beforeAutospacing="1" w:after="100" w:afterAutospacing="1"/>
              <w:jc w:val="center"/>
              <w:rPr>
                <w:rFonts w:cstheme="minorHAnsi"/>
                <w:sz w:val="22"/>
                <w:szCs w:val="22"/>
              </w:rPr>
            </w:pPr>
            <w:r w:rsidRPr="009F47F6">
              <w:rPr>
                <w:rFonts w:cstheme="minorHAnsi"/>
                <w:sz w:val="22"/>
                <w:szCs w:val="22"/>
              </w:rPr>
              <w:t>Par enfant supplémentaire</w:t>
            </w:r>
          </w:p>
        </w:tc>
        <w:tc>
          <w:tcPr>
            <w:tcW w:w="1681" w:type="dxa"/>
            <w:tcBorders>
              <w:bottom w:val="single" w:sz="4" w:space="0" w:color="auto"/>
            </w:tcBorders>
            <w:vAlign w:val="center"/>
            <w:hideMark/>
            <w:tcPrChange w:id="1247" w:author="Le Boudec  Vitalia" w:date="2017-09-16T18:39:00Z">
              <w:tcPr>
                <w:tcW w:w="1681" w:type="dxa"/>
                <w:tcBorders>
                  <w:bottom w:val="single" w:sz="4" w:space="0" w:color="auto"/>
                </w:tcBorders>
                <w:vAlign w:val="center"/>
                <w:hideMark/>
              </w:tcPr>
            </w:tcPrChange>
          </w:tcPr>
          <w:p w14:paraId="70DF5027" w14:textId="77777777" w:rsidR="001936A3" w:rsidRPr="009F47F6" w:rsidRDefault="001936A3">
            <w:pPr>
              <w:spacing w:before="100" w:beforeAutospacing="1" w:after="100" w:afterAutospacing="1"/>
              <w:jc w:val="center"/>
              <w:rPr>
                <w:rFonts w:cstheme="minorHAnsi"/>
                <w:sz w:val="22"/>
                <w:szCs w:val="22"/>
              </w:rPr>
            </w:pPr>
            <w:r w:rsidRPr="009F47F6">
              <w:rPr>
                <w:rFonts w:cstheme="minorHAnsi"/>
                <w:sz w:val="22"/>
                <w:szCs w:val="22"/>
              </w:rPr>
              <w:t>4,57 €</w:t>
            </w:r>
          </w:p>
        </w:tc>
        <w:tc>
          <w:tcPr>
            <w:tcW w:w="2715" w:type="dxa"/>
            <w:tcBorders>
              <w:bottom w:val="single" w:sz="4" w:space="0" w:color="auto"/>
            </w:tcBorders>
            <w:vAlign w:val="center"/>
            <w:hideMark/>
            <w:tcPrChange w:id="1248" w:author="Le Boudec  Vitalia" w:date="2017-09-16T18:39:00Z">
              <w:tcPr>
                <w:tcW w:w="2715" w:type="dxa"/>
                <w:tcBorders>
                  <w:bottom w:val="single" w:sz="4" w:space="0" w:color="auto"/>
                </w:tcBorders>
                <w:vAlign w:val="center"/>
                <w:hideMark/>
              </w:tcPr>
            </w:tcPrChange>
          </w:tcPr>
          <w:p w14:paraId="4212D7A9" w14:textId="77777777" w:rsidR="001936A3" w:rsidRPr="009F47F6" w:rsidRDefault="001936A3">
            <w:pPr>
              <w:spacing w:before="100" w:beforeAutospacing="1" w:after="100" w:afterAutospacing="1"/>
              <w:jc w:val="center"/>
              <w:rPr>
                <w:rFonts w:cstheme="minorHAnsi"/>
                <w:sz w:val="22"/>
                <w:szCs w:val="22"/>
              </w:rPr>
            </w:pPr>
            <w:r w:rsidRPr="009F47F6">
              <w:rPr>
                <w:rFonts w:cstheme="minorHAnsi"/>
                <w:sz w:val="22"/>
                <w:szCs w:val="22"/>
              </w:rPr>
              <w:t>6 %</w:t>
            </w:r>
          </w:p>
        </w:tc>
        <w:tc>
          <w:tcPr>
            <w:tcW w:w="0" w:type="auto"/>
            <w:tcBorders>
              <w:bottom w:val="single" w:sz="4" w:space="0" w:color="auto"/>
            </w:tcBorders>
            <w:vAlign w:val="center"/>
            <w:hideMark/>
            <w:tcPrChange w:id="1249" w:author="Le Boudec  Vitalia" w:date="2017-09-16T18:39:00Z">
              <w:tcPr>
                <w:tcW w:w="0" w:type="auto"/>
                <w:tcBorders>
                  <w:bottom w:val="single" w:sz="4" w:space="0" w:color="auto"/>
                </w:tcBorders>
                <w:vAlign w:val="center"/>
                <w:hideMark/>
              </w:tcPr>
            </w:tcPrChange>
          </w:tcPr>
          <w:p w14:paraId="67E85305" w14:textId="77777777" w:rsidR="001936A3" w:rsidRPr="009F47F6" w:rsidRDefault="001936A3">
            <w:pPr>
              <w:spacing w:before="100" w:beforeAutospacing="1" w:after="100" w:afterAutospacing="1"/>
              <w:jc w:val="center"/>
              <w:rPr>
                <w:rFonts w:cstheme="minorHAnsi"/>
                <w:sz w:val="22"/>
                <w:szCs w:val="22"/>
              </w:rPr>
            </w:pPr>
            <w:r w:rsidRPr="009F47F6">
              <w:rPr>
                <w:rFonts w:cstheme="minorHAnsi"/>
                <w:sz w:val="22"/>
                <w:szCs w:val="22"/>
              </w:rPr>
              <w:t>130,81 €</w:t>
            </w:r>
          </w:p>
        </w:tc>
        <w:tc>
          <w:tcPr>
            <w:tcW w:w="2116" w:type="dxa"/>
            <w:tcBorders>
              <w:bottom w:val="single" w:sz="4" w:space="0" w:color="auto"/>
              <w:right w:val="single" w:sz="4" w:space="0" w:color="auto"/>
            </w:tcBorders>
            <w:vAlign w:val="center"/>
            <w:hideMark/>
            <w:tcPrChange w:id="1250" w:author="Le Boudec  Vitalia" w:date="2017-09-16T18:39:00Z">
              <w:tcPr>
                <w:tcW w:w="1738" w:type="dxa"/>
                <w:tcBorders>
                  <w:bottom w:val="single" w:sz="4" w:space="0" w:color="auto"/>
                  <w:right w:val="single" w:sz="4" w:space="0" w:color="auto"/>
                </w:tcBorders>
                <w:vAlign w:val="center"/>
                <w:hideMark/>
              </w:tcPr>
            </w:tcPrChange>
          </w:tcPr>
          <w:p w14:paraId="56C5E4D8" w14:textId="77777777" w:rsidR="001936A3" w:rsidRPr="009F47F6" w:rsidRDefault="001936A3">
            <w:pPr>
              <w:spacing w:before="100" w:beforeAutospacing="1" w:after="100" w:afterAutospacing="1"/>
              <w:jc w:val="center"/>
              <w:rPr>
                <w:rFonts w:cstheme="minorHAnsi"/>
                <w:sz w:val="22"/>
                <w:szCs w:val="22"/>
              </w:rPr>
            </w:pPr>
            <w:r w:rsidRPr="009F47F6">
              <w:rPr>
                <w:rFonts w:cstheme="minorHAnsi"/>
                <w:sz w:val="22"/>
                <w:szCs w:val="22"/>
              </w:rPr>
              <w:t>206,17 €</w:t>
            </w:r>
          </w:p>
        </w:tc>
      </w:tr>
      <w:tr w:rsidR="001936A3" w:rsidRPr="0085248B" w14:paraId="5C4EF739" w14:textId="77777777" w:rsidTr="00276291">
        <w:tc>
          <w:tcPr>
            <w:tcW w:w="1868"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Change w:id="1251" w:author="Le Boudec  Vitalia" w:date="2017-09-16T18:39:00Z">
              <w:tcPr>
                <w:tcW w:w="1868"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tcPrChange>
          </w:tcPr>
          <w:p w14:paraId="0A86A1F9" w14:textId="77777777" w:rsidR="001936A3" w:rsidRPr="009F47F6" w:rsidRDefault="001936A3" w:rsidP="009F47F6">
            <w:pPr>
              <w:jc w:val="center"/>
              <w:rPr>
                <w:rFonts w:cstheme="minorHAnsi"/>
                <w:sz w:val="22"/>
                <w:szCs w:val="22"/>
              </w:rPr>
            </w:pPr>
            <w:r w:rsidRPr="009F47F6">
              <w:rPr>
                <w:rFonts w:cstheme="minorHAnsi"/>
                <w:sz w:val="22"/>
                <w:szCs w:val="22"/>
              </w:rPr>
              <w:t>Objectif du test</w:t>
            </w:r>
          </w:p>
        </w:tc>
        <w:tc>
          <w:tcPr>
            <w:tcW w:w="8080" w:type="dxa"/>
            <w:gridSpan w:val="4"/>
            <w:tcBorders>
              <w:top w:val="single" w:sz="4" w:space="0" w:color="00000A"/>
              <w:left w:val="single" w:sz="4" w:space="0" w:color="00000A"/>
              <w:bottom w:val="single" w:sz="4" w:space="0" w:color="00000A"/>
              <w:right w:val="single" w:sz="4" w:space="0" w:color="00000A"/>
            </w:tcBorders>
            <w:shd w:val="clear" w:color="auto" w:fill="FFFFFF"/>
            <w:tcMar>
              <w:left w:w="78" w:type="dxa"/>
            </w:tcMar>
            <w:tcPrChange w:id="1252" w:author="Le Boudec  Vitalia" w:date="2017-09-16T18:39:00Z">
              <w:tcPr>
                <w:tcW w:w="7702" w:type="dxa"/>
                <w:gridSpan w:val="4"/>
                <w:tcBorders>
                  <w:top w:val="single" w:sz="4" w:space="0" w:color="00000A"/>
                  <w:left w:val="single" w:sz="4" w:space="0" w:color="00000A"/>
                  <w:bottom w:val="single" w:sz="4" w:space="0" w:color="00000A"/>
                  <w:right w:val="single" w:sz="4" w:space="0" w:color="00000A"/>
                </w:tcBorders>
                <w:shd w:val="clear" w:color="auto" w:fill="FFFFFF"/>
                <w:tcMar>
                  <w:left w:w="78" w:type="dxa"/>
                </w:tcMar>
              </w:tcPr>
            </w:tcPrChange>
          </w:tcPr>
          <w:p w14:paraId="6A0090D1" w14:textId="77777777" w:rsidR="001936A3" w:rsidRPr="009F47F6" w:rsidRDefault="001936A3" w:rsidP="009F47F6">
            <w:pPr>
              <w:jc w:val="center"/>
              <w:rPr>
                <w:rFonts w:cstheme="minorHAnsi"/>
                <w:sz w:val="22"/>
                <w:szCs w:val="22"/>
              </w:rPr>
            </w:pPr>
            <w:r w:rsidRPr="009F47F6">
              <w:rPr>
                <w:rFonts w:cstheme="minorHAnsi"/>
                <w:sz w:val="22"/>
                <w:szCs w:val="22"/>
              </w:rPr>
              <w:t>Détecter les agents bénéficiant du SFT et sans enfant à charge.</w:t>
            </w:r>
          </w:p>
          <w:p w14:paraId="32C09295" w14:textId="77777777" w:rsidR="001936A3" w:rsidRPr="009F47F6" w:rsidRDefault="001936A3" w:rsidP="009F47F6">
            <w:pPr>
              <w:jc w:val="center"/>
              <w:rPr>
                <w:rFonts w:cstheme="minorHAnsi"/>
                <w:sz w:val="22"/>
                <w:szCs w:val="22"/>
              </w:rPr>
            </w:pPr>
            <w:r w:rsidRPr="009F47F6">
              <w:rPr>
                <w:rFonts w:cstheme="minorHAnsi"/>
                <w:sz w:val="22"/>
                <w:szCs w:val="22"/>
              </w:rPr>
              <w:t>Détecter l’octroi du SFT pour un plafonnement maximum des indices supérieurs à l’INM 717 soit l’IB 978 ainsi que le plafond minimum pour les indices inférieurs à 449.</w:t>
            </w:r>
          </w:p>
          <w:p w14:paraId="20C42876" w14:textId="77777777" w:rsidR="001936A3" w:rsidRPr="009F47F6" w:rsidRDefault="001936A3" w:rsidP="009F47F6">
            <w:pPr>
              <w:jc w:val="center"/>
              <w:rPr>
                <w:rFonts w:cstheme="minorHAnsi"/>
                <w:sz w:val="22"/>
                <w:szCs w:val="22"/>
              </w:rPr>
            </w:pPr>
            <w:r w:rsidRPr="009F47F6">
              <w:rPr>
                <w:rFonts w:cstheme="minorHAnsi"/>
                <w:sz w:val="22"/>
                <w:szCs w:val="22"/>
              </w:rPr>
              <w:t>Contrôler s’il s’agit d’agents bénéficiant du SFT dans le cadre d’une séparation.</w:t>
            </w:r>
          </w:p>
          <w:p w14:paraId="2050F18A" w14:textId="77777777" w:rsidR="001936A3" w:rsidRPr="009F47F6" w:rsidRDefault="001936A3" w:rsidP="009F47F6">
            <w:pPr>
              <w:jc w:val="center"/>
              <w:rPr>
                <w:rFonts w:cstheme="minorHAnsi"/>
                <w:sz w:val="22"/>
                <w:szCs w:val="22"/>
              </w:rPr>
            </w:pPr>
            <w:r w:rsidRPr="009F47F6">
              <w:rPr>
                <w:rFonts w:cstheme="minorHAnsi"/>
                <w:sz w:val="22"/>
                <w:szCs w:val="22"/>
              </w:rPr>
              <w:t>Contrôler la liste des agents ayant au moins un enfant avec un écart de paiement du SFT supérieur à 1 €.</w:t>
            </w:r>
          </w:p>
        </w:tc>
      </w:tr>
    </w:tbl>
    <w:p w14:paraId="2E441BC3" w14:textId="77777777" w:rsidR="00983417" w:rsidRPr="009F47F6" w:rsidRDefault="00983417" w:rsidP="009F47F6">
      <w:pPr>
        <w:jc w:val="center"/>
        <w:rPr>
          <w:rFonts w:cstheme="minorHAnsi"/>
          <w:sz w:val="22"/>
          <w:szCs w:val="22"/>
        </w:rPr>
      </w:pPr>
    </w:p>
    <w:p w14:paraId="264EBA65" w14:textId="0F2C22AC" w:rsidR="00D20B44" w:rsidRPr="009F47F6" w:rsidRDefault="00D20B44" w:rsidP="009F47F6">
      <w:pPr>
        <w:jc w:val="left"/>
        <w:rPr>
          <w:rFonts w:cstheme="minorHAnsi"/>
          <w:sz w:val="22"/>
          <w:szCs w:val="22"/>
        </w:rPr>
      </w:pPr>
      <w:r w:rsidRPr="009F47F6">
        <w:rPr>
          <w:rFonts w:cstheme="minorHAnsi"/>
          <w:sz w:val="22"/>
          <w:szCs w:val="22"/>
        </w:rPr>
        <w:lastRenderedPageBreak/>
        <w:t xml:space="preserve">Régime indemnitaire tenant compte des fonctions, </w:t>
      </w:r>
      <w:proofErr w:type="spellStart"/>
      <w:r w:rsidRPr="009F47F6">
        <w:rPr>
          <w:rFonts w:cstheme="minorHAnsi"/>
          <w:sz w:val="22"/>
          <w:szCs w:val="22"/>
        </w:rPr>
        <w:t>sujétins</w:t>
      </w:r>
      <w:proofErr w:type="spellEnd"/>
      <w:r w:rsidRPr="009F47F6">
        <w:rPr>
          <w:rFonts w:cstheme="minorHAnsi"/>
          <w:sz w:val="22"/>
          <w:szCs w:val="22"/>
        </w:rPr>
        <w:t xml:space="preserve">, </w:t>
      </w:r>
      <w:proofErr w:type="spellStart"/>
      <w:r w:rsidRPr="009F47F6">
        <w:rPr>
          <w:rFonts w:cstheme="minorHAnsi"/>
          <w:sz w:val="22"/>
          <w:szCs w:val="22"/>
        </w:rPr>
        <w:t>expertie</w:t>
      </w:r>
      <w:proofErr w:type="spellEnd"/>
      <w:r w:rsidRPr="009F47F6">
        <w:rPr>
          <w:rFonts w:cstheme="minorHAnsi"/>
          <w:sz w:val="22"/>
          <w:szCs w:val="22"/>
        </w:rPr>
        <w:t xml:space="preserve"> et </w:t>
      </w:r>
      <w:proofErr w:type="spellStart"/>
      <w:r w:rsidRPr="009F47F6">
        <w:rPr>
          <w:rFonts w:cstheme="minorHAnsi"/>
          <w:sz w:val="22"/>
          <w:szCs w:val="22"/>
        </w:rPr>
        <w:t>engangement</w:t>
      </w:r>
      <w:proofErr w:type="spellEnd"/>
      <w:r w:rsidRPr="009F47F6">
        <w:rPr>
          <w:rFonts w:cstheme="minorHAnsi"/>
          <w:sz w:val="22"/>
          <w:szCs w:val="22"/>
        </w:rPr>
        <w:t xml:space="preserve"> professionnel (RIFSEEP)</w:t>
      </w:r>
    </w:p>
    <w:tbl>
      <w:tblPr>
        <w:tblStyle w:val="Grilledutableau"/>
        <w:tblW w:w="9764" w:type="dxa"/>
        <w:tblLook w:val="04A0" w:firstRow="1" w:lastRow="0" w:firstColumn="1" w:lastColumn="0" w:noHBand="0" w:noVBand="1"/>
      </w:tblPr>
      <w:tblGrid>
        <w:gridCol w:w="10"/>
        <w:gridCol w:w="1661"/>
        <w:gridCol w:w="271"/>
        <w:gridCol w:w="1548"/>
        <w:gridCol w:w="2351"/>
        <w:gridCol w:w="1892"/>
        <w:gridCol w:w="2031"/>
      </w:tblGrid>
      <w:tr w:rsidR="00083491" w:rsidRPr="0085248B" w14:paraId="546E209C" w14:textId="77777777" w:rsidTr="004D21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gridSpan w:val="2"/>
          </w:tcPr>
          <w:p w14:paraId="5A0E5487" w14:textId="77777777" w:rsidR="00083491" w:rsidRPr="009F47F6" w:rsidRDefault="00083491" w:rsidP="009F47F6">
            <w:pPr>
              <w:jc w:val="center"/>
              <w:rPr>
                <w:rFonts w:cstheme="minorHAnsi"/>
                <w:b w:val="0"/>
                <w:i w:val="0"/>
                <w:sz w:val="22"/>
                <w:szCs w:val="22"/>
              </w:rPr>
            </w:pPr>
            <w:r w:rsidRPr="009F47F6">
              <w:rPr>
                <w:rFonts w:cstheme="minorHAnsi"/>
                <w:sz w:val="22"/>
                <w:szCs w:val="22"/>
              </w:rPr>
              <w:t>Textes réglementaires</w:t>
            </w:r>
          </w:p>
        </w:tc>
        <w:tc>
          <w:tcPr>
            <w:tcW w:w="8092" w:type="dxa"/>
            <w:gridSpan w:val="5"/>
          </w:tcPr>
          <w:p w14:paraId="72CDA34B" w14:textId="77777777" w:rsidR="00083491" w:rsidRPr="009F47F6" w:rsidRDefault="00696022" w:rsidP="009F47F6">
            <w:pPr>
              <w:cnfStyle w:val="100000000000" w:firstRow="1" w:lastRow="0" w:firstColumn="0" w:lastColumn="0" w:oddVBand="0" w:evenVBand="0" w:oddHBand="0" w:evenHBand="0" w:firstRowFirstColumn="0" w:firstRowLastColumn="0" w:lastRowFirstColumn="0" w:lastRowLastColumn="0"/>
              <w:rPr>
                <w:rFonts w:cstheme="minorHAnsi"/>
                <w:b w:val="0"/>
                <w:sz w:val="22"/>
                <w:szCs w:val="22"/>
              </w:rPr>
            </w:pPr>
            <w:r>
              <w:fldChar w:fldCharType="begin"/>
            </w:r>
            <w:r>
              <w:instrText xml:space="preserve"> HYPERLINK "https://www.legifrance.gouv.fr/affichTexte.do?cidTexte=JORFTEXT000000172116" </w:instrText>
            </w:r>
            <w:r>
              <w:fldChar w:fldCharType="separate"/>
            </w:r>
            <w:r w:rsidR="00083491" w:rsidRPr="009F47F6">
              <w:rPr>
                <w:rFonts w:cstheme="minorHAnsi"/>
              </w:rPr>
              <w:t>Décret n° 91-875 du 6 septembre 1991</w:t>
            </w:r>
            <w:r>
              <w:rPr>
                <w:rFonts w:cstheme="minorHAnsi"/>
              </w:rPr>
              <w:fldChar w:fldCharType="end"/>
            </w:r>
            <w:r w:rsidR="00083491" w:rsidRPr="009F47F6">
              <w:rPr>
                <w:rFonts w:cstheme="minorHAnsi"/>
              </w:rPr>
              <w:t xml:space="preserve"> </w:t>
            </w:r>
            <w:r w:rsidR="00083491" w:rsidRPr="009F47F6">
              <w:rPr>
                <w:rFonts w:cstheme="minorHAnsi"/>
                <w:sz w:val="22"/>
                <w:szCs w:val="22"/>
              </w:rPr>
              <w:t>pris pour l'application du premier alinéa de l'article 88 de la loi du 26 janvier 1984 portant dispositions statutaires relatives à la fonction publique territoriale</w:t>
            </w:r>
          </w:p>
          <w:p w14:paraId="55FE75CC" w14:textId="198C816B" w:rsidR="00083491" w:rsidRPr="009F47F6" w:rsidRDefault="00696022" w:rsidP="009F47F6">
            <w:pPr>
              <w:cnfStyle w:val="100000000000" w:firstRow="1" w:lastRow="0" w:firstColumn="0" w:lastColumn="0" w:oddVBand="0" w:evenVBand="0" w:oddHBand="0" w:evenHBand="0" w:firstRowFirstColumn="0" w:firstRowLastColumn="0" w:lastRowFirstColumn="0" w:lastRowLastColumn="0"/>
              <w:rPr>
                <w:rFonts w:cstheme="minorHAnsi"/>
                <w:b w:val="0"/>
                <w:sz w:val="22"/>
                <w:szCs w:val="22"/>
              </w:rPr>
            </w:pPr>
            <w:r>
              <w:fldChar w:fldCharType="begin"/>
            </w:r>
            <w:r>
              <w:instrText xml:space="preserve"> HYPERLINK "https://www.legifrance.gouv.fr/affichTexte.do?cidTexte=JORFTEXT000028965911&amp;categorieLien=id" </w:instrText>
            </w:r>
            <w:r>
              <w:fldChar w:fldCharType="separate"/>
            </w:r>
            <w:r w:rsidR="00083491" w:rsidRPr="009F47F6">
              <w:rPr>
                <w:rFonts w:cstheme="minorHAnsi"/>
              </w:rPr>
              <w:t>Décret n° 2014-513 du 20 mai 2014</w:t>
            </w:r>
            <w:r>
              <w:rPr>
                <w:rFonts w:cstheme="minorHAnsi"/>
              </w:rPr>
              <w:fldChar w:fldCharType="end"/>
            </w:r>
            <w:r w:rsidR="00083491" w:rsidRPr="009F47F6">
              <w:rPr>
                <w:rFonts w:cstheme="minorHAnsi"/>
                <w:sz w:val="22"/>
                <w:szCs w:val="22"/>
              </w:rPr>
              <w:t xml:space="preserve"> portant création d'un régime indemnitaire tenant compte des fonctions, des sujétions, de l'expertise et de l'engagement professionnel dans la fonction publique de </w:t>
            </w:r>
            <w:r w:rsidR="00A00610" w:rsidRPr="009F47F6">
              <w:rPr>
                <w:rFonts w:cstheme="minorHAnsi"/>
                <w:sz w:val="22"/>
                <w:szCs w:val="22"/>
              </w:rPr>
              <w:t>l'</w:t>
            </w:r>
            <w:r w:rsidR="00A00610">
              <w:rPr>
                <w:rFonts w:cstheme="minorHAnsi"/>
                <w:sz w:val="22"/>
                <w:szCs w:val="22"/>
              </w:rPr>
              <w:t>É</w:t>
            </w:r>
            <w:r w:rsidR="00A00610" w:rsidRPr="009F47F6">
              <w:rPr>
                <w:rFonts w:cstheme="minorHAnsi"/>
                <w:sz w:val="22"/>
                <w:szCs w:val="22"/>
              </w:rPr>
              <w:t>tat</w:t>
            </w:r>
          </w:p>
          <w:p w14:paraId="1DF9EF33" w14:textId="3E4DB18D" w:rsidR="00083491" w:rsidRPr="009F47F6" w:rsidRDefault="00696022" w:rsidP="009F47F6">
            <w:pPr>
              <w:cnfStyle w:val="100000000000" w:firstRow="1" w:lastRow="0" w:firstColumn="0" w:lastColumn="0" w:oddVBand="0" w:evenVBand="0" w:oddHBand="0" w:evenHBand="0" w:firstRowFirstColumn="0" w:firstRowLastColumn="0" w:lastRowFirstColumn="0" w:lastRowLastColumn="0"/>
              <w:rPr>
                <w:rFonts w:cstheme="minorHAnsi"/>
                <w:b w:val="0"/>
                <w:sz w:val="22"/>
                <w:szCs w:val="22"/>
              </w:rPr>
            </w:pPr>
            <w:r>
              <w:fldChar w:fldCharType="begin"/>
            </w:r>
            <w:r>
              <w:instrText xml:space="preserve"> HYPERLINK "https://www.legifrance.gouv.fr/affichTexte.do?cidTexte=JORFTEXT000028965921&amp;categorieLien=id" </w:instrText>
            </w:r>
            <w:r>
              <w:fldChar w:fldCharType="separate"/>
            </w:r>
            <w:r w:rsidR="00083491" w:rsidRPr="009F47F6">
              <w:rPr>
                <w:rFonts w:cstheme="minorHAnsi"/>
              </w:rPr>
              <w:t>Arrêté du 20 mai 2014</w:t>
            </w:r>
            <w:r>
              <w:rPr>
                <w:rFonts w:cstheme="minorHAnsi"/>
              </w:rPr>
              <w:fldChar w:fldCharType="end"/>
            </w:r>
            <w:r w:rsidR="00083491" w:rsidRPr="009F47F6">
              <w:rPr>
                <w:rFonts w:cstheme="minorHAnsi"/>
              </w:rPr>
              <w:t xml:space="preserve"> </w:t>
            </w:r>
            <w:r w:rsidR="00083491" w:rsidRPr="009F47F6">
              <w:rPr>
                <w:rFonts w:cstheme="minorHAnsi"/>
                <w:sz w:val="22"/>
                <w:szCs w:val="22"/>
              </w:rPr>
              <w:t xml:space="preserve">pris pour l'application aux corps d'adjoints administratifs des administrations de </w:t>
            </w:r>
            <w:r w:rsidR="00A00610" w:rsidRPr="009F47F6">
              <w:rPr>
                <w:rFonts w:cstheme="minorHAnsi"/>
                <w:sz w:val="22"/>
                <w:szCs w:val="22"/>
              </w:rPr>
              <w:t>l'</w:t>
            </w:r>
            <w:r w:rsidR="00A00610">
              <w:rPr>
                <w:rFonts w:cstheme="minorHAnsi"/>
                <w:sz w:val="22"/>
                <w:szCs w:val="22"/>
              </w:rPr>
              <w:t>É</w:t>
            </w:r>
            <w:r w:rsidR="00A00610" w:rsidRPr="009F47F6">
              <w:rPr>
                <w:rFonts w:cstheme="minorHAnsi"/>
                <w:sz w:val="22"/>
                <w:szCs w:val="22"/>
              </w:rPr>
              <w:t>tat</w:t>
            </w:r>
          </w:p>
          <w:p w14:paraId="185A3412" w14:textId="45A1333B" w:rsidR="00083491" w:rsidRPr="009F47F6" w:rsidRDefault="00696022" w:rsidP="009F47F6">
            <w:pPr>
              <w:cnfStyle w:val="100000000000" w:firstRow="1" w:lastRow="0" w:firstColumn="0" w:lastColumn="0" w:oddVBand="0" w:evenVBand="0" w:oddHBand="0" w:evenHBand="0" w:firstRowFirstColumn="0" w:firstRowLastColumn="0" w:lastRowFirstColumn="0" w:lastRowLastColumn="0"/>
              <w:rPr>
                <w:rFonts w:cstheme="minorHAnsi"/>
                <w:b w:val="0"/>
                <w:sz w:val="22"/>
                <w:szCs w:val="22"/>
              </w:rPr>
            </w:pPr>
            <w:r>
              <w:fldChar w:fldCharType="begin"/>
            </w:r>
            <w:r>
              <w:instrText xml:space="preserve"> HYPERLINK "https://www.legifrance.gouv.fr/affichTexte.do?cidTexte=JORFTEXT000030419864" </w:instrText>
            </w:r>
            <w:r>
              <w:fldChar w:fldCharType="separate"/>
            </w:r>
            <w:r w:rsidR="00083491" w:rsidRPr="009F47F6">
              <w:rPr>
                <w:rFonts w:cstheme="minorHAnsi"/>
              </w:rPr>
              <w:t>Arrêté du 19 mars 2015</w:t>
            </w:r>
            <w:r>
              <w:rPr>
                <w:rFonts w:cstheme="minorHAnsi"/>
              </w:rPr>
              <w:fldChar w:fldCharType="end"/>
            </w:r>
            <w:r w:rsidR="00083491" w:rsidRPr="009F47F6">
              <w:rPr>
                <w:rFonts w:cstheme="minorHAnsi"/>
                <w:sz w:val="22"/>
                <w:szCs w:val="22"/>
              </w:rPr>
              <w:t xml:space="preserve"> pris pour l'application aux corps </w:t>
            </w:r>
            <w:r w:rsidR="00083491" w:rsidRPr="009F47F6">
              <w:rPr>
                <w:rFonts w:cstheme="minorHAnsi"/>
                <w:b w:val="0"/>
              </w:rPr>
              <w:t xml:space="preserve">secrétaires administratifs des administrations de </w:t>
            </w:r>
            <w:r w:rsidR="00A00610" w:rsidRPr="009F47F6">
              <w:rPr>
                <w:rFonts w:cstheme="minorHAnsi"/>
                <w:b w:val="0"/>
              </w:rPr>
              <w:t>l'</w:t>
            </w:r>
            <w:r w:rsidR="00A00610">
              <w:rPr>
                <w:rFonts w:cstheme="minorHAnsi"/>
                <w:b w:val="0"/>
              </w:rPr>
              <w:t>É</w:t>
            </w:r>
            <w:r w:rsidR="00A00610" w:rsidRPr="009F47F6">
              <w:rPr>
                <w:rFonts w:cstheme="minorHAnsi"/>
                <w:b w:val="0"/>
              </w:rPr>
              <w:t>tat</w:t>
            </w:r>
          </w:p>
          <w:p w14:paraId="578C6763" w14:textId="54374370" w:rsidR="00083491" w:rsidRPr="009F47F6" w:rsidRDefault="00696022" w:rsidP="009F47F6">
            <w:pPr>
              <w:cnfStyle w:val="100000000000" w:firstRow="1" w:lastRow="0" w:firstColumn="0" w:lastColumn="0" w:oddVBand="0" w:evenVBand="0" w:oddHBand="0" w:evenHBand="0" w:firstRowFirstColumn="0" w:firstRowLastColumn="0" w:lastRowFirstColumn="0" w:lastRowLastColumn="0"/>
              <w:rPr>
                <w:rFonts w:cstheme="minorHAnsi"/>
                <w:b w:val="0"/>
                <w:sz w:val="22"/>
                <w:szCs w:val="22"/>
              </w:rPr>
            </w:pPr>
            <w:r>
              <w:fldChar w:fldCharType="begin"/>
            </w:r>
            <w:r>
              <w:instrText xml:space="preserve"> HYPERLINK "file:///C:\\Users\\fnicol\\Desktop\\pris%20pour%20l'application%20au%20corps%20interministériel%20des%20attachés%20d'administration%20de%20l'Etat" </w:instrText>
            </w:r>
            <w:r>
              <w:fldChar w:fldCharType="separate"/>
            </w:r>
            <w:r w:rsidR="00083491" w:rsidRPr="009F47F6">
              <w:rPr>
                <w:rFonts w:cstheme="minorHAnsi"/>
              </w:rPr>
              <w:t>Arrêté du 3 juin 2015</w:t>
            </w:r>
            <w:r>
              <w:rPr>
                <w:rFonts w:cstheme="minorHAnsi"/>
              </w:rPr>
              <w:fldChar w:fldCharType="end"/>
            </w:r>
            <w:r w:rsidR="00083491" w:rsidRPr="009F47F6">
              <w:rPr>
                <w:rFonts w:cstheme="minorHAnsi"/>
                <w:sz w:val="22"/>
                <w:szCs w:val="22"/>
              </w:rPr>
              <w:t xml:space="preserve"> pris pour l'application au corps interministériel des attachés d'administration de </w:t>
            </w:r>
            <w:r w:rsidR="00A00610" w:rsidRPr="009F47F6">
              <w:rPr>
                <w:rFonts w:cstheme="minorHAnsi"/>
                <w:sz w:val="22"/>
                <w:szCs w:val="22"/>
              </w:rPr>
              <w:t>l'</w:t>
            </w:r>
            <w:r w:rsidR="00A00610">
              <w:rPr>
                <w:rFonts w:cstheme="minorHAnsi"/>
                <w:sz w:val="22"/>
                <w:szCs w:val="22"/>
              </w:rPr>
              <w:t>É</w:t>
            </w:r>
            <w:r w:rsidR="00A00610" w:rsidRPr="009F47F6">
              <w:rPr>
                <w:rFonts w:cstheme="minorHAnsi"/>
                <w:sz w:val="22"/>
                <w:szCs w:val="22"/>
              </w:rPr>
              <w:t>tat</w:t>
            </w:r>
          </w:p>
          <w:p w14:paraId="40671A6E" w14:textId="77777777" w:rsidR="00083491" w:rsidRPr="009F47F6" w:rsidRDefault="00696022" w:rsidP="009F47F6">
            <w:pPr>
              <w:cnfStyle w:val="100000000000" w:firstRow="1" w:lastRow="0" w:firstColumn="0" w:lastColumn="0" w:oddVBand="0" w:evenVBand="0" w:oddHBand="0" w:evenHBand="0" w:firstRowFirstColumn="0" w:firstRowLastColumn="0" w:lastRowFirstColumn="0" w:lastRowLastColumn="0"/>
              <w:rPr>
                <w:rFonts w:cstheme="minorHAnsi"/>
                <w:b w:val="0"/>
                <w:sz w:val="22"/>
                <w:szCs w:val="22"/>
              </w:rPr>
            </w:pPr>
            <w:r>
              <w:fldChar w:fldCharType="begin"/>
            </w:r>
            <w:r>
              <w:instrText xml:space="preserve"> HYPERLINK "https://www.legifrance.gouv.fr/affichTexte.do?cidTexte=JORFTEXT000030813295&amp;categorieLien=id" </w:instrText>
            </w:r>
            <w:r>
              <w:fldChar w:fldCharType="separate"/>
            </w:r>
            <w:r w:rsidR="00083491" w:rsidRPr="009F47F6">
              <w:rPr>
                <w:rFonts w:cstheme="minorHAnsi"/>
              </w:rPr>
              <w:t>Arrêté du 29 juin 2015</w:t>
            </w:r>
            <w:r>
              <w:rPr>
                <w:rFonts w:cstheme="minorHAnsi"/>
              </w:rPr>
              <w:fldChar w:fldCharType="end"/>
            </w:r>
            <w:r w:rsidR="00083491" w:rsidRPr="009F47F6">
              <w:rPr>
                <w:rFonts w:cstheme="minorHAnsi"/>
                <w:sz w:val="22"/>
                <w:szCs w:val="22"/>
              </w:rPr>
              <w:t xml:space="preserve"> pris pour l'application au corps des administrateurs civils</w:t>
            </w:r>
          </w:p>
          <w:p w14:paraId="4E6DC327" w14:textId="6722F3D4" w:rsidR="00083491" w:rsidRPr="009F47F6" w:rsidRDefault="00696022" w:rsidP="009F47F6">
            <w:pPr>
              <w:cnfStyle w:val="100000000000" w:firstRow="1" w:lastRow="0" w:firstColumn="0" w:lastColumn="0" w:oddVBand="0" w:evenVBand="0" w:oddHBand="0" w:evenHBand="0" w:firstRowFirstColumn="0" w:firstRowLastColumn="0" w:lastRowFirstColumn="0" w:lastRowLastColumn="0"/>
              <w:rPr>
                <w:rFonts w:cstheme="minorHAnsi"/>
                <w:b w:val="0"/>
                <w:sz w:val="22"/>
                <w:szCs w:val="22"/>
              </w:rPr>
            </w:pPr>
            <w:r>
              <w:fldChar w:fldCharType="begin"/>
            </w:r>
            <w:r>
              <w:instrText xml:space="preserve"> HYPERLINK "https://www.legifrance.gouv.fr/eli/arrete/2015/8/27/RDFF1519795A/jo/texte" </w:instrText>
            </w:r>
            <w:r>
              <w:fldChar w:fldCharType="separate"/>
            </w:r>
            <w:r w:rsidR="00083491" w:rsidRPr="009F47F6">
              <w:rPr>
                <w:rFonts w:cstheme="minorHAnsi"/>
              </w:rPr>
              <w:t>Arrêté du 27 août 2015</w:t>
            </w:r>
            <w:r>
              <w:rPr>
                <w:rFonts w:cstheme="minorHAnsi"/>
              </w:rPr>
              <w:fldChar w:fldCharType="end"/>
            </w:r>
            <w:r w:rsidR="00083491" w:rsidRPr="009F47F6">
              <w:rPr>
                <w:rFonts w:cstheme="minorHAnsi"/>
                <w:sz w:val="22"/>
                <w:szCs w:val="22"/>
              </w:rPr>
              <w:t xml:space="preserve"> pris en application de l'article 5 du décret n° 2014-513 du 20 mai 2014 portant création d'un régime indemnitaire tenant compte des fonctions, des sujétions, de l'expertise et de l'engagement professionnel dans la fonction publique de </w:t>
            </w:r>
            <w:r w:rsidR="00A00610" w:rsidRPr="009F47F6">
              <w:rPr>
                <w:rFonts w:cstheme="minorHAnsi"/>
                <w:sz w:val="22"/>
                <w:szCs w:val="22"/>
              </w:rPr>
              <w:t>l'</w:t>
            </w:r>
            <w:r w:rsidR="00A00610">
              <w:rPr>
                <w:rFonts w:cstheme="minorHAnsi"/>
                <w:sz w:val="22"/>
                <w:szCs w:val="22"/>
              </w:rPr>
              <w:t>É</w:t>
            </w:r>
            <w:r w:rsidR="00A00610" w:rsidRPr="009F47F6">
              <w:rPr>
                <w:rFonts w:cstheme="minorHAnsi"/>
                <w:sz w:val="22"/>
                <w:szCs w:val="22"/>
              </w:rPr>
              <w:t>tat</w:t>
            </w:r>
          </w:p>
          <w:p w14:paraId="63E49D29" w14:textId="77777777" w:rsidR="00083491" w:rsidRPr="009F47F6" w:rsidRDefault="00083491" w:rsidP="009F47F6">
            <w:pPr>
              <w:cnfStyle w:val="100000000000" w:firstRow="1" w:lastRow="0" w:firstColumn="0" w:lastColumn="0" w:oddVBand="0" w:evenVBand="0" w:oddHBand="0" w:evenHBand="0" w:firstRowFirstColumn="0" w:firstRowLastColumn="0" w:lastRowFirstColumn="0" w:lastRowLastColumn="0"/>
              <w:rPr>
                <w:rFonts w:cstheme="minorHAnsi"/>
                <w:b w:val="0"/>
                <w:sz w:val="22"/>
                <w:szCs w:val="22"/>
              </w:rPr>
            </w:pPr>
          </w:p>
        </w:tc>
      </w:tr>
      <w:tr w:rsidR="00083491" w:rsidRPr="0085248B" w14:paraId="615C91B0" w14:textId="77777777" w:rsidTr="004D2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gridSpan w:val="2"/>
          </w:tcPr>
          <w:p w14:paraId="1FE5DE09" w14:textId="77777777" w:rsidR="00083491" w:rsidRPr="009F47F6" w:rsidRDefault="00083491" w:rsidP="009F47F6">
            <w:pPr>
              <w:jc w:val="center"/>
              <w:rPr>
                <w:rFonts w:cstheme="minorHAnsi"/>
                <w:i w:val="0"/>
                <w:sz w:val="22"/>
                <w:szCs w:val="22"/>
              </w:rPr>
            </w:pPr>
            <w:r w:rsidRPr="009F47F6">
              <w:rPr>
                <w:rFonts w:cstheme="minorHAnsi"/>
                <w:sz w:val="22"/>
                <w:szCs w:val="22"/>
              </w:rPr>
              <w:t>Date entrée en vigueur</w:t>
            </w:r>
          </w:p>
        </w:tc>
        <w:tc>
          <w:tcPr>
            <w:tcW w:w="8092" w:type="dxa"/>
            <w:gridSpan w:val="5"/>
          </w:tcPr>
          <w:p w14:paraId="5083BF2F" w14:textId="77777777" w:rsidR="00083491" w:rsidRPr="009F47F6" w:rsidRDefault="00083491" w:rsidP="009F47F6">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9F47F6">
              <w:rPr>
                <w:rFonts w:cstheme="minorHAnsi"/>
                <w:sz w:val="22"/>
                <w:szCs w:val="22"/>
              </w:rPr>
              <w:t>Entrée en vigueur de la délibération transposant le RIFSEEP à compter du 1/07/2015 (pour les administrateurs) et du 1/01/2016 (pour les autres cadres d’emplois de la filière administrative).</w:t>
            </w:r>
          </w:p>
          <w:p w14:paraId="694A4597" w14:textId="77777777" w:rsidR="00083491" w:rsidRPr="009F47F6" w:rsidRDefault="00083491" w:rsidP="009F47F6">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9F47F6">
              <w:rPr>
                <w:rFonts w:cstheme="minorHAnsi"/>
                <w:sz w:val="22"/>
                <w:szCs w:val="22"/>
              </w:rPr>
              <w:t>À compter du 1/06/2014 a été créé le cadre d’un nouveau régime indemnitaire de référence qui est applicable aux fonctionnaires de l’État relevant des filières administrative et sociale depuis le 1/01/2016 (depuis le 1/07/ 2015 pour les administrateurs civils) avant sa généralisation à l’ensemble des corps de l’État au plus tard à compter du 1/01/2017. Ce régime indemnitaire est exclusif de toutes autres primes et indemnités liées aux fonctions et à la manière de servir.</w:t>
            </w:r>
          </w:p>
        </w:tc>
      </w:tr>
      <w:tr w:rsidR="00083491" w:rsidRPr="0085248B" w14:paraId="4816209F" w14:textId="77777777" w:rsidTr="004D2147">
        <w:tc>
          <w:tcPr>
            <w:cnfStyle w:val="001000000000" w:firstRow="0" w:lastRow="0" w:firstColumn="1" w:lastColumn="0" w:oddVBand="0" w:evenVBand="0" w:oddHBand="0" w:evenHBand="0" w:firstRowFirstColumn="0" w:firstRowLastColumn="0" w:lastRowFirstColumn="0" w:lastRowLastColumn="0"/>
            <w:tcW w:w="1672" w:type="dxa"/>
            <w:gridSpan w:val="2"/>
          </w:tcPr>
          <w:p w14:paraId="374DF2FE" w14:textId="77777777" w:rsidR="00083491" w:rsidRPr="009F47F6" w:rsidRDefault="00083491" w:rsidP="009F47F6">
            <w:pPr>
              <w:jc w:val="center"/>
              <w:rPr>
                <w:rFonts w:cstheme="minorHAnsi"/>
                <w:i w:val="0"/>
                <w:sz w:val="22"/>
                <w:szCs w:val="22"/>
              </w:rPr>
            </w:pPr>
            <w:r w:rsidRPr="009F47F6">
              <w:rPr>
                <w:rFonts w:cstheme="minorHAnsi"/>
                <w:sz w:val="22"/>
                <w:szCs w:val="22"/>
              </w:rPr>
              <w:t>Conditions d’octroi</w:t>
            </w:r>
          </w:p>
        </w:tc>
        <w:tc>
          <w:tcPr>
            <w:tcW w:w="8092" w:type="dxa"/>
            <w:gridSpan w:val="5"/>
          </w:tcPr>
          <w:p w14:paraId="446FBCE2" w14:textId="77777777" w:rsidR="00083491" w:rsidRPr="009F47F6" w:rsidRDefault="00083491" w:rsidP="009F47F6">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9F47F6">
              <w:rPr>
                <w:rFonts w:cstheme="minorHAnsi"/>
                <w:sz w:val="22"/>
                <w:szCs w:val="22"/>
              </w:rPr>
              <w:t>Délibération de l’organe délibérant.</w:t>
            </w:r>
          </w:p>
          <w:p w14:paraId="0DAE164D" w14:textId="77777777" w:rsidR="00083491" w:rsidRPr="009F47F6" w:rsidRDefault="00083491" w:rsidP="009F47F6">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9F47F6">
              <w:rPr>
                <w:rFonts w:cstheme="minorHAnsi"/>
                <w:sz w:val="22"/>
                <w:szCs w:val="22"/>
              </w:rPr>
              <w:t>Le dispositif est centré sur une indemnité principale versée mensuellement, l’indemnité de fonctions, de sujétions et d’expertise (IFSE) à laquelle peut s’ajouter un complément indemnitaire versé annuellement (CIA) en fonction de l’engagement professionnel et de la manière de servir.</w:t>
            </w:r>
          </w:p>
          <w:p w14:paraId="6A9A4689" w14:textId="77777777" w:rsidR="00083491" w:rsidRPr="009F47F6" w:rsidRDefault="00083491" w:rsidP="009F47F6">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9F47F6">
              <w:rPr>
                <w:rFonts w:cstheme="minorHAnsi"/>
                <w:sz w:val="22"/>
                <w:szCs w:val="22"/>
              </w:rPr>
              <w:t>Les fonctionnaires sont répartis en groupes de fonctions pour l’attribution de l’IFSE et du CIA. L’organe délibérant compétent pour fixer les conditions d’attribution des primes est libre de déterminer le nombre (supérieur à un) de groupes de fonctions ainsi que la répartition des emplois dans chaque groupe de fonctions.</w:t>
            </w:r>
          </w:p>
          <w:p w14:paraId="3B90E94F" w14:textId="77777777" w:rsidR="00083491" w:rsidRPr="009F47F6" w:rsidRDefault="00083491" w:rsidP="009F47F6">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9F47F6">
              <w:rPr>
                <w:rFonts w:cstheme="minorHAnsi"/>
                <w:sz w:val="22"/>
                <w:szCs w:val="22"/>
              </w:rPr>
              <w:t>À cet effet, les collectivités territoriales peuvent s’inspirer des critères professionnels contenus dans le décret cadre :</w:t>
            </w:r>
          </w:p>
          <w:p w14:paraId="415358FC" w14:textId="77777777" w:rsidR="00083491" w:rsidRPr="009F47F6" w:rsidRDefault="00083491" w:rsidP="009F47F6">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9F47F6">
              <w:rPr>
                <w:rFonts w:cstheme="minorHAnsi"/>
                <w:sz w:val="22"/>
                <w:szCs w:val="22"/>
              </w:rPr>
              <w:t>- fonctions d’encadrement, de coordination, de pilotage ou de conception ;</w:t>
            </w:r>
          </w:p>
          <w:p w14:paraId="35899ADB" w14:textId="77777777" w:rsidR="00083491" w:rsidRPr="009F47F6" w:rsidRDefault="00083491" w:rsidP="009F47F6">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9F47F6">
              <w:rPr>
                <w:rFonts w:cstheme="minorHAnsi"/>
                <w:sz w:val="22"/>
                <w:szCs w:val="22"/>
              </w:rPr>
              <w:t>- technicité, expertise, expérience ou qualification nécessaire à l’exercice des fonctions ;</w:t>
            </w:r>
          </w:p>
          <w:p w14:paraId="7B069F31" w14:textId="77777777" w:rsidR="00083491" w:rsidRPr="009F47F6" w:rsidRDefault="00083491" w:rsidP="009F47F6">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9F47F6">
              <w:rPr>
                <w:rFonts w:cstheme="minorHAnsi"/>
                <w:sz w:val="22"/>
                <w:szCs w:val="22"/>
              </w:rPr>
              <w:t>- sujétions particulières ou degré d’exposition du poste au regard de son environnement professionnel.</w:t>
            </w:r>
          </w:p>
        </w:tc>
      </w:tr>
      <w:tr w:rsidR="00083491" w:rsidRPr="0085248B" w14:paraId="18ED26F1" w14:textId="77777777" w:rsidTr="004D2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gridSpan w:val="2"/>
          </w:tcPr>
          <w:p w14:paraId="13EE5D7D" w14:textId="77777777" w:rsidR="00083491" w:rsidRPr="009F47F6" w:rsidRDefault="00083491" w:rsidP="009F47F6">
            <w:pPr>
              <w:jc w:val="center"/>
              <w:rPr>
                <w:rFonts w:cstheme="minorHAnsi"/>
                <w:i w:val="0"/>
                <w:sz w:val="22"/>
                <w:szCs w:val="22"/>
              </w:rPr>
            </w:pPr>
            <w:r w:rsidRPr="009F47F6">
              <w:rPr>
                <w:rFonts w:cstheme="minorHAnsi"/>
                <w:sz w:val="22"/>
                <w:szCs w:val="22"/>
              </w:rPr>
              <w:lastRenderedPageBreak/>
              <w:t>Bénéficiaires</w:t>
            </w:r>
          </w:p>
          <w:p w14:paraId="3A854333" w14:textId="77777777" w:rsidR="00083491" w:rsidRPr="009F47F6" w:rsidRDefault="00083491" w:rsidP="009F47F6">
            <w:pPr>
              <w:jc w:val="center"/>
              <w:rPr>
                <w:rFonts w:cstheme="minorHAnsi"/>
                <w:i w:val="0"/>
                <w:sz w:val="22"/>
                <w:szCs w:val="22"/>
              </w:rPr>
            </w:pPr>
          </w:p>
        </w:tc>
        <w:tc>
          <w:tcPr>
            <w:tcW w:w="8092" w:type="dxa"/>
            <w:gridSpan w:val="5"/>
          </w:tcPr>
          <w:p w14:paraId="256FDD9C" w14:textId="77777777" w:rsidR="00083491" w:rsidRPr="009F47F6" w:rsidRDefault="00083491" w:rsidP="009F47F6">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9F47F6">
              <w:rPr>
                <w:rFonts w:cstheme="minorHAnsi"/>
                <w:sz w:val="22"/>
                <w:szCs w:val="22"/>
              </w:rPr>
              <w:t>Agents titulaires et stagiaires.</w:t>
            </w:r>
          </w:p>
          <w:p w14:paraId="4F957A98" w14:textId="77777777" w:rsidR="00083491" w:rsidRPr="009F47F6" w:rsidRDefault="00083491" w:rsidP="009F47F6">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9F47F6">
              <w:rPr>
                <w:rFonts w:cstheme="minorHAnsi"/>
                <w:sz w:val="22"/>
                <w:szCs w:val="22"/>
              </w:rPr>
              <w:t>Agents contractuels dès lors qu’une délibération le prévoit</w:t>
            </w:r>
          </w:p>
          <w:p w14:paraId="348CF9A7" w14:textId="77777777" w:rsidR="00083491" w:rsidRPr="009F47F6" w:rsidRDefault="00083491" w:rsidP="009F47F6">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9F47F6">
              <w:rPr>
                <w:rFonts w:cstheme="minorHAnsi"/>
                <w:sz w:val="22"/>
                <w:szCs w:val="22"/>
              </w:rPr>
              <w:t>Cadres d’emplois concernés : administrateurs, attachés, secrétaires de mairie, rédacteurs, adjoints administratifs</w:t>
            </w:r>
          </w:p>
          <w:p w14:paraId="1F524CBE" w14:textId="77777777" w:rsidR="00083491" w:rsidRPr="009F47F6" w:rsidRDefault="00083491" w:rsidP="009F47F6">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9F47F6">
              <w:rPr>
                <w:rFonts w:cstheme="minorHAnsi"/>
                <w:sz w:val="22"/>
                <w:szCs w:val="22"/>
              </w:rPr>
              <w:t>Attribution individuelle</w:t>
            </w:r>
          </w:p>
          <w:p w14:paraId="3356DD08" w14:textId="77777777" w:rsidR="00083491" w:rsidRPr="009F47F6" w:rsidRDefault="00083491" w:rsidP="009F47F6">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9F47F6">
              <w:rPr>
                <w:rFonts w:cstheme="minorHAnsi"/>
                <w:sz w:val="22"/>
                <w:szCs w:val="22"/>
              </w:rPr>
              <w:t>Le montant de l’IFSE fait l’objet d’un réexamen en cas de changement de fonctions ou de grade mais aussi au moins tous les quatre ans, en l’absence de changement de fonctions et au vu de l’expérience acquise par l’agent.</w:t>
            </w:r>
          </w:p>
          <w:p w14:paraId="266A44BD" w14:textId="77777777" w:rsidR="00083491" w:rsidRPr="009F47F6" w:rsidRDefault="00083491" w:rsidP="009F47F6">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9F47F6">
              <w:rPr>
                <w:rFonts w:cstheme="minorHAnsi"/>
                <w:sz w:val="22"/>
                <w:szCs w:val="22"/>
              </w:rPr>
              <w:t>Le CIA tient compte de l’engagement professionnel et de la manière de servir, appréciée dans le cadre de l’entretien professionnel.</w:t>
            </w:r>
          </w:p>
          <w:p w14:paraId="55DBCF6A" w14:textId="77777777" w:rsidR="00083491" w:rsidRPr="009F47F6" w:rsidRDefault="00083491" w:rsidP="009F47F6">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9F47F6">
              <w:rPr>
                <w:rFonts w:cstheme="minorHAnsi"/>
                <w:sz w:val="22"/>
                <w:szCs w:val="22"/>
              </w:rPr>
              <w:t>Il fait l’objet d’un versement annuel, en une ou deux fractions, non reconductible automatiquement d’une année sur l’autre. Son montant fixé en fonction de l’évaluation professionnelle est compris entre 0 et 100 % du montant maximal annuel.</w:t>
            </w:r>
          </w:p>
          <w:p w14:paraId="6CB0FDA8" w14:textId="77777777" w:rsidR="00083491" w:rsidRPr="009F47F6" w:rsidRDefault="00083491" w:rsidP="009F47F6">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9F47F6">
              <w:rPr>
                <w:rFonts w:cstheme="minorHAnsi"/>
                <w:sz w:val="22"/>
                <w:szCs w:val="22"/>
              </w:rPr>
              <w:t>NB : les collectivités territoriales ne sont pas tenues de respecter le plafond de chacune des deux parts en vigueur dans les services de l’État (IFSE et CIA). Seule l’addition des deux plafonds de l’État ne doit pas être dépassée (loi n° 84-53 du</w:t>
            </w:r>
          </w:p>
          <w:p w14:paraId="5D00024D" w14:textId="77777777" w:rsidR="00083491" w:rsidRPr="009F47F6" w:rsidRDefault="00083491" w:rsidP="009F47F6">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9F47F6">
              <w:rPr>
                <w:rFonts w:cstheme="minorHAnsi"/>
                <w:sz w:val="22"/>
                <w:szCs w:val="22"/>
              </w:rPr>
              <w:t>26 janvier 1984, art. 88 modifié par loi n° 2016-483 du 20 avril 2016, art. 84).</w:t>
            </w:r>
          </w:p>
          <w:p w14:paraId="64652FF1" w14:textId="77777777" w:rsidR="00083491" w:rsidRPr="009F47F6" w:rsidRDefault="00083491" w:rsidP="009F47F6">
            <w:pPr>
              <w:cnfStyle w:val="000000100000" w:firstRow="0" w:lastRow="0" w:firstColumn="0" w:lastColumn="0" w:oddVBand="0" w:evenVBand="0" w:oddHBand="1" w:evenHBand="0" w:firstRowFirstColumn="0" w:firstRowLastColumn="0" w:lastRowFirstColumn="0" w:lastRowLastColumn="0"/>
              <w:rPr>
                <w:rFonts w:cstheme="minorHAnsi"/>
                <w:sz w:val="22"/>
                <w:szCs w:val="22"/>
              </w:rPr>
            </w:pPr>
          </w:p>
        </w:tc>
      </w:tr>
      <w:tr w:rsidR="00083491" w:rsidRPr="0085248B" w14:paraId="03CE3AF5" w14:textId="77777777" w:rsidTr="004D2147">
        <w:trPr>
          <w:gridBefore w:val="1"/>
          <w:wBefore w:w="10" w:type="dxa"/>
        </w:trPr>
        <w:tc>
          <w:tcPr>
            <w:cnfStyle w:val="001000000000" w:firstRow="0" w:lastRow="0" w:firstColumn="1" w:lastColumn="0" w:oddVBand="0" w:evenVBand="0" w:oddHBand="0" w:evenHBand="0" w:firstRowFirstColumn="0" w:firstRowLastColumn="0" w:lastRowFirstColumn="0" w:lastRowLastColumn="0"/>
            <w:tcW w:w="1937" w:type="dxa"/>
            <w:gridSpan w:val="2"/>
          </w:tcPr>
          <w:p w14:paraId="5CFB9EBA" w14:textId="77777777" w:rsidR="00083491" w:rsidRPr="009F47F6" w:rsidRDefault="00083491" w:rsidP="00EB01E4">
            <w:pPr>
              <w:jc w:val="center"/>
              <w:rPr>
                <w:rFonts w:cstheme="minorHAnsi"/>
                <w:i w:val="0"/>
                <w:sz w:val="22"/>
                <w:szCs w:val="22"/>
              </w:rPr>
            </w:pPr>
            <w:r w:rsidRPr="009F47F6">
              <w:rPr>
                <w:rFonts w:cstheme="minorHAnsi"/>
                <w:sz w:val="22"/>
                <w:szCs w:val="22"/>
              </w:rPr>
              <w:t>Montant</w:t>
            </w:r>
          </w:p>
        </w:tc>
        <w:tc>
          <w:tcPr>
            <w:tcW w:w="1506" w:type="dxa"/>
          </w:tcPr>
          <w:p w14:paraId="3C0521BC" w14:textId="77777777" w:rsidR="00083491" w:rsidRPr="009F47F6" w:rsidRDefault="00083491">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9F47F6">
              <w:rPr>
                <w:rFonts w:cstheme="minorHAnsi"/>
                <w:sz w:val="22"/>
                <w:szCs w:val="22"/>
              </w:rPr>
              <w:t>Administrateur au 1/07/15</w:t>
            </w:r>
          </w:p>
        </w:tc>
        <w:tc>
          <w:tcPr>
            <w:tcW w:w="2368" w:type="dxa"/>
          </w:tcPr>
          <w:p w14:paraId="2BEBECCF" w14:textId="77777777" w:rsidR="00083491" w:rsidRPr="009F47F6" w:rsidRDefault="00083491">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9F47F6">
              <w:rPr>
                <w:rFonts w:cstheme="minorHAnsi"/>
                <w:sz w:val="22"/>
                <w:szCs w:val="22"/>
              </w:rPr>
              <w:t>Attaché</w:t>
            </w:r>
          </w:p>
          <w:p w14:paraId="14E88DEE" w14:textId="77777777" w:rsidR="00083491" w:rsidRPr="009F47F6" w:rsidRDefault="00083491">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9F47F6">
              <w:rPr>
                <w:rFonts w:cstheme="minorHAnsi"/>
                <w:sz w:val="22"/>
                <w:szCs w:val="22"/>
              </w:rPr>
              <w:t>Secrétaire mairie</w:t>
            </w:r>
          </w:p>
          <w:p w14:paraId="389996F0" w14:textId="77777777" w:rsidR="00083491" w:rsidRPr="009F47F6" w:rsidRDefault="00083491">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9F47F6">
              <w:rPr>
                <w:rFonts w:cstheme="minorHAnsi"/>
                <w:sz w:val="22"/>
                <w:szCs w:val="22"/>
              </w:rPr>
              <w:t>Au 1/01/16</w:t>
            </w:r>
          </w:p>
        </w:tc>
        <w:tc>
          <w:tcPr>
            <w:tcW w:w="1903" w:type="dxa"/>
          </w:tcPr>
          <w:p w14:paraId="774046DB" w14:textId="77777777" w:rsidR="00083491" w:rsidRPr="009F47F6" w:rsidRDefault="00083491">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9F47F6">
              <w:rPr>
                <w:rFonts w:cstheme="minorHAnsi"/>
                <w:sz w:val="22"/>
                <w:szCs w:val="22"/>
              </w:rPr>
              <w:t>Rédacteur</w:t>
            </w:r>
          </w:p>
          <w:p w14:paraId="77EB3F4F" w14:textId="77777777" w:rsidR="00083491" w:rsidRPr="009F47F6" w:rsidRDefault="00083491">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9F47F6">
              <w:rPr>
                <w:rFonts w:cstheme="minorHAnsi"/>
                <w:sz w:val="22"/>
                <w:szCs w:val="22"/>
              </w:rPr>
              <w:t>Au 1/01/16</w:t>
            </w:r>
          </w:p>
        </w:tc>
        <w:tc>
          <w:tcPr>
            <w:tcW w:w="2040" w:type="dxa"/>
          </w:tcPr>
          <w:p w14:paraId="16E8AE5E" w14:textId="77777777" w:rsidR="00083491" w:rsidRPr="009F47F6" w:rsidRDefault="00083491">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9F47F6">
              <w:rPr>
                <w:rFonts w:cstheme="minorHAnsi"/>
                <w:sz w:val="22"/>
                <w:szCs w:val="22"/>
              </w:rPr>
              <w:t>Adjoint administratif</w:t>
            </w:r>
          </w:p>
          <w:p w14:paraId="7775F894" w14:textId="77777777" w:rsidR="00083491" w:rsidRPr="009F47F6" w:rsidRDefault="00083491">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9F47F6">
              <w:rPr>
                <w:rFonts w:cstheme="minorHAnsi"/>
                <w:sz w:val="22"/>
                <w:szCs w:val="22"/>
              </w:rPr>
              <w:t>Au 1/01/16</w:t>
            </w:r>
          </w:p>
        </w:tc>
      </w:tr>
      <w:tr w:rsidR="00083491" w:rsidRPr="0085248B" w14:paraId="560AC6AA" w14:textId="77777777" w:rsidTr="004D2147">
        <w:trPr>
          <w:gridBefore w:val="1"/>
          <w:cnfStyle w:val="000000100000" w:firstRow="0" w:lastRow="0" w:firstColumn="0" w:lastColumn="0" w:oddVBand="0" w:evenVBand="0" w:oddHBand="1" w:evenHBand="0"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9754" w:type="dxa"/>
            <w:gridSpan w:val="6"/>
          </w:tcPr>
          <w:p w14:paraId="19B87FC7" w14:textId="77777777" w:rsidR="00083491" w:rsidRPr="009F47F6" w:rsidRDefault="00083491" w:rsidP="00EB01E4">
            <w:pPr>
              <w:jc w:val="center"/>
              <w:rPr>
                <w:rFonts w:cstheme="minorHAnsi"/>
                <w:i w:val="0"/>
                <w:sz w:val="22"/>
                <w:szCs w:val="22"/>
              </w:rPr>
            </w:pPr>
            <w:r w:rsidRPr="009F47F6">
              <w:rPr>
                <w:rFonts w:cstheme="minorHAnsi"/>
                <w:sz w:val="22"/>
                <w:szCs w:val="22"/>
              </w:rPr>
              <w:t>Plafond annuel de l’IFSE sans logement de fonction gratuit</w:t>
            </w:r>
          </w:p>
        </w:tc>
      </w:tr>
      <w:tr w:rsidR="00083491" w:rsidRPr="0085248B" w14:paraId="3BAE1130" w14:textId="77777777" w:rsidTr="004D2147">
        <w:trPr>
          <w:gridBefore w:val="1"/>
          <w:wBefore w:w="10" w:type="dxa"/>
          <w:trHeight w:val="341"/>
        </w:trPr>
        <w:tc>
          <w:tcPr>
            <w:cnfStyle w:val="001000000000" w:firstRow="0" w:lastRow="0" w:firstColumn="1" w:lastColumn="0" w:oddVBand="0" w:evenVBand="0" w:oddHBand="0" w:evenHBand="0" w:firstRowFirstColumn="0" w:firstRowLastColumn="0" w:lastRowFirstColumn="0" w:lastRowLastColumn="0"/>
            <w:tcW w:w="1937" w:type="dxa"/>
            <w:gridSpan w:val="2"/>
          </w:tcPr>
          <w:p w14:paraId="76744BA2" w14:textId="77777777" w:rsidR="00083491" w:rsidRPr="009F47F6" w:rsidRDefault="00083491" w:rsidP="00EB01E4">
            <w:pPr>
              <w:jc w:val="center"/>
              <w:rPr>
                <w:rFonts w:cstheme="minorHAnsi"/>
                <w:i w:val="0"/>
                <w:sz w:val="22"/>
                <w:szCs w:val="22"/>
              </w:rPr>
            </w:pPr>
            <w:r w:rsidRPr="009F47F6">
              <w:rPr>
                <w:rFonts w:cstheme="minorHAnsi"/>
                <w:sz w:val="22"/>
                <w:szCs w:val="22"/>
              </w:rPr>
              <w:t>Groupe1</w:t>
            </w:r>
          </w:p>
        </w:tc>
        <w:tc>
          <w:tcPr>
            <w:tcW w:w="1506" w:type="dxa"/>
          </w:tcPr>
          <w:p w14:paraId="66868AEC" w14:textId="77777777" w:rsidR="00083491" w:rsidRPr="009F47F6" w:rsidRDefault="00083491">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9F47F6">
              <w:rPr>
                <w:rFonts w:cstheme="minorHAnsi"/>
                <w:sz w:val="22"/>
                <w:szCs w:val="22"/>
              </w:rPr>
              <w:t>49 980 €</w:t>
            </w:r>
          </w:p>
        </w:tc>
        <w:tc>
          <w:tcPr>
            <w:tcW w:w="2368" w:type="dxa"/>
          </w:tcPr>
          <w:p w14:paraId="528C705A" w14:textId="77777777" w:rsidR="00083491" w:rsidRPr="009F47F6" w:rsidRDefault="00083491">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9F47F6">
              <w:rPr>
                <w:rFonts w:cstheme="minorHAnsi"/>
                <w:sz w:val="22"/>
                <w:szCs w:val="22"/>
              </w:rPr>
              <w:t>36 210 €</w:t>
            </w:r>
          </w:p>
        </w:tc>
        <w:tc>
          <w:tcPr>
            <w:tcW w:w="1903" w:type="dxa"/>
          </w:tcPr>
          <w:p w14:paraId="70BF06C2" w14:textId="77777777" w:rsidR="00083491" w:rsidRPr="009F47F6" w:rsidRDefault="00083491">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9F47F6">
              <w:rPr>
                <w:rFonts w:cstheme="minorHAnsi"/>
                <w:sz w:val="22"/>
                <w:szCs w:val="22"/>
              </w:rPr>
              <w:t>17 480 €</w:t>
            </w:r>
          </w:p>
        </w:tc>
        <w:tc>
          <w:tcPr>
            <w:tcW w:w="2040" w:type="dxa"/>
          </w:tcPr>
          <w:p w14:paraId="6B73270D" w14:textId="77777777" w:rsidR="00083491" w:rsidRPr="009F47F6" w:rsidRDefault="00083491">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9F47F6">
              <w:rPr>
                <w:rFonts w:cstheme="minorHAnsi"/>
                <w:sz w:val="22"/>
                <w:szCs w:val="22"/>
              </w:rPr>
              <w:t>11 340 €</w:t>
            </w:r>
          </w:p>
        </w:tc>
      </w:tr>
      <w:tr w:rsidR="00861E66" w:rsidRPr="0085248B" w14:paraId="5B2A9714" w14:textId="77777777" w:rsidTr="004D2147">
        <w:trPr>
          <w:gridBefore w:val="1"/>
          <w:cnfStyle w:val="000000100000" w:firstRow="0" w:lastRow="0" w:firstColumn="0" w:lastColumn="0" w:oddVBand="0" w:evenVBand="0" w:oddHBand="1" w:evenHBand="0"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1937" w:type="dxa"/>
            <w:gridSpan w:val="2"/>
          </w:tcPr>
          <w:p w14:paraId="1FD634D5" w14:textId="77777777" w:rsidR="00083491" w:rsidRPr="009F47F6" w:rsidRDefault="00083491" w:rsidP="00EB01E4">
            <w:pPr>
              <w:jc w:val="center"/>
              <w:rPr>
                <w:rFonts w:cstheme="minorHAnsi"/>
                <w:i w:val="0"/>
                <w:sz w:val="22"/>
                <w:szCs w:val="22"/>
              </w:rPr>
            </w:pPr>
            <w:r w:rsidRPr="009F47F6">
              <w:rPr>
                <w:rFonts w:cstheme="minorHAnsi"/>
                <w:sz w:val="22"/>
                <w:szCs w:val="22"/>
              </w:rPr>
              <w:t>Groupe 2</w:t>
            </w:r>
          </w:p>
        </w:tc>
        <w:tc>
          <w:tcPr>
            <w:tcW w:w="1506" w:type="dxa"/>
          </w:tcPr>
          <w:p w14:paraId="77B59369" w14:textId="77777777" w:rsidR="00083491" w:rsidRPr="009F47F6" w:rsidRDefault="00083491">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9F47F6">
              <w:rPr>
                <w:rFonts w:cstheme="minorHAnsi"/>
                <w:sz w:val="22"/>
                <w:szCs w:val="22"/>
              </w:rPr>
              <w:t>46 920 €</w:t>
            </w:r>
          </w:p>
        </w:tc>
        <w:tc>
          <w:tcPr>
            <w:tcW w:w="2368" w:type="dxa"/>
          </w:tcPr>
          <w:p w14:paraId="0BE520A7" w14:textId="77777777" w:rsidR="00083491" w:rsidRPr="009F47F6" w:rsidRDefault="00083491">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9F47F6">
              <w:rPr>
                <w:rFonts w:cstheme="minorHAnsi"/>
                <w:sz w:val="22"/>
                <w:szCs w:val="22"/>
              </w:rPr>
              <w:t>32 130 €</w:t>
            </w:r>
          </w:p>
        </w:tc>
        <w:tc>
          <w:tcPr>
            <w:tcW w:w="1903" w:type="dxa"/>
          </w:tcPr>
          <w:p w14:paraId="702263BB" w14:textId="77777777" w:rsidR="00083491" w:rsidRPr="009F47F6" w:rsidRDefault="00083491">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9F47F6">
              <w:rPr>
                <w:rFonts w:cstheme="minorHAnsi"/>
                <w:sz w:val="22"/>
                <w:szCs w:val="22"/>
              </w:rPr>
              <w:t>16 015 €</w:t>
            </w:r>
          </w:p>
        </w:tc>
        <w:tc>
          <w:tcPr>
            <w:tcW w:w="2040" w:type="dxa"/>
          </w:tcPr>
          <w:p w14:paraId="7258FE8F" w14:textId="77777777" w:rsidR="00083491" w:rsidRPr="009F47F6" w:rsidRDefault="00083491">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9F47F6">
              <w:rPr>
                <w:rFonts w:cstheme="minorHAnsi"/>
                <w:sz w:val="22"/>
                <w:szCs w:val="22"/>
              </w:rPr>
              <w:t>10 800 €</w:t>
            </w:r>
          </w:p>
        </w:tc>
      </w:tr>
      <w:tr w:rsidR="00083491" w:rsidRPr="0085248B" w14:paraId="1CDAC0ED" w14:textId="77777777" w:rsidTr="004D2147">
        <w:trPr>
          <w:gridBefore w:val="1"/>
          <w:wBefore w:w="10" w:type="dxa"/>
        </w:trPr>
        <w:tc>
          <w:tcPr>
            <w:cnfStyle w:val="001000000000" w:firstRow="0" w:lastRow="0" w:firstColumn="1" w:lastColumn="0" w:oddVBand="0" w:evenVBand="0" w:oddHBand="0" w:evenHBand="0" w:firstRowFirstColumn="0" w:firstRowLastColumn="0" w:lastRowFirstColumn="0" w:lastRowLastColumn="0"/>
            <w:tcW w:w="1937" w:type="dxa"/>
            <w:gridSpan w:val="2"/>
          </w:tcPr>
          <w:p w14:paraId="0BF2C019" w14:textId="77777777" w:rsidR="00083491" w:rsidRPr="009F47F6" w:rsidRDefault="00083491" w:rsidP="00EB01E4">
            <w:pPr>
              <w:jc w:val="center"/>
              <w:rPr>
                <w:rFonts w:cstheme="minorHAnsi"/>
                <w:i w:val="0"/>
                <w:sz w:val="22"/>
                <w:szCs w:val="22"/>
              </w:rPr>
            </w:pPr>
            <w:r w:rsidRPr="009F47F6">
              <w:rPr>
                <w:rFonts w:cstheme="minorHAnsi"/>
                <w:sz w:val="22"/>
                <w:szCs w:val="22"/>
              </w:rPr>
              <w:lastRenderedPageBreak/>
              <w:t>Groupe 3</w:t>
            </w:r>
          </w:p>
        </w:tc>
        <w:tc>
          <w:tcPr>
            <w:tcW w:w="1506" w:type="dxa"/>
          </w:tcPr>
          <w:p w14:paraId="7AC02CC9" w14:textId="77777777" w:rsidR="00083491" w:rsidRPr="009F47F6" w:rsidRDefault="00083491">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9F47F6">
              <w:rPr>
                <w:rFonts w:cstheme="minorHAnsi"/>
                <w:sz w:val="22"/>
                <w:szCs w:val="22"/>
              </w:rPr>
              <w:t>42 330 €</w:t>
            </w:r>
          </w:p>
        </w:tc>
        <w:tc>
          <w:tcPr>
            <w:tcW w:w="2368" w:type="dxa"/>
          </w:tcPr>
          <w:p w14:paraId="39831394" w14:textId="77777777" w:rsidR="00083491" w:rsidRPr="009F47F6" w:rsidRDefault="00083491">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9F47F6">
              <w:rPr>
                <w:rFonts w:cstheme="minorHAnsi"/>
                <w:sz w:val="22"/>
                <w:szCs w:val="22"/>
              </w:rPr>
              <w:t>25 500 €</w:t>
            </w:r>
          </w:p>
        </w:tc>
        <w:tc>
          <w:tcPr>
            <w:tcW w:w="1903" w:type="dxa"/>
          </w:tcPr>
          <w:p w14:paraId="7492F8A4" w14:textId="77777777" w:rsidR="00083491" w:rsidRPr="009F47F6" w:rsidRDefault="00083491">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9F47F6">
              <w:rPr>
                <w:rFonts w:cstheme="minorHAnsi"/>
                <w:sz w:val="22"/>
                <w:szCs w:val="22"/>
              </w:rPr>
              <w:t>14 650 €</w:t>
            </w:r>
          </w:p>
        </w:tc>
        <w:tc>
          <w:tcPr>
            <w:tcW w:w="2040" w:type="dxa"/>
          </w:tcPr>
          <w:p w14:paraId="4559B0A7" w14:textId="77777777" w:rsidR="00083491" w:rsidRPr="009F47F6" w:rsidRDefault="00083491">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9F47F6">
              <w:rPr>
                <w:rFonts w:cstheme="minorHAnsi"/>
                <w:sz w:val="22"/>
                <w:szCs w:val="22"/>
              </w:rPr>
              <w:t>-</w:t>
            </w:r>
          </w:p>
        </w:tc>
      </w:tr>
      <w:tr w:rsidR="00FA59C0" w:rsidRPr="0085248B" w14:paraId="3148E4D1" w14:textId="77777777" w:rsidTr="004D2147">
        <w:trPr>
          <w:gridBefore w:val="1"/>
          <w:cnfStyle w:val="000000100000" w:firstRow="0" w:lastRow="0" w:firstColumn="0" w:lastColumn="0" w:oddVBand="0" w:evenVBand="0" w:oddHBand="1" w:evenHBand="0"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1937" w:type="dxa"/>
            <w:gridSpan w:val="2"/>
          </w:tcPr>
          <w:p w14:paraId="0F27F7CD" w14:textId="77777777" w:rsidR="00083491" w:rsidRPr="009F47F6" w:rsidRDefault="00083491" w:rsidP="00EB01E4">
            <w:pPr>
              <w:jc w:val="center"/>
              <w:rPr>
                <w:rFonts w:cstheme="minorHAnsi"/>
                <w:i w:val="0"/>
                <w:sz w:val="22"/>
                <w:szCs w:val="22"/>
              </w:rPr>
            </w:pPr>
            <w:r w:rsidRPr="009F47F6">
              <w:rPr>
                <w:rFonts w:cstheme="minorHAnsi"/>
                <w:sz w:val="22"/>
                <w:szCs w:val="22"/>
              </w:rPr>
              <w:t>Groupe 4</w:t>
            </w:r>
          </w:p>
        </w:tc>
        <w:tc>
          <w:tcPr>
            <w:tcW w:w="1506" w:type="dxa"/>
          </w:tcPr>
          <w:p w14:paraId="0B5A33B1" w14:textId="77777777" w:rsidR="00083491" w:rsidRPr="009F47F6" w:rsidRDefault="00083491">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9F47F6">
              <w:rPr>
                <w:rFonts w:cstheme="minorHAnsi"/>
                <w:sz w:val="22"/>
                <w:szCs w:val="22"/>
              </w:rPr>
              <w:t>-</w:t>
            </w:r>
          </w:p>
        </w:tc>
        <w:tc>
          <w:tcPr>
            <w:tcW w:w="2368" w:type="dxa"/>
          </w:tcPr>
          <w:p w14:paraId="1E7DB3F7" w14:textId="77777777" w:rsidR="00083491" w:rsidRPr="009F47F6" w:rsidRDefault="00083491">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9F47F6">
              <w:rPr>
                <w:rFonts w:cstheme="minorHAnsi"/>
                <w:sz w:val="22"/>
                <w:szCs w:val="22"/>
              </w:rPr>
              <w:t>20 400 €</w:t>
            </w:r>
          </w:p>
        </w:tc>
        <w:tc>
          <w:tcPr>
            <w:tcW w:w="1903" w:type="dxa"/>
          </w:tcPr>
          <w:p w14:paraId="576DDA14" w14:textId="77777777" w:rsidR="00083491" w:rsidRPr="009F47F6" w:rsidRDefault="00083491">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9F47F6">
              <w:rPr>
                <w:rFonts w:cstheme="minorHAnsi"/>
                <w:sz w:val="22"/>
                <w:szCs w:val="22"/>
              </w:rPr>
              <w:t>-</w:t>
            </w:r>
          </w:p>
        </w:tc>
        <w:tc>
          <w:tcPr>
            <w:tcW w:w="2040" w:type="dxa"/>
          </w:tcPr>
          <w:p w14:paraId="2C5418D1" w14:textId="77777777" w:rsidR="00083491" w:rsidRPr="009F47F6" w:rsidRDefault="00083491">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9F47F6">
              <w:rPr>
                <w:rFonts w:cstheme="minorHAnsi"/>
                <w:sz w:val="22"/>
                <w:szCs w:val="22"/>
              </w:rPr>
              <w:t>-</w:t>
            </w:r>
          </w:p>
        </w:tc>
      </w:tr>
      <w:tr w:rsidR="00083491" w:rsidRPr="0085248B" w14:paraId="234CE03C" w14:textId="77777777" w:rsidTr="004D2147">
        <w:trPr>
          <w:gridBefore w:val="1"/>
          <w:wBefore w:w="10" w:type="dxa"/>
        </w:trPr>
        <w:tc>
          <w:tcPr>
            <w:cnfStyle w:val="001000000000" w:firstRow="0" w:lastRow="0" w:firstColumn="1" w:lastColumn="0" w:oddVBand="0" w:evenVBand="0" w:oddHBand="0" w:evenHBand="0" w:firstRowFirstColumn="0" w:firstRowLastColumn="0" w:lastRowFirstColumn="0" w:lastRowLastColumn="0"/>
            <w:tcW w:w="9754" w:type="dxa"/>
            <w:gridSpan w:val="6"/>
          </w:tcPr>
          <w:p w14:paraId="547EE610" w14:textId="77777777" w:rsidR="00083491" w:rsidRPr="009F47F6" w:rsidRDefault="00083491" w:rsidP="00EB01E4">
            <w:pPr>
              <w:jc w:val="center"/>
              <w:rPr>
                <w:rFonts w:cstheme="minorHAnsi"/>
                <w:i w:val="0"/>
                <w:sz w:val="22"/>
                <w:szCs w:val="22"/>
              </w:rPr>
            </w:pPr>
            <w:r w:rsidRPr="009F47F6">
              <w:rPr>
                <w:rFonts w:cstheme="minorHAnsi"/>
                <w:sz w:val="22"/>
                <w:szCs w:val="22"/>
              </w:rPr>
              <w:t>Plafond annuel de l’IFSE avec logement de fonction gratuit</w:t>
            </w:r>
          </w:p>
        </w:tc>
      </w:tr>
      <w:tr w:rsidR="00FA59C0" w:rsidRPr="0085248B" w14:paraId="2D47F403" w14:textId="77777777" w:rsidTr="004D2147">
        <w:trPr>
          <w:gridBefore w:val="1"/>
          <w:cnfStyle w:val="000000100000" w:firstRow="0" w:lastRow="0" w:firstColumn="0" w:lastColumn="0" w:oddVBand="0" w:evenVBand="0" w:oddHBand="1" w:evenHBand="0"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1937" w:type="dxa"/>
            <w:gridSpan w:val="2"/>
          </w:tcPr>
          <w:p w14:paraId="57433144" w14:textId="77777777" w:rsidR="00083491" w:rsidRPr="009F47F6" w:rsidRDefault="00083491" w:rsidP="00EB01E4">
            <w:pPr>
              <w:jc w:val="center"/>
              <w:rPr>
                <w:rFonts w:cstheme="minorHAnsi"/>
                <w:i w:val="0"/>
                <w:sz w:val="22"/>
                <w:szCs w:val="22"/>
              </w:rPr>
            </w:pPr>
            <w:r w:rsidRPr="009F47F6">
              <w:rPr>
                <w:rFonts w:cstheme="minorHAnsi"/>
                <w:sz w:val="22"/>
                <w:szCs w:val="22"/>
              </w:rPr>
              <w:t>Groupe1</w:t>
            </w:r>
          </w:p>
        </w:tc>
        <w:tc>
          <w:tcPr>
            <w:tcW w:w="1506" w:type="dxa"/>
          </w:tcPr>
          <w:p w14:paraId="47C5E4E1" w14:textId="77777777" w:rsidR="00083491" w:rsidRPr="009F47F6" w:rsidRDefault="00083491">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9F47F6">
              <w:rPr>
                <w:rFonts w:cstheme="minorHAnsi"/>
                <w:sz w:val="22"/>
                <w:szCs w:val="22"/>
              </w:rPr>
              <w:t>49 980 €</w:t>
            </w:r>
          </w:p>
        </w:tc>
        <w:tc>
          <w:tcPr>
            <w:tcW w:w="2368" w:type="dxa"/>
          </w:tcPr>
          <w:p w14:paraId="0DEA6A27" w14:textId="77777777" w:rsidR="00083491" w:rsidRPr="009F47F6" w:rsidRDefault="00083491">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9F47F6">
              <w:rPr>
                <w:rFonts w:cstheme="minorHAnsi"/>
                <w:sz w:val="22"/>
                <w:szCs w:val="22"/>
              </w:rPr>
              <w:t xml:space="preserve">22 310 € </w:t>
            </w:r>
          </w:p>
        </w:tc>
        <w:tc>
          <w:tcPr>
            <w:tcW w:w="1903" w:type="dxa"/>
          </w:tcPr>
          <w:p w14:paraId="74F7088C" w14:textId="77777777" w:rsidR="00083491" w:rsidRPr="009F47F6" w:rsidRDefault="00083491">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9F47F6">
              <w:rPr>
                <w:rFonts w:cstheme="minorHAnsi"/>
                <w:sz w:val="22"/>
                <w:szCs w:val="22"/>
              </w:rPr>
              <w:t xml:space="preserve">8 030 € </w:t>
            </w:r>
          </w:p>
        </w:tc>
        <w:tc>
          <w:tcPr>
            <w:tcW w:w="2040" w:type="dxa"/>
          </w:tcPr>
          <w:p w14:paraId="440FCD68" w14:textId="77777777" w:rsidR="00083491" w:rsidRPr="009F47F6" w:rsidRDefault="00083491">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9F47F6">
              <w:rPr>
                <w:rFonts w:cstheme="minorHAnsi"/>
                <w:sz w:val="22"/>
                <w:szCs w:val="22"/>
              </w:rPr>
              <w:t xml:space="preserve">7 090 € </w:t>
            </w:r>
          </w:p>
        </w:tc>
      </w:tr>
      <w:tr w:rsidR="00083491" w:rsidRPr="0085248B" w14:paraId="27C70741" w14:textId="77777777" w:rsidTr="004D2147">
        <w:trPr>
          <w:gridBefore w:val="1"/>
          <w:wBefore w:w="10" w:type="dxa"/>
        </w:trPr>
        <w:tc>
          <w:tcPr>
            <w:cnfStyle w:val="001000000000" w:firstRow="0" w:lastRow="0" w:firstColumn="1" w:lastColumn="0" w:oddVBand="0" w:evenVBand="0" w:oddHBand="0" w:evenHBand="0" w:firstRowFirstColumn="0" w:firstRowLastColumn="0" w:lastRowFirstColumn="0" w:lastRowLastColumn="0"/>
            <w:tcW w:w="1937" w:type="dxa"/>
            <w:gridSpan w:val="2"/>
          </w:tcPr>
          <w:p w14:paraId="3C68D9C7" w14:textId="77777777" w:rsidR="00083491" w:rsidRPr="009F47F6" w:rsidRDefault="00083491" w:rsidP="00EB01E4">
            <w:pPr>
              <w:jc w:val="center"/>
              <w:rPr>
                <w:rFonts w:cstheme="minorHAnsi"/>
                <w:i w:val="0"/>
                <w:sz w:val="22"/>
                <w:szCs w:val="22"/>
              </w:rPr>
            </w:pPr>
            <w:r w:rsidRPr="009F47F6">
              <w:rPr>
                <w:rFonts w:cstheme="minorHAnsi"/>
                <w:sz w:val="22"/>
                <w:szCs w:val="22"/>
              </w:rPr>
              <w:t>Groupe 2</w:t>
            </w:r>
          </w:p>
        </w:tc>
        <w:tc>
          <w:tcPr>
            <w:tcW w:w="1506" w:type="dxa"/>
          </w:tcPr>
          <w:p w14:paraId="1D777419" w14:textId="77777777" w:rsidR="00083491" w:rsidRPr="009F47F6" w:rsidRDefault="00083491">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9F47F6">
              <w:rPr>
                <w:rFonts w:cstheme="minorHAnsi"/>
                <w:sz w:val="22"/>
                <w:szCs w:val="22"/>
              </w:rPr>
              <w:t>46 920 €</w:t>
            </w:r>
          </w:p>
        </w:tc>
        <w:tc>
          <w:tcPr>
            <w:tcW w:w="2368" w:type="dxa"/>
          </w:tcPr>
          <w:p w14:paraId="0AAD9D88" w14:textId="77777777" w:rsidR="00083491" w:rsidRPr="009F47F6" w:rsidRDefault="00083491">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9F47F6">
              <w:rPr>
                <w:rFonts w:cstheme="minorHAnsi"/>
                <w:sz w:val="22"/>
                <w:szCs w:val="22"/>
              </w:rPr>
              <w:t xml:space="preserve">17 205 € </w:t>
            </w:r>
          </w:p>
        </w:tc>
        <w:tc>
          <w:tcPr>
            <w:tcW w:w="1903" w:type="dxa"/>
          </w:tcPr>
          <w:p w14:paraId="41811198" w14:textId="77777777" w:rsidR="00083491" w:rsidRPr="009F47F6" w:rsidRDefault="00083491">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9F47F6">
              <w:rPr>
                <w:rFonts w:cstheme="minorHAnsi"/>
                <w:sz w:val="22"/>
                <w:szCs w:val="22"/>
              </w:rPr>
              <w:t xml:space="preserve">7 220 € </w:t>
            </w:r>
          </w:p>
        </w:tc>
        <w:tc>
          <w:tcPr>
            <w:tcW w:w="2040" w:type="dxa"/>
          </w:tcPr>
          <w:p w14:paraId="0F8CCDFC" w14:textId="77777777" w:rsidR="00083491" w:rsidRPr="009F47F6" w:rsidRDefault="00083491">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9F47F6">
              <w:rPr>
                <w:rFonts w:cstheme="minorHAnsi"/>
                <w:sz w:val="22"/>
                <w:szCs w:val="22"/>
              </w:rPr>
              <w:t xml:space="preserve">6 750 € </w:t>
            </w:r>
          </w:p>
        </w:tc>
      </w:tr>
      <w:tr w:rsidR="00FA59C0" w:rsidRPr="0085248B" w14:paraId="378408B7" w14:textId="77777777" w:rsidTr="004D2147">
        <w:trPr>
          <w:gridBefore w:val="1"/>
          <w:cnfStyle w:val="000000100000" w:firstRow="0" w:lastRow="0" w:firstColumn="0" w:lastColumn="0" w:oddVBand="0" w:evenVBand="0" w:oddHBand="1" w:evenHBand="0"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1937" w:type="dxa"/>
            <w:gridSpan w:val="2"/>
          </w:tcPr>
          <w:p w14:paraId="196DFFC3" w14:textId="77777777" w:rsidR="00083491" w:rsidRPr="009F47F6" w:rsidRDefault="00083491" w:rsidP="00EB01E4">
            <w:pPr>
              <w:jc w:val="center"/>
              <w:rPr>
                <w:rFonts w:cstheme="minorHAnsi"/>
                <w:i w:val="0"/>
                <w:sz w:val="22"/>
                <w:szCs w:val="22"/>
              </w:rPr>
            </w:pPr>
            <w:r w:rsidRPr="009F47F6">
              <w:rPr>
                <w:rFonts w:cstheme="minorHAnsi"/>
                <w:sz w:val="22"/>
                <w:szCs w:val="22"/>
              </w:rPr>
              <w:t>Groupe 3</w:t>
            </w:r>
          </w:p>
        </w:tc>
        <w:tc>
          <w:tcPr>
            <w:tcW w:w="1506" w:type="dxa"/>
          </w:tcPr>
          <w:p w14:paraId="2BF9A9B1" w14:textId="77777777" w:rsidR="00083491" w:rsidRPr="009F47F6" w:rsidRDefault="00083491">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9F47F6">
              <w:rPr>
                <w:rFonts w:cstheme="minorHAnsi"/>
                <w:sz w:val="22"/>
                <w:szCs w:val="22"/>
              </w:rPr>
              <w:t>42 330 €</w:t>
            </w:r>
          </w:p>
        </w:tc>
        <w:tc>
          <w:tcPr>
            <w:tcW w:w="2368" w:type="dxa"/>
          </w:tcPr>
          <w:p w14:paraId="23EFBA94" w14:textId="77777777" w:rsidR="00083491" w:rsidRPr="009F47F6" w:rsidRDefault="00083491">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9F47F6">
              <w:rPr>
                <w:rFonts w:cstheme="minorHAnsi"/>
                <w:sz w:val="22"/>
                <w:szCs w:val="22"/>
              </w:rPr>
              <w:t xml:space="preserve">14 320 € </w:t>
            </w:r>
          </w:p>
        </w:tc>
        <w:tc>
          <w:tcPr>
            <w:tcW w:w="1903" w:type="dxa"/>
          </w:tcPr>
          <w:p w14:paraId="3ED579FC" w14:textId="77777777" w:rsidR="00083491" w:rsidRPr="009F47F6" w:rsidRDefault="00083491">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9F47F6">
              <w:rPr>
                <w:rFonts w:cstheme="minorHAnsi"/>
                <w:sz w:val="22"/>
                <w:szCs w:val="22"/>
              </w:rPr>
              <w:t xml:space="preserve">6 670 € </w:t>
            </w:r>
          </w:p>
        </w:tc>
        <w:tc>
          <w:tcPr>
            <w:tcW w:w="2040" w:type="dxa"/>
          </w:tcPr>
          <w:p w14:paraId="1EB5978F" w14:textId="77777777" w:rsidR="00083491" w:rsidRPr="009F47F6" w:rsidRDefault="00083491">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9F47F6">
              <w:rPr>
                <w:rFonts w:cstheme="minorHAnsi"/>
                <w:sz w:val="22"/>
                <w:szCs w:val="22"/>
              </w:rPr>
              <w:t>-</w:t>
            </w:r>
          </w:p>
        </w:tc>
      </w:tr>
      <w:tr w:rsidR="00083491" w:rsidRPr="0085248B" w14:paraId="2EBB5839" w14:textId="77777777" w:rsidTr="004D2147">
        <w:trPr>
          <w:gridBefore w:val="1"/>
          <w:wBefore w:w="10" w:type="dxa"/>
        </w:trPr>
        <w:tc>
          <w:tcPr>
            <w:cnfStyle w:val="001000000000" w:firstRow="0" w:lastRow="0" w:firstColumn="1" w:lastColumn="0" w:oddVBand="0" w:evenVBand="0" w:oddHBand="0" w:evenHBand="0" w:firstRowFirstColumn="0" w:firstRowLastColumn="0" w:lastRowFirstColumn="0" w:lastRowLastColumn="0"/>
            <w:tcW w:w="1937" w:type="dxa"/>
            <w:gridSpan w:val="2"/>
          </w:tcPr>
          <w:p w14:paraId="5F4F1E0F" w14:textId="77777777" w:rsidR="00083491" w:rsidRPr="009F47F6" w:rsidRDefault="00083491" w:rsidP="00EB01E4">
            <w:pPr>
              <w:jc w:val="center"/>
              <w:rPr>
                <w:rFonts w:cstheme="minorHAnsi"/>
                <w:i w:val="0"/>
                <w:sz w:val="22"/>
                <w:szCs w:val="22"/>
              </w:rPr>
            </w:pPr>
            <w:r w:rsidRPr="009F47F6">
              <w:rPr>
                <w:rFonts w:cstheme="minorHAnsi"/>
                <w:sz w:val="22"/>
                <w:szCs w:val="22"/>
              </w:rPr>
              <w:t>Groupe 4</w:t>
            </w:r>
          </w:p>
        </w:tc>
        <w:tc>
          <w:tcPr>
            <w:tcW w:w="1506" w:type="dxa"/>
            <w:tcBorders>
              <w:bottom w:val="single" w:sz="4" w:space="0" w:color="auto"/>
            </w:tcBorders>
          </w:tcPr>
          <w:p w14:paraId="79410D85" w14:textId="77777777" w:rsidR="00083491" w:rsidRPr="009F47F6" w:rsidRDefault="00083491">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9F47F6">
              <w:rPr>
                <w:rFonts w:cstheme="minorHAnsi"/>
                <w:sz w:val="22"/>
                <w:szCs w:val="22"/>
              </w:rPr>
              <w:t>-</w:t>
            </w:r>
          </w:p>
        </w:tc>
        <w:tc>
          <w:tcPr>
            <w:tcW w:w="2368" w:type="dxa"/>
            <w:tcBorders>
              <w:bottom w:val="single" w:sz="4" w:space="0" w:color="auto"/>
            </w:tcBorders>
          </w:tcPr>
          <w:p w14:paraId="4FB0B2FB" w14:textId="77777777" w:rsidR="00083491" w:rsidRPr="009F47F6" w:rsidRDefault="00083491">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9F47F6">
              <w:rPr>
                <w:rFonts w:cstheme="minorHAnsi"/>
                <w:sz w:val="22"/>
                <w:szCs w:val="22"/>
              </w:rPr>
              <w:t xml:space="preserve">11 160 € </w:t>
            </w:r>
          </w:p>
        </w:tc>
        <w:tc>
          <w:tcPr>
            <w:tcW w:w="1903" w:type="dxa"/>
            <w:tcBorders>
              <w:bottom w:val="single" w:sz="4" w:space="0" w:color="auto"/>
            </w:tcBorders>
          </w:tcPr>
          <w:p w14:paraId="48CF3734" w14:textId="77777777" w:rsidR="00083491" w:rsidRPr="009F47F6" w:rsidRDefault="00083491">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9F47F6">
              <w:rPr>
                <w:rFonts w:cstheme="minorHAnsi"/>
                <w:sz w:val="22"/>
                <w:szCs w:val="22"/>
              </w:rPr>
              <w:t>-</w:t>
            </w:r>
          </w:p>
        </w:tc>
        <w:tc>
          <w:tcPr>
            <w:tcW w:w="2040" w:type="dxa"/>
          </w:tcPr>
          <w:p w14:paraId="50858E92" w14:textId="77777777" w:rsidR="00083491" w:rsidRPr="009F47F6" w:rsidRDefault="00083491">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9F47F6">
              <w:rPr>
                <w:rFonts w:cstheme="minorHAnsi"/>
                <w:sz w:val="22"/>
                <w:szCs w:val="22"/>
              </w:rPr>
              <w:t>-</w:t>
            </w:r>
          </w:p>
        </w:tc>
      </w:tr>
      <w:tr w:rsidR="00083491" w:rsidRPr="0085248B" w14:paraId="4570B3D2" w14:textId="77777777" w:rsidTr="004D2147">
        <w:trPr>
          <w:gridBefore w:val="1"/>
          <w:cnfStyle w:val="000000100000" w:firstRow="0" w:lastRow="0" w:firstColumn="0" w:lastColumn="0" w:oddVBand="0" w:evenVBand="0" w:oddHBand="1" w:evenHBand="0" w:firstRowFirstColumn="0" w:firstRowLastColumn="0" w:lastRowFirstColumn="0" w:lastRowLastColumn="0"/>
          <w:wBefore w:w="10" w:type="dxa"/>
          <w:trHeight w:val="387"/>
        </w:trPr>
        <w:tc>
          <w:tcPr>
            <w:cnfStyle w:val="001000000000" w:firstRow="0" w:lastRow="0" w:firstColumn="1" w:lastColumn="0" w:oddVBand="0" w:evenVBand="0" w:oddHBand="0" w:evenHBand="0" w:firstRowFirstColumn="0" w:firstRowLastColumn="0" w:lastRowFirstColumn="0" w:lastRowLastColumn="0"/>
            <w:tcW w:w="9754" w:type="dxa"/>
            <w:gridSpan w:val="6"/>
          </w:tcPr>
          <w:p w14:paraId="64344CBC" w14:textId="77777777" w:rsidR="00083491" w:rsidRPr="009F47F6" w:rsidRDefault="00083491" w:rsidP="00EB01E4">
            <w:pPr>
              <w:jc w:val="center"/>
              <w:rPr>
                <w:rFonts w:cstheme="minorHAnsi"/>
                <w:i w:val="0"/>
                <w:sz w:val="22"/>
                <w:szCs w:val="22"/>
              </w:rPr>
            </w:pPr>
            <w:r w:rsidRPr="009F47F6">
              <w:rPr>
                <w:rFonts w:cstheme="minorHAnsi"/>
                <w:sz w:val="22"/>
                <w:szCs w:val="22"/>
              </w:rPr>
              <w:t>Montants maximaux annuels du CIA</w:t>
            </w:r>
          </w:p>
        </w:tc>
      </w:tr>
      <w:tr w:rsidR="00083491" w:rsidRPr="0085248B" w14:paraId="0EDF7D95" w14:textId="77777777" w:rsidTr="004D2147">
        <w:trPr>
          <w:gridBefore w:val="1"/>
          <w:wBefore w:w="10" w:type="dxa"/>
        </w:trPr>
        <w:tc>
          <w:tcPr>
            <w:cnfStyle w:val="001000000000" w:firstRow="0" w:lastRow="0" w:firstColumn="1" w:lastColumn="0" w:oddVBand="0" w:evenVBand="0" w:oddHBand="0" w:evenHBand="0" w:firstRowFirstColumn="0" w:firstRowLastColumn="0" w:lastRowFirstColumn="0" w:lastRowLastColumn="0"/>
            <w:tcW w:w="1937" w:type="dxa"/>
            <w:gridSpan w:val="2"/>
          </w:tcPr>
          <w:p w14:paraId="0FAF4BDE" w14:textId="77777777" w:rsidR="00083491" w:rsidRPr="009F47F6" w:rsidRDefault="00083491" w:rsidP="00EB01E4">
            <w:pPr>
              <w:jc w:val="center"/>
              <w:rPr>
                <w:rFonts w:cstheme="minorHAnsi"/>
                <w:i w:val="0"/>
                <w:sz w:val="22"/>
                <w:szCs w:val="22"/>
              </w:rPr>
            </w:pPr>
            <w:r w:rsidRPr="009F47F6">
              <w:rPr>
                <w:rFonts w:cstheme="minorHAnsi"/>
                <w:sz w:val="22"/>
                <w:szCs w:val="22"/>
              </w:rPr>
              <w:t>Groupe1</w:t>
            </w:r>
          </w:p>
        </w:tc>
        <w:tc>
          <w:tcPr>
            <w:tcW w:w="1506" w:type="dxa"/>
          </w:tcPr>
          <w:p w14:paraId="52FE4F8D" w14:textId="77777777" w:rsidR="00083491" w:rsidRPr="009F47F6" w:rsidRDefault="00083491">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9F47F6">
              <w:rPr>
                <w:rFonts w:cstheme="minorHAnsi"/>
                <w:sz w:val="22"/>
                <w:szCs w:val="22"/>
              </w:rPr>
              <w:t>8 820 €</w:t>
            </w:r>
          </w:p>
        </w:tc>
        <w:tc>
          <w:tcPr>
            <w:tcW w:w="2368" w:type="dxa"/>
          </w:tcPr>
          <w:p w14:paraId="013EAE24" w14:textId="77777777" w:rsidR="00083491" w:rsidRPr="009F47F6" w:rsidRDefault="00083491">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9F47F6">
              <w:rPr>
                <w:rFonts w:cstheme="minorHAnsi"/>
                <w:sz w:val="22"/>
                <w:szCs w:val="22"/>
              </w:rPr>
              <w:t>6 390 €</w:t>
            </w:r>
          </w:p>
        </w:tc>
        <w:tc>
          <w:tcPr>
            <w:tcW w:w="1903" w:type="dxa"/>
          </w:tcPr>
          <w:p w14:paraId="5CAB4D5B" w14:textId="77777777" w:rsidR="00083491" w:rsidRPr="009F47F6" w:rsidRDefault="00083491">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9F47F6">
              <w:rPr>
                <w:rFonts w:cstheme="minorHAnsi"/>
                <w:sz w:val="22"/>
                <w:szCs w:val="22"/>
              </w:rPr>
              <w:t>2 380 €</w:t>
            </w:r>
          </w:p>
        </w:tc>
        <w:tc>
          <w:tcPr>
            <w:tcW w:w="2040" w:type="dxa"/>
          </w:tcPr>
          <w:p w14:paraId="32C37154" w14:textId="77777777" w:rsidR="00083491" w:rsidRPr="009F47F6" w:rsidRDefault="00083491">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9F47F6">
              <w:rPr>
                <w:rFonts w:cstheme="minorHAnsi"/>
                <w:sz w:val="22"/>
                <w:szCs w:val="22"/>
              </w:rPr>
              <w:t>1 260 €</w:t>
            </w:r>
          </w:p>
        </w:tc>
      </w:tr>
      <w:tr w:rsidR="00FA59C0" w:rsidRPr="0085248B" w14:paraId="4B057698" w14:textId="77777777" w:rsidTr="004D2147">
        <w:trPr>
          <w:gridBefore w:val="1"/>
          <w:cnfStyle w:val="000000100000" w:firstRow="0" w:lastRow="0" w:firstColumn="0" w:lastColumn="0" w:oddVBand="0" w:evenVBand="0" w:oddHBand="1" w:evenHBand="0"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1937" w:type="dxa"/>
            <w:gridSpan w:val="2"/>
          </w:tcPr>
          <w:p w14:paraId="2EE17D58" w14:textId="77777777" w:rsidR="00083491" w:rsidRPr="009F47F6" w:rsidRDefault="00083491" w:rsidP="00EB01E4">
            <w:pPr>
              <w:jc w:val="center"/>
              <w:rPr>
                <w:rFonts w:cstheme="minorHAnsi"/>
                <w:i w:val="0"/>
                <w:sz w:val="22"/>
                <w:szCs w:val="22"/>
              </w:rPr>
            </w:pPr>
            <w:r w:rsidRPr="009F47F6">
              <w:rPr>
                <w:rFonts w:cstheme="minorHAnsi"/>
                <w:sz w:val="22"/>
                <w:szCs w:val="22"/>
              </w:rPr>
              <w:t>Groupe 2</w:t>
            </w:r>
          </w:p>
        </w:tc>
        <w:tc>
          <w:tcPr>
            <w:tcW w:w="1506" w:type="dxa"/>
          </w:tcPr>
          <w:p w14:paraId="1B9265FF" w14:textId="77777777" w:rsidR="00083491" w:rsidRPr="009F47F6" w:rsidRDefault="00083491">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9F47F6">
              <w:rPr>
                <w:rFonts w:cstheme="minorHAnsi"/>
                <w:sz w:val="22"/>
                <w:szCs w:val="22"/>
              </w:rPr>
              <w:t>8 280 €</w:t>
            </w:r>
          </w:p>
        </w:tc>
        <w:tc>
          <w:tcPr>
            <w:tcW w:w="2368" w:type="dxa"/>
          </w:tcPr>
          <w:p w14:paraId="5A5FB6FC" w14:textId="77777777" w:rsidR="00083491" w:rsidRPr="009F47F6" w:rsidRDefault="00083491">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9F47F6">
              <w:rPr>
                <w:rFonts w:cstheme="minorHAnsi"/>
                <w:sz w:val="22"/>
                <w:szCs w:val="22"/>
              </w:rPr>
              <w:t>5 670 €</w:t>
            </w:r>
          </w:p>
        </w:tc>
        <w:tc>
          <w:tcPr>
            <w:tcW w:w="1903" w:type="dxa"/>
          </w:tcPr>
          <w:p w14:paraId="24FBC91A" w14:textId="77777777" w:rsidR="00083491" w:rsidRPr="009F47F6" w:rsidRDefault="00083491">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9F47F6">
              <w:rPr>
                <w:rFonts w:cstheme="minorHAnsi"/>
                <w:sz w:val="22"/>
                <w:szCs w:val="22"/>
              </w:rPr>
              <w:t>2 185 €</w:t>
            </w:r>
          </w:p>
        </w:tc>
        <w:tc>
          <w:tcPr>
            <w:tcW w:w="2040" w:type="dxa"/>
          </w:tcPr>
          <w:p w14:paraId="6A5E9EF8" w14:textId="77777777" w:rsidR="00083491" w:rsidRPr="009F47F6" w:rsidRDefault="00083491">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9F47F6">
              <w:rPr>
                <w:rFonts w:cstheme="minorHAnsi"/>
                <w:sz w:val="22"/>
                <w:szCs w:val="22"/>
              </w:rPr>
              <w:t>1 200 €</w:t>
            </w:r>
          </w:p>
        </w:tc>
      </w:tr>
      <w:tr w:rsidR="00083491" w:rsidRPr="0085248B" w14:paraId="234A6AB1" w14:textId="77777777" w:rsidTr="004D2147">
        <w:trPr>
          <w:gridBefore w:val="1"/>
          <w:wBefore w:w="10" w:type="dxa"/>
        </w:trPr>
        <w:tc>
          <w:tcPr>
            <w:cnfStyle w:val="001000000000" w:firstRow="0" w:lastRow="0" w:firstColumn="1" w:lastColumn="0" w:oddVBand="0" w:evenVBand="0" w:oddHBand="0" w:evenHBand="0" w:firstRowFirstColumn="0" w:firstRowLastColumn="0" w:lastRowFirstColumn="0" w:lastRowLastColumn="0"/>
            <w:tcW w:w="1937" w:type="dxa"/>
            <w:gridSpan w:val="2"/>
          </w:tcPr>
          <w:p w14:paraId="2BA391A4" w14:textId="77777777" w:rsidR="00083491" w:rsidRPr="009F47F6" w:rsidRDefault="00083491" w:rsidP="00EB01E4">
            <w:pPr>
              <w:jc w:val="center"/>
              <w:rPr>
                <w:rFonts w:cstheme="minorHAnsi"/>
                <w:i w:val="0"/>
                <w:sz w:val="22"/>
                <w:szCs w:val="22"/>
              </w:rPr>
            </w:pPr>
            <w:r w:rsidRPr="009F47F6">
              <w:rPr>
                <w:rFonts w:cstheme="minorHAnsi"/>
                <w:sz w:val="22"/>
                <w:szCs w:val="22"/>
              </w:rPr>
              <w:t>Groupe 3</w:t>
            </w:r>
          </w:p>
        </w:tc>
        <w:tc>
          <w:tcPr>
            <w:tcW w:w="1506" w:type="dxa"/>
          </w:tcPr>
          <w:p w14:paraId="3D17140C" w14:textId="77777777" w:rsidR="00083491" w:rsidRPr="009F47F6" w:rsidRDefault="00083491">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9F47F6">
              <w:rPr>
                <w:rFonts w:cstheme="minorHAnsi"/>
                <w:sz w:val="22"/>
                <w:szCs w:val="22"/>
              </w:rPr>
              <w:t>7 470 €</w:t>
            </w:r>
          </w:p>
        </w:tc>
        <w:tc>
          <w:tcPr>
            <w:tcW w:w="2368" w:type="dxa"/>
          </w:tcPr>
          <w:p w14:paraId="3968F789" w14:textId="77777777" w:rsidR="00083491" w:rsidRPr="009F47F6" w:rsidRDefault="00083491">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9F47F6">
              <w:rPr>
                <w:rFonts w:cstheme="minorHAnsi"/>
                <w:sz w:val="22"/>
                <w:szCs w:val="22"/>
              </w:rPr>
              <w:t>4 500 €</w:t>
            </w:r>
          </w:p>
        </w:tc>
        <w:tc>
          <w:tcPr>
            <w:tcW w:w="1903" w:type="dxa"/>
          </w:tcPr>
          <w:p w14:paraId="0AED212F" w14:textId="77777777" w:rsidR="00083491" w:rsidRPr="009F47F6" w:rsidRDefault="00083491">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9F47F6">
              <w:rPr>
                <w:rFonts w:cstheme="minorHAnsi"/>
                <w:sz w:val="22"/>
                <w:szCs w:val="22"/>
              </w:rPr>
              <w:t>1 995 €</w:t>
            </w:r>
          </w:p>
        </w:tc>
        <w:tc>
          <w:tcPr>
            <w:tcW w:w="2040" w:type="dxa"/>
          </w:tcPr>
          <w:p w14:paraId="461EB674" w14:textId="77777777" w:rsidR="00083491" w:rsidRPr="009F47F6" w:rsidRDefault="00083491">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9F47F6">
              <w:rPr>
                <w:rFonts w:cstheme="minorHAnsi"/>
                <w:sz w:val="22"/>
                <w:szCs w:val="22"/>
              </w:rPr>
              <w:t>-</w:t>
            </w:r>
          </w:p>
        </w:tc>
      </w:tr>
      <w:tr w:rsidR="00FA59C0" w:rsidRPr="0085248B" w14:paraId="01AC2435" w14:textId="77777777" w:rsidTr="004D2147">
        <w:trPr>
          <w:gridBefore w:val="1"/>
          <w:cnfStyle w:val="000000100000" w:firstRow="0" w:lastRow="0" w:firstColumn="0" w:lastColumn="0" w:oddVBand="0" w:evenVBand="0" w:oddHBand="1" w:evenHBand="0"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1937" w:type="dxa"/>
            <w:gridSpan w:val="2"/>
          </w:tcPr>
          <w:p w14:paraId="78EBC703" w14:textId="77777777" w:rsidR="00083491" w:rsidRPr="009F47F6" w:rsidRDefault="00083491" w:rsidP="00EB01E4">
            <w:pPr>
              <w:jc w:val="center"/>
              <w:rPr>
                <w:rFonts w:cstheme="minorHAnsi"/>
                <w:i w:val="0"/>
                <w:sz w:val="22"/>
                <w:szCs w:val="22"/>
              </w:rPr>
            </w:pPr>
            <w:r w:rsidRPr="009F47F6">
              <w:rPr>
                <w:rFonts w:cstheme="minorHAnsi"/>
                <w:sz w:val="22"/>
                <w:szCs w:val="22"/>
              </w:rPr>
              <w:t>Groupe 4</w:t>
            </w:r>
          </w:p>
        </w:tc>
        <w:tc>
          <w:tcPr>
            <w:tcW w:w="1506" w:type="dxa"/>
          </w:tcPr>
          <w:p w14:paraId="083EBF92" w14:textId="77777777" w:rsidR="00083491" w:rsidRPr="009F47F6" w:rsidRDefault="00083491">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9F47F6">
              <w:rPr>
                <w:rFonts w:cstheme="minorHAnsi"/>
                <w:sz w:val="22"/>
                <w:szCs w:val="22"/>
              </w:rPr>
              <w:t>-</w:t>
            </w:r>
          </w:p>
        </w:tc>
        <w:tc>
          <w:tcPr>
            <w:tcW w:w="2368" w:type="dxa"/>
          </w:tcPr>
          <w:p w14:paraId="6A47F2B8" w14:textId="77777777" w:rsidR="00083491" w:rsidRPr="009F47F6" w:rsidRDefault="00083491">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9F47F6">
              <w:rPr>
                <w:rFonts w:cstheme="minorHAnsi"/>
                <w:sz w:val="22"/>
                <w:szCs w:val="22"/>
              </w:rPr>
              <w:t>3 600 €</w:t>
            </w:r>
          </w:p>
        </w:tc>
        <w:tc>
          <w:tcPr>
            <w:tcW w:w="1903" w:type="dxa"/>
          </w:tcPr>
          <w:p w14:paraId="65375CE6" w14:textId="77777777" w:rsidR="00083491" w:rsidRPr="009F47F6" w:rsidRDefault="00083491">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p>
        </w:tc>
        <w:tc>
          <w:tcPr>
            <w:tcW w:w="2040" w:type="dxa"/>
          </w:tcPr>
          <w:p w14:paraId="17F3DE84" w14:textId="77777777" w:rsidR="00083491" w:rsidRPr="009F47F6" w:rsidRDefault="00083491">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9F47F6">
              <w:rPr>
                <w:rFonts w:cstheme="minorHAnsi"/>
                <w:sz w:val="22"/>
                <w:szCs w:val="22"/>
              </w:rPr>
              <w:t>-</w:t>
            </w:r>
          </w:p>
        </w:tc>
      </w:tr>
    </w:tbl>
    <w:p w14:paraId="1283724A" w14:textId="4DCDA2B0" w:rsidR="00FD3D53" w:rsidRPr="009F47F6" w:rsidRDefault="00FD3D53" w:rsidP="00126F22">
      <w:pPr>
        <w:spacing w:after="200"/>
        <w:rPr>
          <w:rFonts w:cstheme="minorHAnsi"/>
          <w:i/>
          <w:sz w:val="22"/>
          <w:szCs w:val="22"/>
        </w:rPr>
      </w:pPr>
    </w:p>
    <w:p w14:paraId="18446DFF" w14:textId="21FFB130" w:rsidR="008700A0" w:rsidRPr="009F47F6" w:rsidRDefault="008700A0" w:rsidP="004A2802">
      <w:pPr>
        <w:pStyle w:val="Paragraphedeliste"/>
        <w:numPr>
          <w:ilvl w:val="0"/>
          <w:numId w:val="36"/>
        </w:numPr>
        <w:spacing w:after="200"/>
        <w:rPr>
          <w:rFonts w:cstheme="minorHAnsi"/>
          <w:sz w:val="22"/>
          <w:szCs w:val="22"/>
        </w:rPr>
      </w:pPr>
      <w:r w:rsidRPr="009F47F6">
        <w:rPr>
          <w:rFonts w:cstheme="minorHAnsi"/>
          <w:sz w:val="22"/>
          <w:szCs w:val="22"/>
        </w:rPr>
        <w:t>Indemnités des élus</w:t>
      </w:r>
    </w:p>
    <w:tbl>
      <w:tblPr>
        <w:tblpPr w:leftFromText="141" w:rightFromText="141" w:vertAnchor="text" w:tblpY="1"/>
        <w:tblW w:w="1022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8" w:type="dxa"/>
        </w:tblCellMar>
        <w:tblLook w:val="0000" w:firstRow="0" w:lastRow="0" w:firstColumn="0" w:lastColumn="0" w:noHBand="0" w:noVBand="0"/>
      </w:tblPr>
      <w:tblGrid>
        <w:gridCol w:w="2403"/>
        <w:gridCol w:w="7825"/>
      </w:tblGrid>
      <w:tr w:rsidR="00C3075E" w:rsidRPr="0085248B" w14:paraId="2E283035" w14:textId="77777777" w:rsidTr="00126F22">
        <w:tc>
          <w:tcPr>
            <w:tcW w:w="2403"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66CC221A" w14:textId="77777777" w:rsidR="00C3075E" w:rsidRPr="009F47F6" w:rsidRDefault="00C3075E" w:rsidP="00126F22">
            <w:pPr>
              <w:spacing w:after="200"/>
              <w:rPr>
                <w:rFonts w:cstheme="minorHAnsi"/>
                <w:sz w:val="22"/>
                <w:szCs w:val="22"/>
              </w:rPr>
            </w:pPr>
          </w:p>
          <w:p w14:paraId="40451C48" w14:textId="77777777" w:rsidR="00C3075E" w:rsidRPr="009F47F6" w:rsidRDefault="00696022" w:rsidP="00126F22">
            <w:pPr>
              <w:spacing w:after="200"/>
              <w:rPr>
                <w:rFonts w:cstheme="minorHAnsi"/>
                <w:sz w:val="22"/>
                <w:szCs w:val="22"/>
              </w:rPr>
            </w:pPr>
            <w:r>
              <w:fldChar w:fldCharType="begin"/>
            </w:r>
            <w:r>
              <w:instrText xml:space="preserve"> HYPERLINK "https://www.legifrance.gouv.fr/affichTexteArticle.do;jsessionid=34BC0DAFBF7DA6AE3D0140E5E0FB1681.tpdila16v_3?cidTexte=JORFTEXT000033358983&amp;idArticle=LEGIARTI000033359782&amp;dateTexte=20161211&amp;categorieLien=id" \l "LEGIARTI000033359782" </w:instrText>
            </w:r>
            <w:r>
              <w:fldChar w:fldCharType="separate"/>
            </w:r>
            <w:r w:rsidR="00C3075E" w:rsidRPr="009F47F6">
              <w:rPr>
                <w:rFonts w:cstheme="minorHAnsi"/>
                <w:sz w:val="22"/>
                <w:szCs w:val="22"/>
              </w:rPr>
              <w:t>Loi n°2016-1500 du 8 novembre 2016 - art. 5</w:t>
            </w:r>
            <w:r>
              <w:rPr>
                <w:rFonts w:cstheme="minorHAnsi"/>
                <w:sz w:val="22"/>
                <w:szCs w:val="22"/>
              </w:rPr>
              <w:fldChar w:fldCharType="end"/>
            </w:r>
          </w:p>
          <w:p w14:paraId="365AD205" w14:textId="77777777" w:rsidR="00C3075E" w:rsidRPr="009F47F6" w:rsidRDefault="00C3075E" w:rsidP="00126F22">
            <w:pPr>
              <w:spacing w:after="200"/>
              <w:rPr>
                <w:rFonts w:cstheme="minorHAnsi"/>
                <w:sz w:val="22"/>
                <w:szCs w:val="22"/>
              </w:rPr>
            </w:pPr>
          </w:p>
          <w:p w14:paraId="5537D7D1" w14:textId="77777777" w:rsidR="00C3075E" w:rsidRPr="009F47F6" w:rsidRDefault="00C3075E" w:rsidP="00126F22">
            <w:pPr>
              <w:spacing w:after="200"/>
              <w:rPr>
                <w:rFonts w:cstheme="minorHAnsi"/>
                <w:sz w:val="22"/>
                <w:szCs w:val="22"/>
              </w:rPr>
            </w:pPr>
          </w:p>
        </w:tc>
        <w:tc>
          <w:tcPr>
            <w:tcW w:w="7825"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5A5F4A23" w14:textId="77777777" w:rsidR="00C3075E" w:rsidRPr="009F47F6" w:rsidRDefault="00C3075E" w:rsidP="00126F22">
            <w:pPr>
              <w:spacing w:after="200"/>
              <w:rPr>
                <w:rFonts w:cstheme="minorHAnsi"/>
                <w:sz w:val="22"/>
                <w:szCs w:val="22"/>
              </w:rPr>
            </w:pPr>
            <w:r w:rsidRPr="009F47F6">
              <w:rPr>
                <w:rFonts w:cstheme="minorHAnsi"/>
                <w:sz w:val="22"/>
                <w:szCs w:val="22"/>
              </w:rPr>
              <w:t xml:space="preserve">Le montant des indemnités de fonction est fixé en pourcentage du montant correspondant à l’indice brut 1015 de rémunération de la fonction publique et varie selon l’importance du mandat et la population de la commune. Les indemnités de fonction des élus sont fixées par le conseil municipal qui délibère dans les trois mois suivant son installation. Ces indemnités de fonction constituent une dépense obligatoire pour la commune. </w:t>
            </w:r>
          </w:p>
          <w:p w14:paraId="14ABF90F" w14:textId="77777777" w:rsidR="00C3075E" w:rsidRPr="009F47F6" w:rsidRDefault="00C3075E" w:rsidP="00126F22">
            <w:pPr>
              <w:spacing w:after="200"/>
              <w:rPr>
                <w:rFonts w:cstheme="minorHAnsi"/>
                <w:sz w:val="22"/>
                <w:szCs w:val="22"/>
              </w:rPr>
            </w:pPr>
            <w:r w:rsidRPr="009F47F6">
              <w:rPr>
                <w:rFonts w:cstheme="minorHAnsi"/>
                <w:sz w:val="22"/>
                <w:szCs w:val="22"/>
              </w:rPr>
              <w:t>Les élus bénéficiaires des indemnités de fonction sont :</w:t>
            </w:r>
          </w:p>
          <w:p w14:paraId="247E6DD9" w14:textId="77777777" w:rsidR="00C3075E" w:rsidRPr="009F47F6" w:rsidRDefault="00C3075E" w:rsidP="00126F22">
            <w:pPr>
              <w:spacing w:after="200"/>
              <w:rPr>
                <w:rFonts w:cstheme="minorHAnsi"/>
                <w:sz w:val="22"/>
                <w:szCs w:val="22"/>
              </w:rPr>
            </w:pPr>
            <w:r w:rsidRPr="009F47F6">
              <w:rPr>
                <w:rFonts w:cstheme="minorHAnsi"/>
                <w:sz w:val="22"/>
                <w:szCs w:val="22"/>
              </w:rPr>
              <w:lastRenderedPageBreak/>
              <w:t>- des fonctions exécutives au sens strict : les maires, les présidents d’EPCI.</w:t>
            </w:r>
          </w:p>
          <w:p w14:paraId="2148D68E" w14:textId="77777777" w:rsidR="00C3075E" w:rsidRPr="009F47F6" w:rsidRDefault="00C3075E" w:rsidP="00126F22">
            <w:pPr>
              <w:spacing w:after="200"/>
              <w:rPr>
                <w:rFonts w:cstheme="minorHAnsi"/>
                <w:sz w:val="22"/>
                <w:szCs w:val="22"/>
              </w:rPr>
            </w:pPr>
            <w:r w:rsidRPr="009F47F6">
              <w:rPr>
                <w:rFonts w:cstheme="minorHAnsi"/>
                <w:sz w:val="22"/>
                <w:szCs w:val="22"/>
              </w:rPr>
              <w:t xml:space="preserve">- les fonctions exécutives par délégation : les adjoints au maire, les conseillers municipaux délégués, les membres des conseils d’arrondissement de Paris, Marseille et Lyon, les vice-présidents </w:t>
            </w:r>
            <w:proofErr w:type="gramStart"/>
            <w:r w:rsidRPr="009F47F6">
              <w:rPr>
                <w:rFonts w:cstheme="minorHAnsi"/>
                <w:sz w:val="22"/>
                <w:szCs w:val="22"/>
              </w:rPr>
              <w:t>d’EPCI;</w:t>
            </w:r>
            <w:proofErr w:type="gramEnd"/>
            <w:r w:rsidRPr="009F47F6">
              <w:rPr>
                <w:rFonts w:cstheme="minorHAnsi"/>
                <w:sz w:val="22"/>
                <w:szCs w:val="22"/>
              </w:rPr>
              <w:t xml:space="preserve"> des fonctions délibératives simples : les conseillers municipaux de communes d’au moins 100 000 habitants, les conseillers communautaires des communautés urbaines et communautés d’agglomération dépassant ce même seuil, les conseillers généraux et régionaux </w:t>
            </w:r>
          </w:p>
          <w:p w14:paraId="025BCC53" w14:textId="77777777" w:rsidR="00C3075E" w:rsidRPr="009F47F6" w:rsidRDefault="00C3075E" w:rsidP="00126F22">
            <w:pPr>
              <w:spacing w:after="200"/>
              <w:rPr>
                <w:rFonts w:cstheme="minorHAnsi"/>
                <w:sz w:val="22"/>
                <w:szCs w:val="22"/>
              </w:rPr>
            </w:pPr>
            <w:r w:rsidRPr="009F47F6">
              <w:rPr>
                <w:rFonts w:cstheme="minorHAnsi"/>
                <w:sz w:val="22"/>
                <w:szCs w:val="22"/>
              </w:rPr>
              <w:t>À titre facultatif, peuvent aussi percevoir une indemnité :</w:t>
            </w:r>
          </w:p>
          <w:p w14:paraId="16BA2B40" w14:textId="77777777" w:rsidR="00C3075E" w:rsidRPr="009F47F6" w:rsidRDefault="00C3075E" w:rsidP="00126F22">
            <w:pPr>
              <w:spacing w:after="200"/>
              <w:rPr>
                <w:rFonts w:cstheme="minorHAnsi"/>
                <w:sz w:val="22"/>
                <w:szCs w:val="22"/>
              </w:rPr>
            </w:pPr>
            <w:r w:rsidRPr="009F47F6">
              <w:rPr>
                <w:rFonts w:cstheme="minorHAnsi"/>
                <w:sz w:val="22"/>
                <w:szCs w:val="22"/>
              </w:rPr>
              <w:t xml:space="preserve">- les conseillers municipaux des communes de moins de 100 000 habitants  </w:t>
            </w:r>
          </w:p>
          <w:p w14:paraId="7F19F856" w14:textId="77777777" w:rsidR="00C3075E" w:rsidRPr="009F47F6" w:rsidRDefault="00C3075E" w:rsidP="00126F22">
            <w:pPr>
              <w:spacing w:after="200"/>
              <w:rPr>
                <w:rFonts w:cstheme="minorHAnsi"/>
                <w:sz w:val="22"/>
                <w:szCs w:val="22"/>
              </w:rPr>
            </w:pPr>
            <w:r w:rsidRPr="009F47F6">
              <w:rPr>
                <w:rFonts w:cstheme="minorHAnsi"/>
                <w:sz w:val="22"/>
                <w:szCs w:val="22"/>
              </w:rPr>
              <w:t>- les conseillers municipaux ayant reçu délégation de la part du maire </w:t>
            </w:r>
          </w:p>
          <w:p w14:paraId="2258F407" w14:textId="77777777" w:rsidR="00C3075E" w:rsidRPr="009F47F6" w:rsidRDefault="00C3075E" w:rsidP="00126F22">
            <w:pPr>
              <w:spacing w:after="200"/>
              <w:rPr>
                <w:rFonts w:cstheme="minorHAnsi"/>
                <w:sz w:val="22"/>
                <w:szCs w:val="22"/>
              </w:rPr>
            </w:pPr>
            <w:r w:rsidRPr="009F47F6">
              <w:rPr>
                <w:rFonts w:cstheme="minorHAnsi"/>
                <w:sz w:val="22"/>
                <w:szCs w:val="22"/>
              </w:rPr>
              <w:t>- les conseillers communautaires des communautés urbaines et des communautés d’agglomération répondant à ces deux mêmes situations </w:t>
            </w:r>
          </w:p>
          <w:p w14:paraId="499682E4" w14:textId="77777777" w:rsidR="00C3075E" w:rsidRPr="009F47F6" w:rsidRDefault="00C3075E" w:rsidP="00126F22">
            <w:pPr>
              <w:spacing w:after="200"/>
              <w:rPr>
                <w:rFonts w:cstheme="minorHAnsi"/>
                <w:sz w:val="22"/>
                <w:szCs w:val="22"/>
              </w:rPr>
            </w:pPr>
            <w:r w:rsidRPr="009F47F6">
              <w:rPr>
                <w:rFonts w:cstheme="minorHAnsi"/>
                <w:sz w:val="22"/>
                <w:szCs w:val="22"/>
              </w:rPr>
              <w:t>- les conseillers municipaux qui suppléent le maire si celui-ci est absent</w:t>
            </w:r>
          </w:p>
        </w:tc>
      </w:tr>
      <w:tr w:rsidR="00C3075E" w:rsidRPr="0085248B" w14:paraId="5C5495CE" w14:textId="77777777" w:rsidTr="00126F22">
        <w:trPr>
          <w:trHeight w:val="707"/>
        </w:trPr>
        <w:tc>
          <w:tcPr>
            <w:tcW w:w="2403"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56CE30C0" w14:textId="77777777" w:rsidR="00C3075E" w:rsidRPr="009F47F6" w:rsidRDefault="00C3075E" w:rsidP="00126F22">
            <w:pPr>
              <w:spacing w:after="200"/>
              <w:rPr>
                <w:rFonts w:cstheme="minorHAnsi"/>
                <w:sz w:val="22"/>
                <w:szCs w:val="22"/>
              </w:rPr>
            </w:pPr>
            <w:r w:rsidRPr="009F47F6">
              <w:rPr>
                <w:rFonts w:cstheme="minorHAnsi"/>
                <w:sz w:val="22"/>
                <w:szCs w:val="22"/>
              </w:rPr>
              <w:lastRenderedPageBreak/>
              <w:t>Calcul des indemnités</w:t>
            </w:r>
          </w:p>
        </w:tc>
        <w:tc>
          <w:tcPr>
            <w:tcW w:w="7825"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3F312B3D" w14:textId="77777777" w:rsidR="00C3075E" w:rsidRPr="009F47F6" w:rsidRDefault="00C3075E" w:rsidP="00126F22">
            <w:pPr>
              <w:spacing w:after="200"/>
              <w:rPr>
                <w:rFonts w:cstheme="minorHAnsi"/>
                <w:sz w:val="22"/>
                <w:szCs w:val="22"/>
              </w:rPr>
            </w:pPr>
            <w:r w:rsidRPr="009F47F6">
              <w:rPr>
                <w:rFonts w:cstheme="minorHAnsi"/>
                <w:sz w:val="22"/>
                <w:szCs w:val="22"/>
              </w:rPr>
              <w:t>L’ensemble des taux maximums d’indemnité de fonction dépendant de la strate démographique de la collectivité et du mandat des élus sont rassemblées dans un barème. Les taux ne correspondent pas à des montants bruts en euros mais des pourcentages du montant correspondant à l’indice terminal de l’échelle de la rémunération de la fonction publique, c’est-à-dire l’indice brut 1015 (indice majoré 821 soit au 1er juillet 2016 =45 891,35 Euros annuels).</w:t>
            </w:r>
          </w:p>
        </w:tc>
      </w:tr>
      <w:tr w:rsidR="00C3075E" w:rsidRPr="0085248B" w14:paraId="58DE4E6B" w14:textId="77777777" w:rsidTr="00126F22">
        <w:trPr>
          <w:trHeight w:val="707"/>
        </w:trPr>
        <w:tc>
          <w:tcPr>
            <w:tcW w:w="2403"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3403E717" w14:textId="77777777" w:rsidR="00C3075E" w:rsidRPr="009F47F6" w:rsidRDefault="00C3075E" w:rsidP="00126F22">
            <w:pPr>
              <w:spacing w:after="200"/>
              <w:rPr>
                <w:rFonts w:cstheme="minorHAnsi"/>
                <w:sz w:val="22"/>
                <w:szCs w:val="22"/>
              </w:rPr>
            </w:pPr>
            <w:r w:rsidRPr="009F47F6">
              <w:rPr>
                <w:rFonts w:cstheme="minorHAnsi"/>
                <w:sz w:val="22"/>
                <w:szCs w:val="22"/>
              </w:rPr>
              <w:t>Indemnités de fonction des élus du conseil départemental</w:t>
            </w:r>
          </w:p>
          <w:p w14:paraId="14C51C60" w14:textId="77777777" w:rsidR="00C3075E" w:rsidRPr="009F47F6" w:rsidRDefault="00C3075E" w:rsidP="00126F22">
            <w:pPr>
              <w:spacing w:after="200"/>
              <w:rPr>
                <w:rFonts w:cstheme="minorHAnsi"/>
                <w:sz w:val="22"/>
                <w:szCs w:val="22"/>
              </w:rPr>
            </w:pPr>
          </w:p>
        </w:tc>
        <w:tc>
          <w:tcPr>
            <w:tcW w:w="7825"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68DE3922" w14:textId="77777777" w:rsidR="00C3075E" w:rsidRPr="009F47F6" w:rsidRDefault="00C3075E" w:rsidP="00126F22">
            <w:pPr>
              <w:spacing w:after="200"/>
              <w:rPr>
                <w:rFonts w:cstheme="minorHAnsi"/>
                <w:sz w:val="22"/>
                <w:szCs w:val="22"/>
              </w:rPr>
            </w:pPr>
            <w:r w:rsidRPr="009F47F6">
              <w:rPr>
                <w:rFonts w:cstheme="minorHAnsi"/>
                <w:sz w:val="22"/>
                <w:szCs w:val="22"/>
              </w:rPr>
              <w:t>L'indemnité de fonction votée par le conseil départemental ou par le conseil de Paris pour l'exercice effectif des fonctions de président de conseil départemental est au maximum égale au montant mensuel de l’indice brut 1015, majoré de 45 %.</w:t>
            </w:r>
          </w:p>
          <w:p w14:paraId="3042B847" w14:textId="77777777" w:rsidR="00C3075E" w:rsidRPr="009F47F6" w:rsidRDefault="00C3075E" w:rsidP="00126F22">
            <w:pPr>
              <w:spacing w:after="200"/>
              <w:rPr>
                <w:rFonts w:cstheme="minorHAnsi"/>
                <w:sz w:val="22"/>
                <w:szCs w:val="22"/>
              </w:rPr>
            </w:pPr>
            <w:r w:rsidRPr="009F47F6">
              <w:rPr>
                <w:rFonts w:cstheme="minorHAnsi"/>
                <w:sz w:val="22"/>
                <w:szCs w:val="22"/>
              </w:rPr>
              <w:t>L'indemnité de fonction de chacun des vice-présidents ayant délégation de l'exécutif du conseil départemental ou du conseil de Paris est, dans les mêmes conditions, au maximum égale à l'indemnité maximale de conseiller, majorée de 40 %.</w:t>
            </w:r>
          </w:p>
          <w:p w14:paraId="0AA436FD" w14:textId="77777777" w:rsidR="00C3075E" w:rsidRPr="009F47F6" w:rsidRDefault="00C3075E" w:rsidP="00126F22">
            <w:pPr>
              <w:spacing w:after="200"/>
              <w:rPr>
                <w:rFonts w:cstheme="minorHAnsi"/>
                <w:sz w:val="22"/>
                <w:szCs w:val="22"/>
              </w:rPr>
            </w:pPr>
            <w:r w:rsidRPr="009F47F6">
              <w:rPr>
                <w:rFonts w:cstheme="minorHAnsi"/>
                <w:sz w:val="22"/>
                <w:szCs w:val="22"/>
              </w:rPr>
              <w:t xml:space="preserve">L'indemnité de fonction de chacun des membres de la commission permanente du conseil départemental ou du conseil de Paris (autres que le président et les vice-présidents ayant délégation de l'exécutif) est, dans les mêmes conditions, au maximum égale à l'indemnité maximale de conseiller, majorée de 10 %. </w:t>
            </w:r>
          </w:p>
        </w:tc>
      </w:tr>
      <w:tr w:rsidR="00C3075E" w:rsidRPr="0085248B" w14:paraId="2280A656" w14:textId="77777777" w:rsidTr="00126F22">
        <w:tc>
          <w:tcPr>
            <w:tcW w:w="2403"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637335C9" w14:textId="77777777" w:rsidR="00C3075E" w:rsidRPr="009F47F6" w:rsidRDefault="00C3075E" w:rsidP="00126F22">
            <w:pPr>
              <w:spacing w:after="200"/>
              <w:rPr>
                <w:rFonts w:cstheme="minorHAnsi"/>
                <w:sz w:val="22"/>
                <w:szCs w:val="22"/>
              </w:rPr>
            </w:pPr>
            <w:r w:rsidRPr="009F47F6">
              <w:rPr>
                <w:rFonts w:cstheme="minorHAnsi"/>
                <w:sz w:val="22"/>
                <w:szCs w:val="22"/>
              </w:rPr>
              <w:t xml:space="preserve">Indemnités de fonction des élus régionaux </w:t>
            </w:r>
            <w:r w:rsidR="00696022">
              <w:fldChar w:fldCharType="begin"/>
            </w:r>
            <w:r w:rsidR="00696022">
              <w:instrText xml:space="preserve"> HYPERLINK "https://www.legifrance.gouv.fr/affichCodeArticle.do?cidTexte=LEGITEXT000006070633&amp;idArticle=LEGIARTI000006392228&amp;dateTexte=&amp;categorieLien=cid" \h </w:instrText>
            </w:r>
            <w:r w:rsidR="00696022">
              <w:fldChar w:fldCharType="separate"/>
            </w:r>
            <w:r w:rsidRPr="009F47F6">
              <w:rPr>
                <w:rFonts w:cstheme="minorHAnsi"/>
                <w:webHidden/>
                <w:sz w:val="22"/>
                <w:szCs w:val="22"/>
              </w:rPr>
              <w:t>Articles L.4135-16</w:t>
            </w:r>
            <w:r w:rsidR="00696022">
              <w:rPr>
                <w:rFonts w:cstheme="minorHAnsi"/>
                <w:sz w:val="22"/>
                <w:szCs w:val="22"/>
              </w:rPr>
              <w:fldChar w:fldCharType="end"/>
            </w:r>
          </w:p>
          <w:p w14:paraId="55E354D5" w14:textId="77777777" w:rsidR="00C3075E" w:rsidRPr="009F47F6" w:rsidRDefault="00C3075E" w:rsidP="00126F22">
            <w:pPr>
              <w:spacing w:after="200"/>
              <w:rPr>
                <w:rFonts w:cstheme="minorHAnsi"/>
                <w:sz w:val="22"/>
                <w:szCs w:val="22"/>
              </w:rPr>
            </w:pPr>
            <w:r w:rsidRPr="009F47F6">
              <w:rPr>
                <w:rFonts w:cstheme="minorHAnsi"/>
                <w:sz w:val="22"/>
                <w:szCs w:val="22"/>
              </w:rPr>
              <w:t xml:space="preserve">et </w:t>
            </w:r>
            <w:r w:rsidR="00696022">
              <w:fldChar w:fldCharType="begin"/>
            </w:r>
            <w:r w:rsidR="00696022">
              <w:instrText xml:space="preserve"> HYPERLINK "https://www.legifrance.gouv.fr/affichCodeArticle.do?cidTexte=LEGITEXT000006070633&amp;idArticle=LEGIARTI000006392230&amp;dateTexte=&amp;categorieLien=cid" \h </w:instrText>
            </w:r>
            <w:r w:rsidR="00696022">
              <w:fldChar w:fldCharType="separate"/>
            </w:r>
            <w:r w:rsidRPr="009F47F6">
              <w:rPr>
                <w:rFonts w:cstheme="minorHAnsi"/>
                <w:webHidden/>
                <w:sz w:val="22"/>
                <w:szCs w:val="22"/>
              </w:rPr>
              <w:t>L.4135-17 du CGCT</w:t>
            </w:r>
            <w:r w:rsidR="00696022">
              <w:rPr>
                <w:rFonts w:cstheme="minorHAnsi"/>
                <w:sz w:val="22"/>
                <w:szCs w:val="22"/>
              </w:rPr>
              <w:fldChar w:fldCharType="end"/>
            </w:r>
          </w:p>
          <w:p w14:paraId="0D3A500A" w14:textId="77777777" w:rsidR="00C3075E" w:rsidRPr="009F47F6" w:rsidRDefault="00696022" w:rsidP="00126F22">
            <w:pPr>
              <w:spacing w:after="200"/>
              <w:rPr>
                <w:rFonts w:cstheme="minorHAnsi"/>
                <w:sz w:val="22"/>
                <w:szCs w:val="22"/>
              </w:rPr>
            </w:pPr>
            <w:r>
              <w:fldChar w:fldCharType="begin"/>
            </w:r>
            <w:r>
              <w:instrText xml:space="preserve"> HYPERLINK "https://www.legifrance.gouv.fr/affichTexteArticle.do;jsessionid=167F935128BCFC8FA4973FA60C38B918.tpdila08v_2?cidTexte=JORFTEXT000030423022&amp;idArticle=LEGIARTI000030423958&amp;dateTexte=20161211&amp;categorieLien=id" \l "LEGIARTI000030423958" </w:instrText>
            </w:r>
            <w:r>
              <w:fldChar w:fldCharType="separate"/>
            </w:r>
            <w:r w:rsidR="00C3075E" w:rsidRPr="009F47F6">
              <w:rPr>
                <w:rFonts w:cstheme="minorHAnsi"/>
                <w:sz w:val="22"/>
                <w:szCs w:val="22"/>
              </w:rPr>
              <w:t>Loi n°2015-366 du 31 mars 2015 - art. 4</w:t>
            </w:r>
            <w:r>
              <w:rPr>
                <w:rFonts w:cstheme="minorHAnsi"/>
                <w:sz w:val="22"/>
                <w:szCs w:val="22"/>
              </w:rPr>
              <w:fldChar w:fldCharType="end"/>
            </w:r>
          </w:p>
        </w:tc>
        <w:tc>
          <w:tcPr>
            <w:tcW w:w="7825"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111D4F40" w14:textId="77777777" w:rsidR="00C3075E" w:rsidRPr="009F47F6" w:rsidRDefault="00C3075E" w:rsidP="00126F22">
            <w:pPr>
              <w:spacing w:after="200"/>
              <w:rPr>
                <w:rFonts w:cstheme="minorHAnsi"/>
                <w:sz w:val="22"/>
                <w:szCs w:val="22"/>
              </w:rPr>
            </w:pPr>
            <w:r w:rsidRPr="009F47F6">
              <w:rPr>
                <w:rFonts w:cstheme="minorHAnsi"/>
                <w:sz w:val="22"/>
                <w:szCs w:val="22"/>
              </w:rPr>
              <w:t xml:space="preserve">L'indemnité de fonction votée par le conseil régional pour l'exercice effectif des fonctions de président de conseil régional est au maximum égale au terme de référence mentionné à l'article </w:t>
            </w:r>
            <w:r w:rsidR="00696022">
              <w:fldChar w:fldCharType="begin"/>
            </w:r>
            <w:r w:rsidR="00696022">
              <w:instrText xml:space="preserve"> HYPERLINK "https://www.legifrance.gouv.fr/affichCodeArticle.do?cidTexte=LEGITEXT000006070633&amp;idArticle=LEGIARTI000006392226&amp;dateTexte=&amp;categorieLien=cid" \h </w:instrText>
            </w:r>
            <w:r w:rsidR="00696022">
              <w:fldChar w:fldCharType="separate"/>
            </w:r>
            <w:r w:rsidRPr="009F47F6">
              <w:rPr>
                <w:rFonts w:cstheme="minorHAnsi"/>
                <w:webHidden/>
                <w:sz w:val="22"/>
                <w:szCs w:val="22"/>
              </w:rPr>
              <w:t xml:space="preserve">L. 4135-15 </w:t>
            </w:r>
            <w:r w:rsidR="00696022">
              <w:rPr>
                <w:rFonts w:cstheme="minorHAnsi"/>
                <w:sz w:val="22"/>
                <w:szCs w:val="22"/>
              </w:rPr>
              <w:fldChar w:fldCharType="end"/>
            </w:r>
            <w:r w:rsidRPr="009F47F6">
              <w:rPr>
                <w:rFonts w:cstheme="minorHAnsi"/>
                <w:sz w:val="22"/>
                <w:szCs w:val="22"/>
              </w:rPr>
              <w:t xml:space="preserve">majoré de 45 %. </w:t>
            </w:r>
          </w:p>
          <w:p w14:paraId="2C7605E5" w14:textId="77777777" w:rsidR="00C3075E" w:rsidRPr="009F47F6" w:rsidRDefault="00C3075E" w:rsidP="00126F22">
            <w:pPr>
              <w:spacing w:after="200"/>
              <w:rPr>
                <w:rFonts w:cstheme="minorHAnsi"/>
                <w:sz w:val="22"/>
                <w:szCs w:val="22"/>
              </w:rPr>
            </w:pPr>
            <w:r w:rsidRPr="009F47F6">
              <w:rPr>
                <w:rFonts w:cstheme="minorHAnsi"/>
                <w:sz w:val="22"/>
                <w:szCs w:val="22"/>
              </w:rPr>
              <w:t xml:space="preserve">L'indemnité de fonction de chacun des vice-présidents ayant délégation de l'exécutif du conseil régional est, dans les mêmes conditions, au maximum égale à l'indemnité maximale de conseiller majorée de 40 %. </w:t>
            </w:r>
          </w:p>
          <w:p w14:paraId="46CCEC25" w14:textId="77777777" w:rsidR="00C3075E" w:rsidRPr="009F47F6" w:rsidRDefault="00C3075E" w:rsidP="00126F22">
            <w:pPr>
              <w:spacing w:after="200"/>
              <w:rPr>
                <w:rFonts w:cstheme="minorHAnsi"/>
                <w:sz w:val="22"/>
                <w:szCs w:val="22"/>
              </w:rPr>
            </w:pPr>
            <w:r w:rsidRPr="009F47F6">
              <w:rPr>
                <w:rFonts w:cstheme="minorHAnsi"/>
                <w:sz w:val="22"/>
                <w:szCs w:val="22"/>
              </w:rPr>
              <w:t xml:space="preserve">L'indemnité de fonction de chacun des membres de la commission permanente du conseil régional autres que le président et les vice-présidents ayant délégation de l'exécutif est, dans les mêmes conditions, au maximum égale à l'indemnité maximale de conseiller majorée de 10 %. </w:t>
            </w:r>
          </w:p>
          <w:p w14:paraId="3E8C2BFF" w14:textId="77777777" w:rsidR="00C3075E" w:rsidRPr="009F47F6" w:rsidRDefault="00C3075E" w:rsidP="00126F22">
            <w:pPr>
              <w:spacing w:after="200"/>
              <w:rPr>
                <w:rFonts w:cstheme="minorHAnsi"/>
                <w:sz w:val="22"/>
                <w:szCs w:val="22"/>
              </w:rPr>
            </w:pPr>
            <w:r w:rsidRPr="009F47F6">
              <w:rPr>
                <w:rFonts w:cstheme="minorHAnsi"/>
                <w:sz w:val="22"/>
                <w:szCs w:val="22"/>
              </w:rPr>
              <w:t xml:space="preserve">Les indemnités de fonction majorées en application des deux alinéas précédents peuvent être réduites dans les conditions fixées par le dernier alinéa de </w:t>
            </w:r>
            <w:r w:rsidR="00696022">
              <w:fldChar w:fldCharType="begin"/>
            </w:r>
            <w:r w:rsidR="00696022">
              <w:instrText xml:space="preserve"> HYPERLINK "https://www.legifrance.gouv.fr/affichCodeArticle.do?cidTexte=LEGITEXT000006070633&amp;idArticle=LEGIARTI000006392228&amp;dateTexte=&amp;categorieLien=cid" \h </w:instrText>
            </w:r>
            <w:r w:rsidR="00696022">
              <w:fldChar w:fldCharType="separate"/>
            </w:r>
            <w:r w:rsidRPr="009F47F6">
              <w:rPr>
                <w:rFonts w:cstheme="minorHAnsi"/>
                <w:webHidden/>
                <w:sz w:val="22"/>
                <w:szCs w:val="22"/>
              </w:rPr>
              <w:t>l'article L. 4135-16.</w:t>
            </w:r>
            <w:r w:rsidR="00696022">
              <w:rPr>
                <w:rFonts w:cstheme="minorHAnsi"/>
                <w:sz w:val="22"/>
                <w:szCs w:val="22"/>
              </w:rPr>
              <w:fldChar w:fldCharType="end"/>
            </w:r>
            <w:r w:rsidRPr="009F47F6">
              <w:rPr>
                <w:rFonts w:cstheme="minorHAnsi"/>
                <w:sz w:val="22"/>
                <w:szCs w:val="22"/>
              </w:rPr>
              <w:t xml:space="preserve"> </w:t>
            </w:r>
          </w:p>
        </w:tc>
      </w:tr>
      <w:tr w:rsidR="00C3075E" w:rsidRPr="0085248B" w14:paraId="05970449" w14:textId="77777777" w:rsidTr="00126F22">
        <w:tc>
          <w:tcPr>
            <w:tcW w:w="2403"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3C79FCC5" w14:textId="078316D3" w:rsidR="00C3075E" w:rsidRPr="009F47F6" w:rsidRDefault="00C3075E" w:rsidP="00126F22">
            <w:pPr>
              <w:spacing w:after="200"/>
              <w:rPr>
                <w:rFonts w:cstheme="minorHAnsi"/>
                <w:sz w:val="22"/>
                <w:szCs w:val="22"/>
              </w:rPr>
            </w:pPr>
            <w:r w:rsidRPr="009F47F6">
              <w:rPr>
                <w:rFonts w:cstheme="minorHAnsi"/>
                <w:sz w:val="22"/>
                <w:szCs w:val="22"/>
              </w:rPr>
              <w:lastRenderedPageBreak/>
              <w:t>Objectif du test</w:t>
            </w:r>
          </w:p>
        </w:tc>
        <w:tc>
          <w:tcPr>
            <w:tcW w:w="7825"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2EE2EF01" w14:textId="25A6542B" w:rsidR="00C3075E" w:rsidRPr="009F47F6" w:rsidRDefault="00C3075E" w:rsidP="00126F22">
            <w:pPr>
              <w:spacing w:after="200"/>
              <w:rPr>
                <w:rFonts w:cstheme="minorHAnsi"/>
                <w:sz w:val="22"/>
                <w:szCs w:val="22"/>
              </w:rPr>
            </w:pPr>
            <w:r w:rsidRPr="009F47F6">
              <w:rPr>
                <w:rFonts w:cstheme="minorHAnsi"/>
                <w:sz w:val="22"/>
                <w:szCs w:val="22"/>
              </w:rPr>
              <w:t>Rechercher les indemnités des élus attribuées sur la période.</w:t>
            </w:r>
          </w:p>
          <w:p w14:paraId="52F7C03F" w14:textId="77777777" w:rsidR="00C3075E" w:rsidRPr="009F47F6" w:rsidRDefault="00C3075E" w:rsidP="00126F22">
            <w:pPr>
              <w:spacing w:after="200"/>
              <w:rPr>
                <w:rFonts w:cstheme="minorHAnsi"/>
                <w:sz w:val="22"/>
                <w:szCs w:val="22"/>
              </w:rPr>
            </w:pPr>
            <w:r w:rsidRPr="009F47F6">
              <w:rPr>
                <w:rFonts w:cstheme="minorHAnsi"/>
                <w:sz w:val="22"/>
                <w:szCs w:val="22"/>
              </w:rPr>
              <w:t>Il convient de contrôler si la rémunération des élus est supérieure à l’arrêté pris par la collectivité sur les indemnités attribuées.</w:t>
            </w:r>
          </w:p>
        </w:tc>
      </w:tr>
    </w:tbl>
    <w:p w14:paraId="0C24C66E" w14:textId="77777777" w:rsidR="00070FCD" w:rsidRPr="00126F22" w:rsidRDefault="00070FCD" w:rsidP="00126F22">
      <w:pPr>
        <w:spacing w:after="200"/>
        <w:rPr>
          <w:rFonts w:asciiTheme="majorHAnsi" w:hAnsiTheme="majorHAnsi" w:cstheme="majorHAnsi"/>
        </w:rPr>
      </w:pPr>
    </w:p>
    <w:sectPr w:rsidR="00070FCD" w:rsidRPr="00126F22" w:rsidSect="00276291">
      <w:pgSz w:w="11906" w:h="16838" w:code="9"/>
      <w:pgMar w:top="1418" w:right="849" w:bottom="1560" w:left="1418" w:header="567" w:footer="567" w:gutter="0"/>
      <w:pgNumType w:start="1"/>
      <w:cols w:space="708"/>
      <w:titlePg/>
      <w:docGrid w:linePitch="360"/>
      <w:sectPrChange w:id="1253" w:author="Le Boudec  Vitalia" w:date="2017-09-16T18:40:00Z">
        <w:sectPr w:rsidR="00070FCD" w:rsidRPr="00126F22" w:rsidSect="00276291">
          <w:pgMar w:top="1418" w:right="1418" w:bottom="1560" w:left="1418" w:header="567" w:footer="567" w:gutter="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8" w:author="Rebat, Marie-Thérèse" w:date="2017-09-06T10:18:00Z" w:initials="RM">
    <w:p w14:paraId="4ACD9A4D" w14:textId="7F5A84C1" w:rsidR="00EB106F" w:rsidRDefault="00EB106F">
      <w:pPr>
        <w:pStyle w:val="Commentaire"/>
      </w:pPr>
      <w:r>
        <w:rPr>
          <w:rStyle w:val="Marquedecommentaire"/>
        </w:rPr>
        <w:annotationRef/>
      </w:r>
      <w:r>
        <w:t>Créer lien</w:t>
      </w:r>
    </w:p>
  </w:comment>
  <w:comment w:id="9" w:author="Rebat, Marie-Thérèse" w:date="2017-07-18T17:13:00Z" w:initials="RM">
    <w:p w14:paraId="1D66FB4B" w14:textId="0751760A" w:rsidR="00EB106F" w:rsidRDefault="00EB106F">
      <w:pPr>
        <w:pStyle w:val="Commentaire"/>
      </w:pPr>
      <w:r>
        <w:rPr>
          <w:rStyle w:val="Marquedecommentaire"/>
        </w:rPr>
        <w:annotationRef/>
      </w:r>
      <w:r>
        <w:t>Cette version est plus ancienne que celle de mai disponible dans l’</w:t>
      </w:r>
      <w:proofErr w:type="spellStart"/>
      <w:r>
        <w:t>EspaceJF</w:t>
      </w:r>
      <w:proofErr w:type="spellEnd"/>
      <w:r>
        <w:t xml:space="preserve"> du GT RH</w:t>
      </w:r>
    </w:p>
  </w:comment>
  <w:comment w:id="10" w:author="Le Boudec  Vitalia" w:date="2017-09-16T16:12:00Z" w:initials="LBV">
    <w:p w14:paraId="6FF25B71" w14:textId="52D8FA1D" w:rsidR="00EB106F" w:rsidRDefault="00EB106F">
      <w:pPr>
        <w:pStyle w:val="Commentaire"/>
      </w:pPr>
      <w:r>
        <w:rPr>
          <w:rStyle w:val="Marquedecommentaire"/>
        </w:rPr>
        <w:annotationRef/>
      </w:r>
      <w:r>
        <w:rPr>
          <w:rStyle w:val="Marquedecommentaire"/>
        </w:rPr>
        <w:t xml:space="preserve">Ok, mettre le lien de </w:t>
      </w:r>
      <w:proofErr w:type="spellStart"/>
      <w:r>
        <w:rPr>
          <w:rStyle w:val="Marquedecommentaire"/>
        </w:rPr>
        <w:t>laversion</w:t>
      </w:r>
      <w:proofErr w:type="spellEnd"/>
      <w:r>
        <w:rPr>
          <w:rStyle w:val="Marquedecommentaire"/>
        </w:rPr>
        <w:t xml:space="preserve"> </w:t>
      </w:r>
      <w:proofErr w:type="gramStart"/>
      <w:r>
        <w:rPr>
          <w:rStyle w:val="Marquedecommentaire"/>
        </w:rPr>
        <w:t>la  plus</w:t>
      </w:r>
      <w:proofErr w:type="gramEnd"/>
      <w:r>
        <w:rPr>
          <w:rStyle w:val="Marquedecommentaire"/>
        </w:rPr>
        <w:t xml:space="preserve"> récente</w:t>
      </w:r>
    </w:p>
  </w:comment>
  <w:comment w:id="19" w:author="Rebat, Marie-Thérèse" w:date="2017-09-06T15:59:00Z" w:initials="RM">
    <w:p w14:paraId="39A7003D" w14:textId="23D354CE" w:rsidR="00EB106F" w:rsidRDefault="00EB106F">
      <w:pPr>
        <w:pStyle w:val="Commentaire"/>
      </w:pPr>
      <w:r>
        <w:rPr>
          <w:rStyle w:val="Marquedecommentaire"/>
        </w:rPr>
        <w:annotationRef/>
      </w:r>
      <w:r>
        <w:t>Date à mettre à jour</w:t>
      </w:r>
    </w:p>
  </w:comment>
  <w:comment w:id="20" w:author="Le Boudec  Vitalia" w:date="2017-09-16T16:13:00Z" w:initials="LBV">
    <w:p w14:paraId="3111F579" w14:textId="7CFE7134" w:rsidR="00EB106F" w:rsidRDefault="00EB106F">
      <w:pPr>
        <w:pStyle w:val="Commentaire"/>
      </w:pPr>
      <w:r>
        <w:rPr>
          <w:rStyle w:val="Marquedecommentaire"/>
        </w:rPr>
        <w:annotationRef/>
      </w:r>
      <w:r>
        <w:t xml:space="preserve">On avait dit que le laissait </w:t>
      </w:r>
      <w:proofErr w:type="gramStart"/>
      <w:r>
        <w:t>finalement  ?</w:t>
      </w:r>
      <w:proofErr w:type="gramEnd"/>
    </w:p>
  </w:comment>
  <w:comment w:id="24" w:author="Rebat, Marie-Thérèse" w:date="2017-09-06T16:00:00Z" w:initials="RM">
    <w:p w14:paraId="166938EB" w14:textId="3CAFFB38" w:rsidR="00EB106F" w:rsidRDefault="00EB106F">
      <w:pPr>
        <w:pStyle w:val="Commentaire"/>
      </w:pPr>
      <w:r>
        <w:rPr>
          <w:rStyle w:val="Marquedecommentaire"/>
        </w:rPr>
        <w:annotationRef/>
      </w:r>
      <w:r>
        <w:t>Graphique et légende à mettre à jour</w:t>
      </w:r>
    </w:p>
  </w:comment>
  <w:comment w:id="25" w:author="Le Boudec  Vitalia" w:date="2017-09-16T16:14:00Z" w:initials="LBV">
    <w:p w14:paraId="57B59460" w14:textId="63B038D4" w:rsidR="00EB106F" w:rsidRDefault="00EB106F">
      <w:pPr>
        <w:pStyle w:val="Commentaire"/>
      </w:pPr>
      <w:r>
        <w:rPr>
          <w:rStyle w:val="Marquedecommentaire"/>
        </w:rPr>
        <w:annotationRef/>
      </w:r>
      <w:r>
        <w:t>Même commentaire</w:t>
      </w:r>
    </w:p>
  </w:comment>
  <w:comment w:id="45" w:author="Rebat, Marie-Thérèse" w:date="2017-09-12T16:58:00Z" w:initials="RM">
    <w:p w14:paraId="7C0B98D6" w14:textId="79570D56" w:rsidR="00EB106F" w:rsidRDefault="00EB106F">
      <w:pPr>
        <w:pStyle w:val="Commentaire"/>
      </w:pPr>
      <w:r>
        <w:rPr>
          <w:rStyle w:val="Marquedecommentaire"/>
        </w:rPr>
        <w:annotationRef/>
      </w:r>
      <w:r>
        <w:t>Cette phrase paraît contradictoire avec l’analyse du graphique n° 2</w:t>
      </w:r>
    </w:p>
  </w:comment>
  <w:comment w:id="46" w:author="Nicol, Fabrice" w:date="2017-09-19T15:44:00Z" w:initials="NF">
    <w:p w14:paraId="029AEA7D" w14:textId="34EB2F42" w:rsidR="00EB106F" w:rsidRDefault="00EB106F">
      <w:pPr>
        <w:pStyle w:val="Commentaire"/>
      </w:pPr>
      <w:r>
        <w:rPr>
          <w:rStyle w:val="Marquedecommentaire"/>
        </w:rPr>
        <w:annotationRef/>
      </w:r>
      <w:r>
        <w:t>Ce sont des collectivités différentes dans les graphiques 1 et 2. Il est utile de montrer des pyramides d’allure différente notamment pour mettre l’accent sur les différences entre collectivités dans la répartition relative des genres.</w:t>
      </w:r>
    </w:p>
  </w:comment>
  <w:comment w:id="61" w:author="Rebat, Marie-Thérèse" w:date="2017-09-13T17:09:00Z" w:initials="RM">
    <w:p w14:paraId="74591FB1" w14:textId="06E6CB10" w:rsidR="00EB106F" w:rsidRDefault="00EB106F">
      <w:pPr>
        <w:pStyle w:val="Commentaire"/>
      </w:pPr>
      <w:r>
        <w:rPr>
          <w:rStyle w:val="Marquedecommentaire"/>
        </w:rPr>
        <w:annotationRef/>
      </w:r>
      <w:r>
        <w:t>Préciser ce qu’est l’annexe du rapport d’analyse</w:t>
      </w:r>
    </w:p>
  </w:comment>
  <w:comment w:id="62" w:author="Nicol, Fabrice" w:date="2017-09-19T16:46:00Z" w:initials="NF">
    <w:p w14:paraId="4D29A109" w14:textId="4E927877" w:rsidR="00EB106F" w:rsidRDefault="00EB106F">
      <w:pPr>
        <w:pStyle w:val="Commentaire"/>
      </w:pPr>
      <w:r>
        <w:rPr>
          <w:rStyle w:val="Marquedecommentaire"/>
        </w:rPr>
        <w:annotationRef/>
      </w:r>
      <w:r>
        <w:t>Fait</w:t>
      </w:r>
    </w:p>
  </w:comment>
  <w:comment w:id="80" w:author="Rebat, Marie-Thérèse" w:date="2017-09-06T17:09:00Z" w:initials="RM">
    <w:p w14:paraId="19384AAA" w14:textId="5062A23D" w:rsidR="00EB106F" w:rsidRDefault="00EB106F">
      <w:pPr>
        <w:pStyle w:val="Commentaire"/>
      </w:pPr>
      <w:r>
        <w:rPr>
          <w:rStyle w:val="Marquedecommentaire"/>
        </w:rPr>
        <w:annotationRef/>
      </w:r>
      <w:r>
        <w:t>Créer lien</w:t>
      </w:r>
    </w:p>
    <w:p w14:paraId="72F6E170" w14:textId="5B506335" w:rsidR="00EB106F" w:rsidRDefault="00EB106F">
      <w:pPr>
        <w:pStyle w:val="Commentaire"/>
      </w:pPr>
    </w:p>
  </w:comment>
  <w:comment w:id="81" w:author="Nicol, Fabrice" w:date="2017-09-19T16:50:00Z" w:initials="NF">
    <w:p w14:paraId="42472695" w14:textId="4E824014" w:rsidR="00EB106F" w:rsidRDefault="00EB106F">
      <w:pPr>
        <w:pStyle w:val="Commentaire"/>
      </w:pPr>
      <w:r>
        <w:rPr>
          <w:rStyle w:val="Marquedecommentaire"/>
        </w:rPr>
        <w:annotationRef/>
      </w:r>
      <w:r>
        <w:t>Il vaudrait mieux le faire tout à fait à la fin après validation du groupe RH etc. comme ultime amodiation. Sinon nous risquons de refaire les liens en permanence.</w:t>
      </w:r>
    </w:p>
  </w:comment>
  <w:comment w:id="84" w:author="Rebat, Marie-Thérèse" w:date="2017-09-13T17:59:00Z" w:initials="RM">
    <w:p w14:paraId="5A6F2098" w14:textId="0C4FEAFF" w:rsidR="00EB106F" w:rsidRDefault="00EB106F">
      <w:pPr>
        <w:pStyle w:val="Commentaire"/>
      </w:pPr>
      <w:r>
        <w:rPr>
          <w:rStyle w:val="Marquedecommentaire"/>
        </w:rPr>
        <w:annotationRef/>
      </w:r>
      <w:r>
        <w:t>Créer lien</w:t>
      </w:r>
    </w:p>
  </w:comment>
  <w:comment w:id="85" w:author="Nicol, Fabrice" w:date="2017-09-19T16:51:00Z" w:initials="NF">
    <w:p w14:paraId="028981A3" w14:textId="5F2630A4" w:rsidR="00EB106F" w:rsidRDefault="00EB106F">
      <w:pPr>
        <w:pStyle w:val="Commentaire"/>
      </w:pPr>
      <w:r>
        <w:rPr>
          <w:rStyle w:val="Marquedecommentaire"/>
        </w:rPr>
        <w:annotationRef/>
      </w:r>
      <w:r>
        <w:t>Idem</w:t>
      </w:r>
    </w:p>
  </w:comment>
  <w:comment w:id="89" w:author="Rebat, Marie-Thérèse" w:date="2017-09-13T17:59:00Z" w:initials="RM">
    <w:p w14:paraId="3BBB5ED9" w14:textId="5EF5B23D" w:rsidR="00EB106F" w:rsidRDefault="00EB106F">
      <w:pPr>
        <w:pStyle w:val="Commentaire"/>
      </w:pPr>
      <w:r>
        <w:rPr>
          <w:rStyle w:val="Marquedecommentaire"/>
        </w:rPr>
        <w:annotationRef/>
      </w:r>
      <w:r>
        <w:t>Créer lien</w:t>
      </w:r>
    </w:p>
  </w:comment>
  <w:comment w:id="90" w:author="Nicol, Fabrice" w:date="2017-09-19T16:51:00Z" w:initials="NF">
    <w:p w14:paraId="1CA2BA2D" w14:textId="5012EE2B" w:rsidR="00EB106F" w:rsidRDefault="00EB106F">
      <w:pPr>
        <w:pStyle w:val="Commentaire"/>
      </w:pPr>
      <w:r>
        <w:rPr>
          <w:rStyle w:val="Marquedecommentaire"/>
        </w:rPr>
        <w:annotationRef/>
      </w:r>
      <w:r>
        <w:t>Idem</w:t>
      </w:r>
    </w:p>
  </w:comment>
  <w:comment w:id="91" w:author="Rebat, Marie-Thérèse" w:date="2017-09-13T12:53:00Z" w:initials="RM">
    <w:p w14:paraId="16690639" w14:textId="215C8193" w:rsidR="00EB106F" w:rsidRDefault="00EB106F">
      <w:pPr>
        <w:pStyle w:val="Commentaire"/>
      </w:pPr>
      <w:r>
        <w:rPr>
          <w:rStyle w:val="Marquedecommentaire"/>
        </w:rPr>
        <w:annotationRef/>
      </w:r>
      <w:r>
        <w:t>Référence juridique ?</w:t>
      </w:r>
    </w:p>
    <w:p w14:paraId="74E3ACA1" w14:textId="77777777" w:rsidR="00EB106F" w:rsidRDefault="00EB106F">
      <w:pPr>
        <w:pStyle w:val="Commentaire"/>
      </w:pPr>
    </w:p>
  </w:comment>
  <w:comment w:id="92" w:author="Le Boudec  Vitalia" w:date="2017-09-16T16:24:00Z" w:initials="LBV">
    <w:p w14:paraId="7E543899" w14:textId="48AE7ECB" w:rsidR="00EB106F" w:rsidRDefault="00EB106F">
      <w:pPr>
        <w:pStyle w:val="Commentaire"/>
        <w:rPr>
          <w:rStyle w:val="Lienhypertexte"/>
          <w:rFonts w:asciiTheme="majorHAnsi" w:hAnsiTheme="majorHAnsi" w:cstheme="majorHAnsi"/>
        </w:rPr>
      </w:pPr>
      <w:r>
        <w:rPr>
          <w:rStyle w:val="Marquedecommentaire"/>
        </w:rPr>
        <w:annotationRef/>
      </w:r>
      <w:r w:rsidRPr="0003175C">
        <w:rPr>
          <w:rFonts w:asciiTheme="majorHAnsi" w:hAnsiTheme="majorHAnsi" w:cstheme="majorHAnsi"/>
        </w:rPr>
        <w:t xml:space="preserve">en application de </w:t>
      </w:r>
      <w:hyperlink r:id="rId1" w:history="1">
        <w:r w:rsidRPr="0003175C">
          <w:rPr>
            <w:rStyle w:val="Lienhypertexte"/>
            <w:rFonts w:asciiTheme="majorHAnsi" w:hAnsiTheme="majorHAnsi" w:cstheme="majorHAnsi"/>
          </w:rPr>
          <w:t>l’article 38 de la loi n° 84-53 du 26 janvier 1984</w:t>
        </w:r>
      </w:hyperlink>
    </w:p>
    <w:p w14:paraId="6942FF85" w14:textId="54EB983D" w:rsidR="00EB106F" w:rsidRDefault="00EB106F">
      <w:pPr>
        <w:pStyle w:val="Commentaire"/>
      </w:pPr>
      <w:proofErr w:type="spellStart"/>
      <w:proofErr w:type="gramStart"/>
      <w:r>
        <w:rPr>
          <w:rStyle w:val="Lienhypertexte"/>
          <w:rFonts w:asciiTheme="majorHAnsi" w:hAnsiTheme="majorHAnsi" w:cstheme="majorHAnsi"/>
        </w:rPr>
        <w:t>dijà</w:t>
      </w:r>
      <w:proofErr w:type="spellEnd"/>
      <w:proofErr w:type="gramEnd"/>
      <w:r>
        <w:rPr>
          <w:rStyle w:val="Lienhypertexte"/>
          <w:rFonts w:asciiTheme="majorHAnsi" w:hAnsiTheme="majorHAnsi" w:cstheme="majorHAnsi"/>
        </w:rPr>
        <w:t xml:space="preserve"> citée ci-dessous</w:t>
      </w:r>
    </w:p>
  </w:comment>
  <w:comment w:id="117" w:author="Rebat, Marie-Thérèse" w:date="2017-09-14T15:03:00Z" w:initials="RM">
    <w:p w14:paraId="21055383" w14:textId="27EC2BE4" w:rsidR="00EB106F" w:rsidRDefault="00EB106F">
      <w:pPr>
        <w:pStyle w:val="Commentaire"/>
      </w:pPr>
      <w:r>
        <w:rPr>
          <w:rStyle w:val="Marquedecommentaire"/>
        </w:rPr>
        <w:annotationRef/>
      </w:r>
      <w:r>
        <w:t>N’y en a-t-il pas ?</w:t>
      </w:r>
    </w:p>
  </w:comment>
  <w:comment w:id="118" w:author="Le Boudec  Vitalia" w:date="2017-09-16T16:42:00Z" w:initials="LBV">
    <w:p w14:paraId="271B2A4C" w14:textId="2FEC06C4" w:rsidR="00EB106F" w:rsidRDefault="00EB106F">
      <w:pPr>
        <w:pStyle w:val="Commentaire"/>
      </w:pPr>
      <w:r>
        <w:rPr>
          <w:rStyle w:val="Marquedecommentaire"/>
        </w:rPr>
        <w:annotationRef/>
      </w:r>
      <w:proofErr w:type="gramStart"/>
      <w:r>
        <w:t>rajouté</w:t>
      </w:r>
      <w:proofErr w:type="gramEnd"/>
    </w:p>
  </w:comment>
  <w:comment w:id="134" w:author="Rebat, Marie-Thérèse" w:date="2017-09-14T15:04:00Z" w:initials="RM">
    <w:p w14:paraId="195CCF70" w14:textId="68FE5BC5" w:rsidR="00EB106F" w:rsidRDefault="00EB106F">
      <w:pPr>
        <w:pStyle w:val="Commentaire"/>
      </w:pPr>
      <w:r>
        <w:rPr>
          <w:rStyle w:val="Marquedecommentaire"/>
        </w:rPr>
        <w:annotationRef/>
      </w:r>
      <w:r>
        <w:t xml:space="preserve">De quel tableau n° 3 s’agit-il ? </w:t>
      </w:r>
    </w:p>
  </w:comment>
  <w:comment w:id="135" w:author="Le Boudec  Vitalia" w:date="2017-09-16T16:42:00Z" w:initials="LBV">
    <w:p w14:paraId="45120FC9" w14:textId="4B88926E" w:rsidR="00EB106F" w:rsidRDefault="00EB106F">
      <w:pPr>
        <w:pStyle w:val="Commentaire"/>
      </w:pPr>
      <w:r>
        <w:rPr>
          <w:rStyle w:val="Marquedecommentaire"/>
        </w:rPr>
        <w:annotationRef/>
      </w:r>
      <w:r>
        <w:t>C’est le tableau n° 4</w:t>
      </w:r>
    </w:p>
  </w:comment>
  <w:comment w:id="155" w:author="Rebat, Marie-Thérèse" w:date="2017-09-14T08:36:00Z" w:initials="RM">
    <w:p w14:paraId="6BE3C720" w14:textId="2FE14DCA" w:rsidR="00EB106F" w:rsidRDefault="00EB106F">
      <w:pPr>
        <w:pStyle w:val="Commentaire"/>
      </w:pPr>
      <w:r>
        <w:rPr>
          <w:rStyle w:val="Marquedecommentaire"/>
        </w:rPr>
        <w:annotationRef/>
      </w:r>
      <w:r>
        <w:t>Créer lien</w:t>
      </w:r>
    </w:p>
  </w:comment>
  <w:comment w:id="156" w:author="Rebat, Marie-Thérèse" w:date="2017-09-14T14:37:00Z" w:initials="RM">
    <w:p w14:paraId="0C1FD05B" w14:textId="5C2EB476" w:rsidR="00EB106F" w:rsidRDefault="00EB106F">
      <w:pPr>
        <w:pStyle w:val="Commentaire"/>
      </w:pPr>
      <w:r>
        <w:rPr>
          <w:rStyle w:val="Marquedecommentaire"/>
        </w:rPr>
        <w:annotationRef/>
      </w:r>
      <w:r>
        <w:t xml:space="preserve">N’y a-t-il pas plus d’explication ? </w:t>
      </w:r>
    </w:p>
  </w:comment>
  <w:comment w:id="157" w:author="Le Boudec  Vitalia" w:date="2017-09-16T16:52:00Z" w:initials="LBV">
    <w:p w14:paraId="151BC165" w14:textId="23C4DCFC" w:rsidR="00EB106F" w:rsidRDefault="00EB106F">
      <w:pPr>
        <w:pStyle w:val="Commentaire"/>
      </w:pPr>
      <w:r>
        <w:rPr>
          <w:rStyle w:val="Marquedecommentaire"/>
        </w:rPr>
        <w:annotationRef/>
      </w:r>
      <w:proofErr w:type="gramStart"/>
      <w:r>
        <w:t>complété</w:t>
      </w:r>
      <w:proofErr w:type="gramEnd"/>
    </w:p>
  </w:comment>
  <w:comment w:id="181" w:author="Rebat, Marie-Thérèse" w:date="2017-09-14T08:38:00Z" w:initials="RM">
    <w:p w14:paraId="626D9D5F" w14:textId="0A8F86C8" w:rsidR="00EB106F" w:rsidRDefault="00EB106F">
      <w:pPr>
        <w:pStyle w:val="Commentaire"/>
      </w:pPr>
      <w:r>
        <w:rPr>
          <w:rStyle w:val="Marquedecommentaire"/>
        </w:rPr>
        <w:annotationRef/>
      </w:r>
      <w:r>
        <w:t>Créer lien</w:t>
      </w:r>
    </w:p>
  </w:comment>
  <w:comment w:id="184" w:author="Rebat, Marie-Thérèse" w:date="2017-09-12T15:48:00Z" w:initials="RM">
    <w:p w14:paraId="40BC46A7" w14:textId="3AC9BC75" w:rsidR="00EB106F" w:rsidRDefault="00EB106F">
      <w:pPr>
        <w:pStyle w:val="Commentaire"/>
      </w:pPr>
      <w:r>
        <w:rPr>
          <w:rStyle w:val="Marquedecommentaire"/>
        </w:rPr>
        <w:annotationRef/>
      </w:r>
      <w:r>
        <w:t>Y a-t-il une référence juridique ?</w:t>
      </w:r>
    </w:p>
  </w:comment>
  <w:comment w:id="185" w:author="Le Boudec  Vitalia" w:date="2017-09-16T17:18:00Z" w:initials="LBV">
    <w:p w14:paraId="6BE715C7" w14:textId="7D1FD0CE" w:rsidR="00EB106F" w:rsidRDefault="00EB106F">
      <w:pPr>
        <w:pStyle w:val="Commentaire"/>
      </w:pPr>
      <w:r>
        <w:rPr>
          <w:rStyle w:val="Marquedecommentaire"/>
        </w:rPr>
        <w:annotationRef/>
      </w:r>
      <w:r>
        <w:t>Précision apportée</w:t>
      </w:r>
    </w:p>
  </w:comment>
  <w:comment w:id="205" w:author="Rebat, Marie-Thérèse" w:date="2017-09-14T08:45:00Z" w:initials="RM">
    <w:p w14:paraId="2212A72E" w14:textId="33D98EE1" w:rsidR="00EB106F" w:rsidRDefault="00EB106F">
      <w:pPr>
        <w:pStyle w:val="Commentaire"/>
      </w:pPr>
      <w:r>
        <w:rPr>
          <w:rStyle w:val="Marquedecommentaire"/>
        </w:rPr>
        <w:annotationRef/>
      </w:r>
      <w:r>
        <w:t>Créer lien</w:t>
      </w:r>
    </w:p>
  </w:comment>
  <w:comment w:id="206" w:author="Rebat, Marie-Thérèse" w:date="2017-09-06T12:38:00Z" w:initials="RM">
    <w:p w14:paraId="068D38EB" w14:textId="2085D97F" w:rsidR="00EB106F" w:rsidRDefault="00EB106F">
      <w:pPr>
        <w:pStyle w:val="Commentaire"/>
      </w:pPr>
      <w:r>
        <w:rPr>
          <w:rStyle w:val="Marquedecommentaire"/>
        </w:rPr>
        <w:annotationRef/>
      </w:r>
      <w:r>
        <w:t>Lien à créer</w:t>
      </w:r>
    </w:p>
  </w:comment>
  <w:comment w:id="230" w:author="Rebat, Marie-Thérèse" w:date="2017-09-14T08:57:00Z" w:initials="RM">
    <w:p w14:paraId="79F66439" w14:textId="23D99924" w:rsidR="00EB106F" w:rsidRDefault="00EB106F">
      <w:pPr>
        <w:pStyle w:val="Commentaire"/>
      </w:pPr>
      <w:r>
        <w:rPr>
          <w:rStyle w:val="Marquedecommentaire"/>
        </w:rPr>
        <w:annotationRef/>
      </w:r>
      <w:r>
        <w:t xml:space="preserve">Interprétation ? </w:t>
      </w:r>
    </w:p>
  </w:comment>
  <w:comment w:id="231" w:author="Le Boudec  Vitalia" w:date="2017-09-16T17:27:00Z" w:initials="LBV">
    <w:p w14:paraId="793271F0" w14:textId="3B484121" w:rsidR="00EB106F" w:rsidRDefault="00EB106F">
      <w:pPr>
        <w:pStyle w:val="Commentaire"/>
      </w:pPr>
      <w:r>
        <w:rPr>
          <w:rStyle w:val="Marquedecommentaire"/>
        </w:rPr>
        <w:annotationRef/>
      </w:r>
      <w:r>
        <w:t>Fait</w:t>
      </w:r>
    </w:p>
  </w:comment>
  <w:comment w:id="251" w:author="Rebat, Marie-Thérèse" w:date="2017-09-14T08:54:00Z" w:initials="RM">
    <w:p w14:paraId="6487504E" w14:textId="1A88B03E" w:rsidR="00EB106F" w:rsidRDefault="00EB106F">
      <w:pPr>
        <w:pStyle w:val="Commentaire"/>
      </w:pPr>
      <w:r>
        <w:rPr>
          <w:rStyle w:val="Marquedecommentaire"/>
        </w:rPr>
        <w:annotationRef/>
      </w:r>
      <w:r>
        <w:t>Créer lien</w:t>
      </w:r>
    </w:p>
  </w:comment>
  <w:comment w:id="286" w:author="Rebat, Marie-Thérèse" w:date="2017-09-14T09:53:00Z" w:initials="RM">
    <w:p w14:paraId="09A50151" w14:textId="5A3C5FD0" w:rsidR="00EB106F" w:rsidRDefault="00EB106F">
      <w:pPr>
        <w:pStyle w:val="Commentaire"/>
      </w:pPr>
      <w:r>
        <w:rPr>
          <w:rStyle w:val="Marquedecommentaire"/>
        </w:rPr>
        <w:annotationRef/>
      </w:r>
      <w:r>
        <w:t>Créer lien</w:t>
      </w:r>
    </w:p>
  </w:comment>
  <w:comment w:id="298" w:author="Rebat, Marie-Thérèse" w:date="2017-09-14T10:11:00Z" w:initials="RM">
    <w:p w14:paraId="26EA4A36" w14:textId="2400F6FD" w:rsidR="00EB106F" w:rsidRDefault="00EB106F">
      <w:pPr>
        <w:pStyle w:val="Commentaire"/>
      </w:pPr>
      <w:r>
        <w:rPr>
          <w:rStyle w:val="Marquedecommentaire"/>
        </w:rPr>
        <w:annotationRef/>
      </w:r>
      <w:r>
        <w:t xml:space="preserve">Référence juridique exacte </w:t>
      </w:r>
    </w:p>
  </w:comment>
  <w:comment w:id="300" w:author="Le Boudec  Vitalia" w:date="2017-09-16T17:30:00Z" w:initials="LBV">
    <w:p w14:paraId="75B8045B" w14:textId="7F7D353B" w:rsidR="00EB106F" w:rsidRDefault="00EB106F">
      <w:pPr>
        <w:pStyle w:val="Commentaire"/>
      </w:pPr>
      <w:r>
        <w:rPr>
          <w:rStyle w:val="Marquedecommentaire"/>
        </w:rPr>
        <w:annotationRef/>
      </w:r>
      <w:r>
        <w:t>Fait</w:t>
      </w:r>
    </w:p>
  </w:comment>
  <w:comment w:id="351" w:author="Rebat, Marie-Thérèse" w:date="2017-09-14T11:17:00Z" w:initials="RM">
    <w:p w14:paraId="7FDB0ECD" w14:textId="5BBD522E" w:rsidR="00EB106F" w:rsidRDefault="00EB106F">
      <w:pPr>
        <w:pStyle w:val="Commentaire"/>
      </w:pPr>
      <w:r>
        <w:rPr>
          <w:rStyle w:val="Marquedecommentaire"/>
        </w:rPr>
        <w:annotationRef/>
      </w:r>
      <w:r>
        <w:t>Créer lien</w:t>
      </w:r>
    </w:p>
  </w:comment>
  <w:comment w:id="367" w:author="Rebat, Marie-Thérèse" w:date="2017-09-07T15:58:00Z" w:initials="RM">
    <w:p w14:paraId="6591EE25" w14:textId="41C45B72" w:rsidR="00EB106F" w:rsidRDefault="00EB106F">
      <w:pPr>
        <w:pStyle w:val="Commentaire"/>
      </w:pPr>
      <w:r>
        <w:rPr>
          <w:rStyle w:val="Marquedecommentaire"/>
        </w:rPr>
        <w:annotationRef/>
      </w:r>
      <w:r w:rsidRPr="00126F22">
        <w:rPr>
          <w:rFonts w:asciiTheme="majorHAnsi" w:hAnsiTheme="majorHAnsi" w:cstheme="majorHAnsi"/>
          <w:i/>
          <w:szCs w:val="22"/>
        </w:rPr>
        <w:t>(</w:t>
      </w:r>
      <w:proofErr w:type="gramStart"/>
      <w:r w:rsidRPr="00126F22">
        <w:rPr>
          <w:rFonts w:asciiTheme="majorHAnsi" w:hAnsiTheme="majorHAnsi" w:cstheme="majorHAnsi"/>
          <w:i/>
          <w:szCs w:val="22"/>
        </w:rPr>
        <w:t>nota</w:t>
      </w:r>
      <w:proofErr w:type="gramEnd"/>
      <w:r w:rsidRPr="00126F22">
        <w:rPr>
          <w:rFonts w:asciiTheme="majorHAnsi" w:hAnsiTheme="majorHAnsi" w:cstheme="majorHAnsi"/>
          <w:i/>
          <w:szCs w:val="22"/>
        </w:rPr>
        <w:t xml:space="preserve"> à supprimer du guide, pour </w:t>
      </w:r>
      <w:proofErr w:type="spellStart"/>
      <w:r w:rsidRPr="00126F22">
        <w:rPr>
          <w:rFonts w:asciiTheme="majorHAnsi" w:hAnsiTheme="majorHAnsi" w:cstheme="majorHAnsi"/>
          <w:i/>
          <w:szCs w:val="22"/>
        </w:rPr>
        <w:t>dicussion</w:t>
      </w:r>
      <w:proofErr w:type="spellEnd"/>
      <w:r w:rsidRPr="00126F22">
        <w:rPr>
          <w:rFonts w:asciiTheme="majorHAnsi" w:hAnsiTheme="majorHAnsi" w:cstheme="majorHAnsi"/>
          <w:i/>
          <w:szCs w:val="22"/>
        </w:rPr>
        <w:t xml:space="preserve"> interne GT RH. </w:t>
      </w:r>
      <w:proofErr w:type="gramStart"/>
      <w:r w:rsidRPr="00126F22">
        <w:rPr>
          <w:rFonts w:asciiTheme="majorHAnsi" w:hAnsiTheme="majorHAnsi" w:cstheme="majorHAnsi"/>
          <w:b/>
          <w:i/>
          <w:szCs w:val="22"/>
        </w:rPr>
        <w:t>l’erreur</w:t>
      </w:r>
      <w:proofErr w:type="gramEnd"/>
      <w:r w:rsidRPr="00126F22">
        <w:rPr>
          <w:rFonts w:asciiTheme="majorHAnsi" w:hAnsiTheme="majorHAnsi" w:cstheme="majorHAnsi"/>
          <w:b/>
          <w:i/>
          <w:szCs w:val="22"/>
        </w:rPr>
        <w:t xml:space="preserve"> du tableau synthétique</w:t>
      </w:r>
      <w:r w:rsidRPr="00126F22">
        <w:rPr>
          <w:rFonts w:asciiTheme="majorHAnsi" w:hAnsiTheme="majorHAnsi" w:cstheme="majorHAnsi"/>
          <w:i/>
          <w:szCs w:val="22"/>
        </w:rPr>
        <w:t xml:space="preserve"> du guide RH de la CRC Ile-de-France sur ce point. Conclusions conformes du parquet près la CRC Midi-Pyrénées, puis du parquet Occitanie dans un cas d’espèce, EG Commune de Lourdes, janvier 2017</w:t>
      </w:r>
      <w:r>
        <w:rPr>
          <w:rStyle w:val="Marquedecommentaire"/>
        </w:rPr>
        <w:annotationRef/>
      </w:r>
      <w:r w:rsidRPr="00126F22">
        <w:rPr>
          <w:rFonts w:asciiTheme="majorHAnsi" w:hAnsiTheme="majorHAnsi" w:cstheme="majorHAnsi"/>
          <w:i/>
          <w:szCs w:val="22"/>
        </w:rPr>
        <w:t>)</w:t>
      </w:r>
    </w:p>
  </w:comment>
  <w:comment w:id="373" w:author="Nicol, Fabrice" w:date="2017-09-19T19:05:00Z" w:initials="NF">
    <w:p w14:paraId="6FB46303" w14:textId="6CD2AAE0" w:rsidR="00EB106F" w:rsidRDefault="00EB106F">
      <w:pPr>
        <w:pStyle w:val="Commentaire"/>
      </w:pPr>
      <w:r>
        <w:rPr>
          <w:rStyle w:val="Marquedecommentaire"/>
        </w:rPr>
        <w:annotationRef/>
      </w:r>
      <w:r>
        <w:t>Conjugaison</w:t>
      </w:r>
    </w:p>
  </w:comment>
  <w:comment w:id="520" w:author="Rebat, Marie-Thérèse" w:date="2017-09-14T12:37:00Z" w:initials="RM">
    <w:p w14:paraId="19466981" w14:textId="7376AF5D" w:rsidR="00EB106F" w:rsidRDefault="00EB106F">
      <w:pPr>
        <w:pStyle w:val="Commentaire"/>
      </w:pPr>
      <w:r>
        <w:rPr>
          <w:rStyle w:val="Marquedecommentaire"/>
        </w:rPr>
        <w:annotationRef/>
      </w:r>
      <w:r>
        <w:t>Proposition initiale trop générale, suggestion à revoir</w:t>
      </w:r>
    </w:p>
  </w:comment>
  <w:comment w:id="522" w:author="Rebat, Marie-Thérèse" w:date="2017-09-14T12:44:00Z" w:initials="RM">
    <w:p w14:paraId="696C7BE9" w14:textId="428720AC" w:rsidR="00EB106F" w:rsidRDefault="00EB106F">
      <w:pPr>
        <w:pStyle w:val="Commentaire"/>
      </w:pPr>
      <w:r>
        <w:rPr>
          <w:rStyle w:val="Marquedecommentaire"/>
        </w:rPr>
        <w:annotationRef/>
      </w:r>
      <w:r>
        <w:t xml:space="preserve">Est-ce exact et possible ? </w:t>
      </w:r>
    </w:p>
  </w:comment>
  <w:comment w:id="523" w:author="Le Boudec  Vitalia" w:date="2017-09-16T17:32:00Z" w:initials="LBV">
    <w:p w14:paraId="319BD67E" w14:textId="63BBCE08" w:rsidR="00EB106F" w:rsidRDefault="00EB106F">
      <w:pPr>
        <w:pStyle w:val="Commentaire"/>
      </w:pPr>
      <w:r>
        <w:rPr>
          <w:rStyle w:val="Marquedecommentaire"/>
        </w:rPr>
        <w:annotationRef/>
      </w:r>
      <w:r>
        <w:t>Oui, il s’agit de réaliser un tableau croisé dynamique à partir des données extraites du logiciel</w:t>
      </w:r>
    </w:p>
  </w:comment>
  <w:comment w:id="534" w:author="Rebat, Marie-Thérèse" w:date="2017-09-14T15:37:00Z" w:initials="RM">
    <w:p w14:paraId="1BBF2521" w14:textId="5939777D" w:rsidR="00EB106F" w:rsidRDefault="00EB106F">
      <w:pPr>
        <w:pStyle w:val="Commentaire"/>
      </w:pPr>
      <w:r>
        <w:rPr>
          <w:rStyle w:val="Marquedecommentaire"/>
        </w:rPr>
        <w:annotationRef/>
      </w:r>
      <w:r>
        <w:t>Créer lien</w:t>
      </w:r>
    </w:p>
  </w:comment>
  <w:comment w:id="607" w:author="Rebat, Marie-Thérèse" w:date="2017-09-14T15:59:00Z" w:initials="RM">
    <w:p w14:paraId="598B6EA2" w14:textId="6BC96BC4" w:rsidR="00EB106F" w:rsidRDefault="00EB106F">
      <w:pPr>
        <w:pStyle w:val="Commentaire"/>
      </w:pPr>
      <w:r>
        <w:rPr>
          <w:rStyle w:val="Marquedecommentaire"/>
        </w:rPr>
        <w:annotationRef/>
      </w:r>
      <w:r>
        <w:t>Préciser de quoi il s’agit</w:t>
      </w:r>
    </w:p>
  </w:comment>
  <w:comment w:id="608" w:author="Le Boudec  Vitalia" w:date="2017-09-16T17:35:00Z" w:initials="LBV">
    <w:p w14:paraId="2B884959" w14:textId="5A355D7F" w:rsidR="00EB106F" w:rsidRDefault="00EB106F">
      <w:pPr>
        <w:pStyle w:val="Commentaire"/>
      </w:pPr>
      <w:r>
        <w:rPr>
          <w:rStyle w:val="Marquedecommentaire"/>
        </w:rPr>
        <w:annotationRef/>
      </w:r>
      <w:r>
        <w:t>Annexe 3 du guide</w:t>
      </w:r>
    </w:p>
  </w:comment>
  <w:comment w:id="614" w:author="Rebat, Marie-Thérèse" w:date="2017-09-14T16:54:00Z" w:initials="RM">
    <w:p w14:paraId="6959D823" w14:textId="22FBE6F4" w:rsidR="00EB106F" w:rsidRDefault="00EB106F">
      <w:pPr>
        <w:pStyle w:val="Commentaire"/>
      </w:pPr>
      <w:r>
        <w:rPr>
          <w:rStyle w:val="Marquedecommentaire"/>
        </w:rPr>
        <w:annotationRef/>
      </w:r>
      <w:r>
        <w:t>Créer lien</w:t>
      </w:r>
    </w:p>
  </w:comment>
  <w:comment w:id="616" w:author="Rebat, Marie-Thérèse" w:date="2017-09-14T17:04:00Z" w:initials="RM">
    <w:p w14:paraId="3983E806" w14:textId="68BB6216" w:rsidR="00EB106F" w:rsidRDefault="00EB106F">
      <w:pPr>
        <w:pStyle w:val="Commentaire"/>
      </w:pPr>
      <w:r>
        <w:rPr>
          <w:rStyle w:val="Marquedecommentaire"/>
        </w:rPr>
        <w:annotationRef/>
      </w:r>
      <w:proofErr w:type="gramStart"/>
      <w:r>
        <w:t>auprès</w:t>
      </w:r>
      <w:proofErr w:type="gramEnd"/>
      <w:r>
        <w:t xml:space="preserve"> de l’organisme ?</w:t>
      </w:r>
    </w:p>
  </w:comment>
  <w:comment w:id="617" w:author="Le Boudec  Vitalia" w:date="2017-09-16T17:39:00Z" w:initials="LBV">
    <w:p w14:paraId="08C7C9B5" w14:textId="52E1226A" w:rsidR="00EB106F" w:rsidRDefault="00EB106F">
      <w:pPr>
        <w:pStyle w:val="Commentaire"/>
      </w:pPr>
      <w:r>
        <w:rPr>
          <w:rStyle w:val="Marquedecommentaire"/>
        </w:rPr>
        <w:annotationRef/>
      </w:r>
      <w:proofErr w:type="gramStart"/>
      <w:r>
        <w:t>par</w:t>
      </w:r>
      <w:proofErr w:type="gramEnd"/>
      <w:r>
        <w:t xml:space="preserve"> l’équipe de contrôle en lien avec la collectivité</w:t>
      </w:r>
    </w:p>
  </w:comment>
  <w:comment w:id="622" w:author="Rebat, Marie-Thérèse" w:date="2017-09-14T17:05:00Z" w:initials="RM">
    <w:p w14:paraId="291F47F8" w14:textId="763DF37E" w:rsidR="00EB106F" w:rsidRDefault="00EB106F">
      <w:pPr>
        <w:pStyle w:val="Commentaire"/>
      </w:pPr>
      <w:r>
        <w:rPr>
          <w:rStyle w:val="Marquedecommentaire"/>
        </w:rPr>
        <w:annotationRef/>
      </w:r>
      <w:r>
        <w:t>Quel est l’objet de la délibération ?</w:t>
      </w:r>
    </w:p>
  </w:comment>
  <w:comment w:id="623" w:author="Le Boudec  Vitalia" w:date="2017-09-16T17:47:00Z" w:initials="LBV">
    <w:p w14:paraId="68A945C2" w14:textId="167AA12A" w:rsidR="00EB106F" w:rsidRDefault="00EB106F">
      <w:pPr>
        <w:pStyle w:val="Commentaire"/>
      </w:pPr>
      <w:r>
        <w:rPr>
          <w:rStyle w:val="Marquedecommentaire"/>
        </w:rPr>
        <w:annotationRef/>
      </w:r>
      <w:r>
        <w:t>Ok, rajouté</w:t>
      </w:r>
    </w:p>
  </w:comment>
  <w:comment w:id="666" w:author="Rebat, Marie-Thérèse" w:date="2017-09-14T17:53:00Z" w:initials="RM">
    <w:p w14:paraId="09D80035" w14:textId="12A87448" w:rsidR="00EB106F" w:rsidRDefault="00EB106F">
      <w:pPr>
        <w:pStyle w:val="Commentaire"/>
      </w:pPr>
      <w:r>
        <w:rPr>
          <w:rStyle w:val="Marquedecommentaire"/>
        </w:rPr>
        <w:annotationRef/>
      </w:r>
      <w:r>
        <w:t>Créer lien</w:t>
      </w:r>
    </w:p>
  </w:comment>
  <w:comment w:id="668" w:author="Rebat, Marie-Thérèse" w:date="2017-09-14T17:56:00Z" w:initials="RM">
    <w:p w14:paraId="4DE1B3E5" w14:textId="7C0C2BB9" w:rsidR="00EB106F" w:rsidRDefault="00EB106F">
      <w:pPr>
        <w:pStyle w:val="Commentaire"/>
      </w:pPr>
      <w:r>
        <w:rPr>
          <w:rStyle w:val="Marquedecommentaire"/>
        </w:rPr>
        <w:annotationRef/>
      </w:r>
      <w:r>
        <w:t>À compléter</w:t>
      </w:r>
    </w:p>
  </w:comment>
  <w:comment w:id="669" w:author="Le Boudec  Vitalia" w:date="2017-09-16T17:51:00Z" w:initials="LBV">
    <w:p w14:paraId="5F247710" w14:textId="1182CA0C" w:rsidR="00EB106F" w:rsidRDefault="00EB106F">
      <w:pPr>
        <w:pStyle w:val="Commentaire"/>
      </w:pPr>
      <w:r>
        <w:rPr>
          <w:rStyle w:val="Marquedecommentaire"/>
        </w:rPr>
        <w:annotationRef/>
      </w:r>
      <w:r>
        <w:t>Quid ?</w:t>
      </w:r>
    </w:p>
  </w:comment>
  <w:comment w:id="670" w:author="Rebat, Marie-Thérèse" w:date="2017-09-14T17:57:00Z" w:initials="RM">
    <w:p w14:paraId="4F683438" w14:textId="0E8907D9" w:rsidR="00EB106F" w:rsidRDefault="00EB106F">
      <w:pPr>
        <w:pStyle w:val="Commentaire"/>
      </w:pPr>
      <w:r>
        <w:rPr>
          <w:rStyle w:val="Marquedecommentaire"/>
        </w:rPr>
        <w:annotationRef/>
      </w:r>
      <w:r>
        <w:t>Y en a-t-il ?</w:t>
      </w:r>
    </w:p>
  </w:comment>
  <w:comment w:id="671" w:author="Le Boudec  Vitalia" w:date="2017-09-16T17:50:00Z" w:initials="LBV">
    <w:p w14:paraId="77D57FE0" w14:textId="13108994" w:rsidR="00EB106F" w:rsidRDefault="00EB106F">
      <w:pPr>
        <w:pStyle w:val="Commentaire"/>
      </w:pPr>
      <w:r>
        <w:rPr>
          <w:rStyle w:val="Marquedecommentaire"/>
        </w:rPr>
        <w:annotationRef/>
      </w:r>
      <w:r>
        <w:t>Non, est-ce nécessaire ?</w:t>
      </w:r>
    </w:p>
  </w:comment>
  <w:comment w:id="674" w:author="Rebat, Marie-Thérèse" w:date="2017-09-14T17:58:00Z" w:initials="RM">
    <w:p w14:paraId="7CBDBC72" w14:textId="40331C6F" w:rsidR="00EB106F" w:rsidRDefault="00EB106F">
      <w:pPr>
        <w:pStyle w:val="Commentaire"/>
      </w:pPr>
      <w:r>
        <w:rPr>
          <w:rStyle w:val="Marquedecommentaire"/>
        </w:rPr>
        <w:annotationRef/>
      </w:r>
      <w:r>
        <w:t>À compléter</w:t>
      </w:r>
    </w:p>
  </w:comment>
  <w:comment w:id="675" w:author="Le Boudec  Vitalia" w:date="2017-09-16T17:55:00Z" w:initials="LBV">
    <w:p w14:paraId="0B1FB968" w14:textId="4B0A4E7B" w:rsidR="00EB106F" w:rsidRDefault="00EB106F">
      <w:pPr>
        <w:pStyle w:val="Commentaire"/>
      </w:pPr>
      <w:r>
        <w:rPr>
          <w:rStyle w:val="Marquedecommentaire"/>
        </w:rPr>
        <w:annotationRef/>
      </w:r>
      <w:r>
        <w:t>Y en a-t-il besoin ?</w:t>
      </w:r>
    </w:p>
  </w:comment>
  <w:comment w:id="678" w:author="Rebat, Marie-Thérèse" w:date="2017-09-14T17:58:00Z" w:initials="RM">
    <w:p w14:paraId="78A00F5F" w14:textId="154A6570" w:rsidR="00EB106F" w:rsidRDefault="00EB106F">
      <w:pPr>
        <w:pStyle w:val="Commentaire"/>
      </w:pPr>
      <w:r>
        <w:rPr>
          <w:rStyle w:val="Marquedecommentaire"/>
        </w:rPr>
        <w:annotationRef/>
      </w:r>
      <w:r>
        <w:t>À compléter</w:t>
      </w:r>
    </w:p>
  </w:comment>
  <w:comment w:id="679" w:author="Le Boudec  Vitalia" w:date="2017-09-16T17:56:00Z" w:initials="LBV">
    <w:p w14:paraId="6A56A8C6" w14:textId="34A83F76" w:rsidR="00EB106F" w:rsidRDefault="00EB106F">
      <w:pPr>
        <w:pStyle w:val="Commentaire"/>
      </w:pPr>
      <w:r>
        <w:rPr>
          <w:rStyle w:val="Marquedecommentaire"/>
        </w:rPr>
        <w:annotationRef/>
      </w:r>
      <w:proofErr w:type="gramStart"/>
      <w:r>
        <w:t>idem</w:t>
      </w:r>
      <w:proofErr w:type="gramEnd"/>
    </w:p>
  </w:comment>
  <w:comment w:id="681" w:author="Rebat, Marie-Thérèse" w:date="2017-09-14T18:17:00Z" w:initials="RM">
    <w:p w14:paraId="4E0CCA32" w14:textId="51006229" w:rsidR="00EB106F" w:rsidRDefault="00EB106F">
      <w:pPr>
        <w:pStyle w:val="Commentaire"/>
      </w:pPr>
      <w:r>
        <w:rPr>
          <w:rStyle w:val="Marquedecommentaire"/>
        </w:rPr>
        <w:annotationRef/>
      </w:r>
      <w:r>
        <w:t>Créer lien</w:t>
      </w:r>
    </w:p>
  </w:comment>
  <w:comment w:id="688" w:author="Rebat, Marie-Thérèse" w:date="2017-09-14T18:12:00Z" w:initials="RM">
    <w:p w14:paraId="46983EF1" w14:textId="63319E41" w:rsidR="00EB106F" w:rsidRDefault="00EB106F">
      <w:pPr>
        <w:pStyle w:val="Commentaire"/>
      </w:pPr>
      <w:r>
        <w:rPr>
          <w:rStyle w:val="Marquedecommentaire"/>
        </w:rPr>
        <w:annotationRef/>
      </w:r>
      <w:r>
        <w:t>À compléter</w:t>
      </w:r>
    </w:p>
  </w:comment>
  <w:comment w:id="689" w:author="Le Boudec  Vitalia" w:date="2017-09-16T17:56:00Z" w:initials="LBV">
    <w:p w14:paraId="4E0FD87C" w14:textId="3F77C8C0" w:rsidR="00EB106F" w:rsidRDefault="00EB106F">
      <w:pPr>
        <w:pStyle w:val="Commentaire"/>
      </w:pPr>
      <w:r>
        <w:rPr>
          <w:rStyle w:val="Marquedecommentaire"/>
        </w:rPr>
        <w:annotationRef/>
      </w:r>
      <w:r>
        <w:t>Faut-il le rajouter ?</w:t>
      </w:r>
    </w:p>
  </w:comment>
  <w:comment w:id="691" w:author="Rebat, Marie-Thérèse" w:date="2017-09-14T18:13:00Z" w:initials="RM">
    <w:p w14:paraId="41D3F7B8" w14:textId="60625710" w:rsidR="00EB106F" w:rsidRDefault="00EB106F">
      <w:pPr>
        <w:pStyle w:val="Commentaire"/>
      </w:pPr>
      <w:r>
        <w:rPr>
          <w:rStyle w:val="Marquedecommentaire"/>
        </w:rPr>
        <w:annotationRef/>
      </w:r>
      <w:r>
        <w:t>À compléter</w:t>
      </w:r>
    </w:p>
  </w:comment>
  <w:comment w:id="693" w:author="Rebat, Marie-Thérèse" w:date="2017-09-14T18:14:00Z" w:initials="RM">
    <w:p w14:paraId="3BEE4F32" w14:textId="4504BF7A" w:rsidR="00EB106F" w:rsidRDefault="00EB106F">
      <w:pPr>
        <w:pStyle w:val="Commentaire"/>
      </w:pPr>
      <w:r>
        <w:rPr>
          <w:rStyle w:val="Marquedecommentaire"/>
        </w:rPr>
        <w:annotationRef/>
      </w:r>
      <w:proofErr w:type="gramStart"/>
      <w:r>
        <w:t>développer</w:t>
      </w:r>
      <w:proofErr w:type="gramEnd"/>
    </w:p>
  </w:comment>
  <w:comment w:id="694" w:author="Le Boudec  Vitalia" w:date="2017-09-16T17:57:00Z" w:initials="LBV">
    <w:p w14:paraId="5E9FC40C" w14:textId="52658602" w:rsidR="00EB106F" w:rsidRDefault="00EB106F">
      <w:pPr>
        <w:pStyle w:val="Commentaire"/>
      </w:pPr>
      <w:r>
        <w:rPr>
          <w:rStyle w:val="Marquedecommentaire"/>
        </w:rPr>
        <w:annotationRef/>
      </w:r>
      <w:proofErr w:type="gramStart"/>
      <w:r>
        <w:t>fait</w:t>
      </w:r>
      <w:proofErr w:type="gramEnd"/>
    </w:p>
  </w:comment>
  <w:comment w:id="698" w:author="Rebat, Marie-Thérèse" w:date="2017-09-14T18:17:00Z" w:initials="RM">
    <w:p w14:paraId="23573A96" w14:textId="61034ABF" w:rsidR="00EB106F" w:rsidRDefault="00EB106F">
      <w:pPr>
        <w:pStyle w:val="Commentaire"/>
      </w:pPr>
      <w:r>
        <w:rPr>
          <w:rStyle w:val="Marquedecommentaire"/>
        </w:rPr>
        <w:annotationRef/>
      </w:r>
      <w:r>
        <w:t>Créer lien</w:t>
      </w:r>
    </w:p>
  </w:comment>
  <w:comment w:id="708" w:author="Rebat, Marie-Thérèse" w:date="2017-09-14T18:24:00Z" w:initials="RM">
    <w:p w14:paraId="261052F3" w14:textId="721CF8C8" w:rsidR="00EB106F" w:rsidRDefault="00EB106F">
      <w:pPr>
        <w:pStyle w:val="Commentaire"/>
      </w:pPr>
      <w:r>
        <w:rPr>
          <w:rStyle w:val="Marquedecommentaire"/>
        </w:rPr>
        <w:annotationRef/>
      </w:r>
      <w:r>
        <w:t>À compléter</w:t>
      </w:r>
    </w:p>
  </w:comment>
  <w:comment w:id="709" w:author="Le Boudec  Vitalia" w:date="2017-09-16T18:05:00Z" w:initials="LBV">
    <w:p w14:paraId="074AD493" w14:textId="0CEBEC6D" w:rsidR="00EB106F" w:rsidRDefault="00EB106F">
      <w:pPr>
        <w:pStyle w:val="Commentaire"/>
      </w:pPr>
      <w:r>
        <w:rPr>
          <w:rStyle w:val="Marquedecommentaire"/>
        </w:rPr>
        <w:annotationRef/>
      </w:r>
      <w:proofErr w:type="gramStart"/>
      <w:r>
        <w:t>fait</w:t>
      </w:r>
      <w:proofErr w:type="gramEnd"/>
    </w:p>
  </w:comment>
  <w:comment w:id="714" w:author="Rebat, Marie-Thérèse" w:date="2017-09-14T18:26:00Z" w:initials="RM">
    <w:p w14:paraId="655B85C0" w14:textId="4C26A934" w:rsidR="00EB106F" w:rsidRDefault="00EB106F">
      <w:pPr>
        <w:pStyle w:val="Commentaire"/>
      </w:pPr>
      <w:r>
        <w:rPr>
          <w:rStyle w:val="Marquedecommentaire"/>
        </w:rPr>
        <w:annotationRef/>
      </w:r>
      <w:r>
        <w:t>À compléter</w:t>
      </w:r>
    </w:p>
  </w:comment>
  <w:comment w:id="715" w:author="Le Boudec  Vitalia" w:date="2017-09-16T18:07:00Z" w:initials="LBV">
    <w:p w14:paraId="47630D6F" w14:textId="031D940A" w:rsidR="00EB106F" w:rsidRDefault="00EB106F">
      <w:pPr>
        <w:pStyle w:val="Commentaire"/>
      </w:pPr>
      <w:r>
        <w:rPr>
          <w:rStyle w:val="Marquedecommentaire"/>
        </w:rPr>
        <w:annotationRef/>
      </w:r>
      <w:r>
        <w:t>Fait</w:t>
      </w:r>
    </w:p>
  </w:comment>
  <w:comment w:id="718" w:author="Rebat, Marie-Thérèse" w:date="2017-09-14T18:26:00Z" w:initials="RM">
    <w:p w14:paraId="2D4C65DE" w14:textId="67519AC4" w:rsidR="00EB106F" w:rsidRDefault="00EB106F">
      <w:pPr>
        <w:pStyle w:val="Commentaire"/>
      </w:pPr>
      <w:r>
        <w:rPr>
          <w:rStyle w:val="Marquedecommentaire"/>
        </w:rPr>
        <w:annotationRef/>
      </w:r>
      <w:r>
        <w:t>À compléter</w:t>
      </w:r>
    </w:p>
  </w:comment>
  <w:comment w:id="719" w:author="Le Boudec  Vitalia" w:date="2017-09-16T18:07:00Z" w:initials="LBV">
    <w:p w14:paraId="25632865" w14:textId="55DE8488" w:rsidR="00EB106F" w:rsidRDefault="00EB106F">
      <w:pPr>
        <w:pStyle w:val="Commentaire"/>
      </w:pPr>
      <w:r>
        <w:rPr>
          <w:rStyle w:val="Marquedecommentaire"/>
        </w:rPr>
        <w:annotationRef/>
      </w:r>
      <w:r>
        <w:t>Fait</w:t>
      </w:r>
    </w:p>
  </w:comment>
  <w:comment w:id="722" w:author="Rebat, Marie-Thérèse" w:date="2017-09-14T18:29:00Z" w:initials="RM">
    <w:p w14:paraId="3BC5A9BD" w14:textId="28DB02A9" w:rsidR="00EB106F" w:rsidRDefault="00EB106F">
      <w:pPr>
        <w:pStyle w:val="Commentaire"/>
      </w:pPr>
      <w:r>
        <w:rPr>
          <w:rStyle w:val="Marquedecommentaire"/>
        </w:rPr>
        <w:annotationRef/>
      </w:r>
      <w:r>
        <w:t>Créer lien</w:t>
      </w:r>
    </w:p>
  </w:comment>
  <w:comment w:id="723" w:author="Rebat, Marie-Thérèse" w:date="2017-09-14T18:33:00Z" w:initials="RM">
    <w:p w14:paraId="4322D2E6" w14:textId="47FBF41D" w:rsidR="00EB106F" w:rsidRDefault="00EB106F">
      <w:pPr>
        <w:pStyle w:val="Commentaire"/>
      </w:pPr>
      <w:r>
        <w:rPr>
          <w:rStyle w:val="Marquedecommentaire"/>
        </w:rPr>
        <w:annotationRef/>
      </w:r>
      <w:r>
        <w:t>À compléter</w:t>
      </w:r>
    </w:p>
  </w:comment>
  <w:comment w:id="724" w:author="Le Boudec  Vitalia" w:date="2017-09-16T18:13:00Z" w:initials="LBV">
    <w:p w14:paraId="1437EAAA" w14:textId="3F337699" w:rsidR="00EB106F" w:rsidRDefault="00EB106F">
      <w:pPr>
        <w:pStyle w:val="Commentaire"/>
      </w:pPr>
      <w:r>
        <w:rPr>
          <w:rStyle w:val="Marquedecommentaire"/>
        </w:rPr>
        <w:annotationRef/>
      </w:r>
      <w:r>
        <w:t>Fait</w:t>
      </w:r>
    </w:p>
  </w:comment>
  <w:comment w:id="778" w:author="Rebat, Marie-Thérèse" w:date="2017-09-14T18:50:00Z" w:initials="RM">
    <w:p w14:paraId="59D5494C" w14:textId="254F6601" w:rsidR="00EB106F" w:rsidRDefault="00EB106F">
      <w:pPr>
        <w:pStyle w:val="Commentaire"/>
      </w:pPr>
      <w:r>
        <w:rPr>
          <w:rStyle w:val="Marquedecommentaire"/>
        </w:rPr>
        <w:annotationRef/>
      </w:r>
      <w:r>
        <w:t>À compléter</w:t>
      </w:r>
    </w:p>
  </w:comment>
  <w:comment w:id="779" w:author="Le Boudec  Vitalia" w:date="2017-09-16T18:17:00Z" w:initials="LBV">
    <w:p w14:paraId="1800EBFF" w14:textId="619C5ED5" w:rsidR="00EB106F" w:rsidRDefault="00EB106F">
      <w:pPr>
        <w:pStyle w:val="Commentaire"/>
      </w:pPr>
      <w:r>
        <w:rPr>
          <w:rStyle w:val="Marquedecommentaire"/>
        </w:rPr>
        <w:annotationRef/>
      </w:r>
      <w:r>
        <w:t>Fait</w:t>
      </w:r>
    </w:p>
  </w:comment>
  <w:comment w:id="789" w:author="Rebat, Marie-Thérèse" w:date="2017-09-14T18:50:00Z" w:initials="RM">
    <w:p w14:paraId="7976A894" w14:textId="1C8F869C" w:rsidR="00EB106F" w:rsidRDefault="00EB106F">
      <w:pPr>
        <w:pStyle w:val="Commentaire"/>
      </w:pPr>
      <w:r>
        <w:rPr>
          <w:rStyle w:val="Marquedecommentaire"/>
        </w:rPr>
        <w:annotationRef/>
      </w:r>
      <w:r>
        <w:t>À compléter</w:t>
      </w:r>
    </w:p>
  </w:comment>
  <w:comment w:id="790" w:author="Le Boudec  Vitalia" w:date="2017-09-16T18:18:00Z" w:initials="LBV">
    <w:p w14:paraId="5EF2AFC3" w14:textId="6DB211EE" w:rsidR="00EB106F" w:rsidRDefault="00EB106F">
      <w:pPr>
        <w:pStyle w:val="Commentaire"/>
      </w:pPr>
      <w:r>
        <w:rPr>
          <w:rStyle w:val="Marquedecommentaire"/>
        </w:rPr>
        <w:annotationRef/>
      </w:r>
      <w:proofErr w:type="gramStart"/>
      <w:r>
        <w:t>fait</w:t>
      </w:r>
      <w:proofErr w:type="gramEnd"/>
    </w:p>
  </w:comment>
  <w:comment w:id="809" w:author="Rebat, Marie-Thérèse" w:date="2017-09-14T18:50:00Z" w:initials="RM">
    <w:p w14:paraId="7B0A978A" w14:textId="703F91D7" w:rsidR="00EB106F" w:rsidRDefault="00EB106F">
      <w:pPr>
        <w:pStyle w:val="Commentaire"/>
      </w:pPr>
      <w:r>
        <w:rPr>
          <w:rStyle w:val="Marquedecommentaire"/>
        </w:rPr>
        <w:annotationRef/>
      </w:r>
      <w:r>
        <w:t>À compléter</w:t>
      </w:r>
    </w:p>
  </w:comment>
  <w:comment w:id="841" w:author="Rebat, Marie-Thérèse" w:date="2017-09-14T18:55:00Z" w:initials="RM">
    <w:p w14:paraId="308C433F" w14:textId="77777777" w:rsidR="00EB106F" w:rsidRDefault="00EB106F" w:rsidP="00B829E5">
      <w:pPr>
        <w:pStyle w:val="Commentaire"/>
      </w:pPr>
      <w:r>
        <w:rPr>
          <w:rStyle w:val="Marquedecommentaire"/>
        </w:rPr>
        <w:annotationRef/>
      </w:r>
      <w:r>
        <w:t xml:space="preserve">Lequel ? </w:t>
      </w:r>
    </w:p>
  </w:comment>
  <w:comment w:id="842" w:author="Le Boudec  Vitalia" w:date="2017-09-16T18:35:00Z" w:initials="LBV">
    <w:p w14:paraId="5E4D2634" w14:textId="6F63BB63" w:rsidR="00EB106F" w:rsidRDefault="00EB106F">
      <w:pPr>
        <w:pStyle w:val="Commentaire"/>
      </w:pPr>
      <w:r>
        <w:rPr>
          <w:rStyle w:val="Marquedecommentaire"/>
        </w:rPr>
        <w:annotationRef/>
      </w:r>
      <w:r>
        <w:t>Fait</w:t>
      </w:r>
    </w:p>
  </w:comment>
  <w:comment w:id="1127" w:author="Rebat, Marie-Thérèse" w:date="2017-09-14T18:56:00Z" w:initials="RM">
    <w:p w14:paraId="20851056" w14:textId="71B8EA7C" w:rsidR="00EB106F" w:rsidRDefault="00EB106F">
      <w:pPr>
        <w:pStyle w:val="Commentaire"/>
      </w:pPr>
      <w:r>
        <w:rPr>
          <w:rStyle w:val="Marquedecommentaire"/>
        </w:rPr>
        <w:annotationRef/>
      </w:r>
      <w:r>
        <w:t>À compléter ?</w:t>
      </w:r>
    </w:p>
  </w:comment>
  <w:comment w:id="1128" w:author="Le Boudec  Vitalia" w:date="2017-09-16T18:36:00Z" w:initials="LBV">
    <w:p w14:paraId="7838BC37" w14:textId="4F8C3F0D" w:rsidR="00EB106F" w:rsidRDefault="00EB106F">
      <w:pPr>
        <w:pStyle w:val="Commentaire"/>
      </w:pPr>
      <w:r>
        <w:rPr>
          <w:rStyle w:val="Marquedecommentaire"/>
        </w:rPr>
        <w:annotationRef/>
      </w:r>
      <w:r>
        <w:t>Faut-il un tableau ?</w:t>
      </w:r>
    </w:p>
  </w:comment>
  <w:comment w:id="1130" w:author="Rebat, Marie-Thérèse" w:date="2017-09-14T18:59:00Z" w:initials="RM">
    <w:p w14:paraId="1F5825DF" w14:textId="4CC1EC9E" w:rsidR="00EB106F" w:rsidRDefault="00EB106F">
      <w:pPr>
        <w:pStyle w:val="Commentaire"/>
      </w:pPr>
      <w:r>
        <w:rPr>
          <w:rStyle w:val="Marquedecommentaire"/>
        </w:rPr>
        <w:annotationRef/>
      </w:r>
      <w:r>
        <w:t>Difficile d’apprécier l’interprétation sans plus de renseignements ou sans tableau</w:t>
      </w:r>
    </w:p>
  </w:comment>
  <w:comment w:id="1154" w:author="Rebat, Marie-Thérèse" w:date="2017-07-20T12:15:00Z" w:initials="RM">
    <w:p w14:paraId="132E5614" w14:textId="3FED6BEE" w:rsidR="00EB106F" w:rsidRDefault="00EB106F">
      <w:pPr>
        <w:pStyle w:val="Commentaire"/>
      </w:pPr>
      <w:r>
        <w:rPr>
          <w:rStyle w:val="Marquedecommentaire"/>
        </w:rPr>
        <w:annotationRef/>
      </w:r>
      <w:r>
        <w:t>Peut-être placer cette fiche ailleurs ?</w:t>
      </w:r>
    </w:p>
  </w:comment>
  <w:comment w:id="1155" w:author="Le Boudec  Vitalia" w:date="2017-08-28T17:23:00Z" w:initials="LBV">
    <w:p w14:paraId="340DDD05" w14:textId="157C36ED" w:rsidR="00EB106F" w:rsidRDefault="00EB106F">
      <w:pPr>
        <w:pStyle w:val="Commentaire"/>
      </w:pPr>
      <w:r>
        <w:rPr>
          <w:rStyle w:val="Marquedecommentaire"/>
        </w:rPr>
        <w:annotationRef/>
      </w:r>
      <w:proofErr w:type="gramStart"/>
      <w:r>
        <w:t>oui</w:t>
      </w:r>
      <w:proofErr w:type="gramEnd"/>
      <w:r>
        <w:t>, proposition : chapitre FPT et chapitre différent FPH ?</w:t>
      </w:r>
    </w:p>
  </w:comment>
  <w:comment w:id="1156" w:author="Rebat, Marie-Thérèse" w:date="2017-09-14T19:19:00Z" w:initials="RM">
    <w:p w14:paraId="777AC021" w14:textId="38779397" w:rsidR="00EB106F" w:rsidRDefault="00EB106F">
      <w:pPr>
        <w:pStyle w:val="Commentaire"/>
      </w:pPr>
      <w:r>
        <w:rPr>
          <w:rStyle w:val="Marquedecommentaire"/>
        </w:rPr>
        <w:annotationRef/>
      </w:r>
      <w:r>
        <w:t xml:space="preserve">Merci de revoir la fiche complètement </w:t>
      </w:r>
    </w:p>
  </w:comment>
  <w:comment w:id="1157" w:author="Nicol, Fabrice" w:date="2017-09-19T20:43:00Z" w:initials="NF">
    <w:p w14:paraId="2AE25573" w14:textId="5D332140" w:rsidR="00566290" w:rsidRDefault="00566290">
      <w:pPr>
        <w:pStyle w:val="Commentaire"/>
      </w:pPr>
      <w:r>
        <w:rPr>
          <w:rStyle w:val="Marquedecommentaire"/>
        </w:rPr>
        <w:annotationRef/>
      </w:r>
      <w:r>
        <w:t>Je n’ai rien à rajouter ni à retrancher. Je ne vois pas du tout l’intérêt d’un module hospitalier : il s’agit là de la seule fiche qui concerne la FPH.</w:t>
      </w:r>
    </w:p>
    <w:p w14:paraId="0D8F7B21" w14:textId="075F6569" w:rsidR="00566290" w:rsidRDefault="00566290">
      <w:pPr>
        <w:pStyle w:val="Commentaire"/>
      </w:pPr>
      <w:r>
        <w:t xml:space="preserve">Ces tests sont extrêmement simples et il n’y a pas lieu de gloser à l’infini : ils se bornent à détecter les personnels non titulaires percevant des primes qui ne leur sont pas en principe accessibles. </w:t>
      </w:r>
    </w:p>
    <w:p w14:paraId="71C22FE7" w14:textId="27FC9BA4" w:rsidR="00566290" w:rsidRDefault="00566290">
      <w:pPr>
        <w:pStyle w:val="Commentaire"/>
      </w:pPr>
      <w:r>
        <w:t>Elaborer un module FPH irait très au-delà de la proposition de service initiale et de mes disponibilités.</w:t>
      </w:r>
    </w:p>
  </w:comment>
  <w:comment w:id="1158" w:author="Rebat, Marie-Thérèse" w:date="2017-09-14T19:28:00Z" w:initials="RM">
    <w:p w14:paraId="1E420482" w14:textId="6DAE1C1D" w:rsidR="00EB106F" w:rsidRDefault="00EB106F">
      <w:pPr>
        <w:pStyle w:val="Commentaire"/>
      </w:pPr>
      <w:r>
        <w:rPr>
          <w:rStyle w:val="Marquedecommentaire"/>
        </w:rPr>
        <w:annotationRef/>
      </w:r>
      <w:r>
        <w:t>Créer lien</w:t>
      </w:r>
    </w:p>
  </w:comment>
  <w:comment w:id="1166" w:author="Rebat, Marie-Thérèse" w:date="2017-09-14T19:27:00Z" w:initials="RM">
    <w:p w14:paraId="5D570F2F" w14:textId="2D2DC0D3" w:rsidR="00EB106F" w:rsidRDefault="00EB106F">
      <w:pPr>
        <w:pStyle w:val="Commentaire"/>
      </w:pPr>
      <w:r>
        <w:rPr>
          <w:rStyle w:val="Marquedecommentaire"/>
        </w:rPr>
        <w:annotationRef/>
      </w:r>
      <w:r>
        <w:t>Créer lien</w:t>
      </w:r>
    </w:p>
  </w:comment>
  <w:comment w:id="1170" w:author="Rebat, Marie-Thérèse" w:date="2017-09-14T19:27:00Z" w:initials="RM">
    <w:p w14:paraId="036BA641" w14:textId="13A2E455" w:rsidR="00EB106F" w:rsidRDefault="00EB106F">
      <w:pPr>
        <w:pStyle w:val="Commentaire"/>
      </w:pPr>
      <w:r>
        <w:rPr>
          <w:rStyle w:val="Marquedecommentaire"/>
        </w:rPr>
        <w:annotationRef/>
      </w:r>
      <w:r>
        <w:t>Créer lien</w:t>
      </w:r>
    </w:p>
  </w:comment>
  <w:comment w:id="1174" w:author="Rebat, Marie-Thérèse" w:date="2017-09-14T19:46:00Z" w:initials="RM">
    <w:p w14:paraId="797CFD0B" w14:textId="12339A92" w:rsidR="00EB106F" w:rsidRDefault="00EB106F">
      <w:pPr>
        <w:pStyle w:val="Commentaire"/>
      </w:pPr>
      <w:r>
        <w:rPr>
          <w:rStyle w:val="Marquedecommentaire"/>
        </w:rPr>
        <w:annotationRef/>
      </w:r>
      <w:r>
        <w:t>Créer lien</w:t>
      </w:r>
    </w:p>
  </w:comment>
  <w:comment w:id="1176" w:author="Le Boudec  Vitalia" w:date="2017-08-29T09:44:00Z" w:initials="LBV">
    <w:p w14:paraId="7AEDDA42" w14:textId="5F24DB02" w:rsidR="00566290" w:rsidRDefault="00EB106F">
      <w:pPr>
        <w:pStyle w:val="Commentaire"/>
      </w:pPr>
      <w:r>
        <w:rPr>
          <w:rStyle w:val="Marquedecommentaire"/>
        </w:rPr>
        <w:annotationRef/>
      </w:r>
      <w:proofErr w:type="gramStart"/>
      <w:r>
        <w:t>cette</w:t>
      </w:r>
      <w:proofErr w:type="gramEnd"/>
      <w:r>
        <w:t xml:space="preserve"> fiche est </w:t>
      </w:r>
      <w:proofErr w:type="spellStart"/>
      <w:r>
        <w:t>tehnique</w:t>
      </w:r>
      <w:proofErr w:type="spellEnd"/>
      <w:r>
        <w:t>, ne faudrait-il pas faire dans le guide un autre chapitre pour les fiches techniques ?</w:t>
      </w:r>
    </w:p>
  </w:comment>
  <w:comment w:id="1177" w:author="Nicol, Fabrice" w:date="2017-09-19T20:47:00Z" w:initials="NF">
    <w:p w14:paraId="0552A90F" w14:textId="7D319D7D" w:rsidR="00566290" w:rsidRDefault="00566290">
      <w:pPr>
        <w:pStyle w:val="Commentaire"/>
      </w:pPr>
      <w:r>
        <w:rPr>
          <w:rStyle w:val="Marquedecommentaire"/>
        </w:rPr>
        <w:annotationRef/>
      </w:r>
      <w:r>
        <w:t>Je n’en vois pas vraiment l’utilité</w:t>
      </w:r>
    </w:p>
  </w:comment>
  <w:comment w:id="1181" w:author="Le Boudec  Vitalia" w:date="2017-08-29T10:42:00Z" w:initials="LBV">
    <w:p w14:paraId="5F1865F5" w14:textId="77777777" w:rsidR="00EB106F" w:rsidRDefault="00EB106F">
      <w:pPr>
        <w:pStyle w:val="Commentaire"/>
      </w:pPr>
      <w:r>
        <w:rPr>
          <w:rStyle w:val="Marquedecommentaire"/>
        </w:rPr>
        <w:annotationRef/>
      </w:r>
      <w:r>
        <w:t>Fiche technique, chapitre à part ?</w:t>
      </w:r>
    </w:p>
    <w:p w14:paraId="7219E2DE" w14:textId="6AF76921" w:rsidR="00EB106F" w:rsidRDefault="00EB106F">
      <w:pPr>
        <w:pStyle w:val="Commentaire"/>
      </w:pPr>
    </w:p>
  </w:comment>
  <w:comment w:id="1185" w:author="Le Boudec  Vitalia" w:date="2017-08-29T10:45:00Z" w:initials="LBV">
    <w:p w14:paraId="34E4F558" w14:textId="69F4F51F" w:rsidR="00EB106F" w:rsidRDefault="00EB106F">
      <w:pPr>
        <w:pStyle w:val="Commentaire"/>
      </w:pPr>
      <w:r>
        <w:rPr>
          <w:rStyle w:val="Marquedecommentaire"/>
        </w:rPr>
        <w:annotationRef/>
      </w:r>
      <w:r>
        <w:t>Faut-il pour les enjeux aussi ? l’objet ne suffit-il pas ?</w:t>
      </w:r>
    </w:p>
  </w:comment>
  <w:comment w:id="1186" w:author="Nicol, Fabrice" w:date="2017-09-19T20:48:00Z" w:initials="NF">
    <w:p w14:paraId="53D86ACB" w14:textId="06B6FD46" w:rsidR="00566290" w:rsidRDefault="00566290">
      <w:pPr>
        <w:pStyle w:val="Commentaire"/>
      </w:pPr>
      <w:r>
        <w:rPr>
          <w:rStyle w:val="Marquedecommentaire"/>
        </w:rPr>
        <w:annotationRef/>
      </w:r>
      <w:r>
        <w:t>Apparemment fait.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ACD9A4D" w15:done="0"/>
  <w15:commentEx w15:paraId="1D66FB4B" w15:done="0"/>
  <w15:commentEx w15:paraId="6FF25B71" w15:paraIdParent="1D66FB4B" w15:done="0"/>
  <w15:commentEx w15:paraId="39A7003D" w15:done="0"/>
  <w15:commentEx w15:paraId="3111F579" w15:paraIdParent="39A7003D" w15:done="0"/>
  <w15:commentEx w15:paraId="166938EB" w15:done="0"/>
  <w15:commentEx w15:paraId="57B59460" w15:paraIdParent="166938EB" w15:done="0"/>
  <w15:commentEx w15:paraId="7C0B98D6" w15:done="0"/>
  <w15:commentEx w15:paraId="029AEA7D" w15:paraIdParent="7C0B98D6" w15:done="0"/>
  <w15:commentEx w15:paraId="74591FB1" w15:done="0"/>
  <w15:commentEx w15:paraId="4D29A109" w15:paraIdParent="74591FB1" w15:done="0"/>
  <w15:commentEx w15:paraId="72F6E170" w15:done="0"/>
  <w15:commentEx w15:paraId="42472695" w15:paraIdParent="72F6E170" w15:done="0"/>
  <w15:commentEx w15:paraId="5A6F2098" w15:done="0"/>
  <w15:commentEx w15:paraId="028981A3" w15:paraIdParent="5A6F2098" w15:done="0"/>
  <w15:commentEx w15:paraId="3BBB5ED9" w15:done="0"/>
  <w15:commentEx w15:paraId="1CA2BA2D" w15:paraIdParent="3BBB5ED9" w15:done="0"/>
  <w15:commentEx w15:paraId="74E3ACA1" w15:done="0"/>
  <w15:commentEx w15:paraId="6942FF85" w15:paraIdParent="74E3ACA1" w15:done="0"/>
  <w15:commentEx w15:paraId="21055383" w15:done="0"/>
  <w15:commentEx w15:paraId="271B2A4C" w15:paraIdParent="21055383" w15:done="0"/>
  <w15:commentEx w15:paraId="195CCF70" w15:done="0"/>
  <w15:commentEx w15:paraId="45120FC9" w15:paraIdParent="195CCF70" w15:done="0"/>
  <w15:commentEx w15:paraId="6BE3C720" w15:done="0"/>
  <w15:commentEx w15:paraId="0C1FD05B" w15:done="0"/>
  <w15:commentEx w15:paraId="151BC165" w15:paraIdParent="0C1FD05B" w15:done="0"/>
  <w15:commentEx w15:paraId="626D9D5F" w15:done="0"/>
  <w15:commentEx w15:paraId="40BC46A7" w15:done="0"/>
  <w15:commentEx w15:paraId="6BE715C7" w15:paraIdParent="40BC46A7" w15:done="0"/>
  <w15:commentEx w15:paraId="2212A72E" w15:done="0"/>
  <w15:commentEx w15:paraId="068D38EB" w15:done="0"/>
  <w15:commentEx w15:paraId="79F66439" w15:done="0"/>
  <w15:commentEx w15:paraId="793271F0" w15:paraIdParent="79F66439" w15:done="0"/>
  <w15:commentEx w15:paraId="6487504E" w15:done="0"/>
  <w15:commentEx w15:paraId="09A50151" w15:done="0"/>
  <w15:commentEx w15:paraId="26EA4A36" w15:done="0"/>
  <w15:commentEx w15:paraId="75B8045B" w15:done="0"/>
  <w15:commentEx w15:paraId="7FDB0ECD" w15:done="0"/>
  <w15:commentEx w15:paraId="6591EE25" w15:done="0"/>
  <w15:commentEx w15:paraId="6FB46303" w15:done="0"/>
  <w15:commentEx w15:paraId="19466981" w15:done="0"/>
  <w15:commentEx w15:paraId="696C7BE9" w15:done="0"/>
  <w15:commentEx w15:paraId="319BD67E" w15:paraIdParent="696C7BE9" w15:done="0"/>
  <w15:commentEx w15:paraId="1BBF2521" w15:done="0"/>
  <w15:commentEx w15:paraId="598B6EA2" w15:done="0"/>
  <w15:commentEx w15:paraId="2B884959" w15:paraIdParent="598B6EA2" w15:done="0"/>
  <w15:commentEx w15:paraId="6959D823" w15:done="0"/>
  <w15:commentEx w15:paraId="3983E806" w15:done="0"/>
  <w15:commentEx w15:paraId="08C7C9B5" w15:paraIdParent="3983E806" w15:done="0"/>
  <w15:commentEx w15:paraId="291F47F8" w15:done="0"/>
  <w15:commentEx w15:paraId="68A945C2" w15:paraIdParent="291F47F8" w15:done="0"/>
  <w15:commentEx w15:paraId="09D80035" w15:done="0"/>
  <w15:commentEx w15:paraId="4DE1B3E5" w15:done="0"/>
  <w15:commentEx w15:paraId="5F247710" w15:paraIdParent="4DE1B3E5" w15:done="0"/>
  <w15:commentEx w15:paraId="4F683438" w15:done="0"/>
  <w15:commentEx w15:paraId="77D57FE0" w15:paraIdParent="4F683438" w15:done="0"/>
  <w15:commentEx w15:paraId="7CBDBC72" w15:done="0"/>
  <w15:commentEx w15:paraId="0B1FB968" w15:paraIdParent="7CBDBC72" w15:done="0"/>
  <w15:commentEx w15:paraId="78A00F5F" w15:done="0"/>
  <w15:commentEx w15:paraId="6A56A8C6" w15:paraIdParent="78A00F5F" w15:done="0"/>
  <w15:commentEx w15:paraId="4E0CCA32" w15:done="0"/>
  <w15:commentEx w15:paraId="46983EF1" w15:done="0"/>
  <w15:commentEx w15:paraId="4E0FD87C" w15:paraIdParent="46983EF1" w15:done="0"/>
  <w15:commentEx w15:paraId="41D3F7B8" w15:done="0"/>
  <w15:commentEx w15:paraId="3BEE4F32" w15:done="0"/>
  <w15:commentEx w15:paraId="5E9FC40C" w15:paraIdParent="3BEE4F32" w15:done="0"/>
  <w15:commentEx w15:paraId="23573A96" w15:done="0"/>
  <w15:commentEx w15:paraId="261052F3" w15:done="0"/>
  <w15:commentEx w15:paraId="074AD493" w15:paraIdParent="261052F3" w15:done="0"/>
  <w15:commentEx w15:paraId="655B85C0" w15:done="0"/>
  <w15:commentEx w15:paraId="47630D6F" w15:paraIdParent="655B85C0" w15:done="0"/>
  <w15:commentEx w15:paraId="2D4C65DE" w15:done="0"/>
  <w15:commentEx w15:paraId="25632865" w15:paraIdParent="2D4C65DE" w15:done="0"/>
  <w15:commentEx w15:paraId="3BC5A9BD" w15:done="0"/>
  <w15:commentEx w15:paraId="4322D2E6" w15:done="0"/>
  <w15:commentEx w15:paraId="1437EAAA" w15:paraIdParent="4322D2E6" w15:done="0"/>
  <w15:commentEx w15:paraId="59D5494C" w15:done="0"/>
  <w15:commentEx w15:paraId="1800EBFF" w15:paraIdParent="59D5494C" w15:done="0"/>
  <w15:commentEx w15:paraId="7976A894" w15:done="0"/>
  <w15:commentEx w15:paraId="5EF2AFC3" w15:paraIdParent="7976A894" w15:done="0"/>
  <w15:commentEx w15:paraId="7B0A978A" w15:done="0"/>
  <w15:commentEx w15:paraId="308C433F" w15:done="0"/>
  <w15:commentEx w15:paraId="5E4D2634" w15:paraIdParent="308C433F" w15:done="0"/>
  <w15:commentEx w15:paraId="20851056" w15:done="0"/>
  <w15:commentEx w15:paraId="7838BC37" w15:paraIdParent="20851056" w15:done="0"/>
  <w15:commentEx w15:paraId="1F5825DF" w15:done="0"/>
  <w15:commentEx w15:paraId="132E5614" w15:done="0"/>
  <w15:commentEx w15:paraId="340DDD05" w15:paraIdParent="132E5614" w15:done="0"/>
  <w15:commentEx w15:paraId="777AC021" w15:done="0"/>
  <w15:commentEx w15:paraId="71C22FE7" w15:paraIdParent="777AC021" w15:done="0"/>
  <w15:commentEx w15:paraId="1E420482" w15:done="0"/>
  <w15:commentEx w15:paraId="5D570F2F" w15:done="0"/>
  <w15:commentEx w15:paraId="036BA641" w15:done="0"/>
  <w15:commentEx w15:paraId="797CFD0B" w15:done="0"/>
  <w15:commentEx w15:paraId="7AEDDA42" w15:done="0"/>
  <w15:commentEx w15:paraId="0552A90F" w15:paraIdParent="7AEDDA42" w15:done="0"/>
  <w15:commentEx w15:paraId="7219E2DE" w15:done="0"/>
  <w15:commentEx w15:paraId="34E4F558" w15:done="0"/>
  <w15:commentEx w15:paraId="53D86ACB" w15:paraIdParent="34E4F55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ACD9A4D" w16cid:durableId="22E0B078"/>
  <w16cid:commentId w16cid:paraId="1D66FB4B" w16cid:durableId="22E0B079"/>
  <w16cid:commentId w16cid:paraId="6FF25B71" w16cid:durableId="22E0B07A"/>
  <w16cid:commentId w16cid:paraId="39A7003D" w16cid:durableId="22E0B07B"/>
  <w16cid:commentId w16cid:paraId="3111F579" w16cid:durableId="22E0B07C"/>
  <w16cid:commentId w16cid:paraId="166938EB" w16cid:durableId="22E0B07D"/>
  <w16cid:commentId w16cid:paraId="57B59460" w16cid:durableId="22E0B07E"/>
  <w16cid:commentId w16cid:paraId="7C0B98D6" w16cid:durableId="22E0B07F"/>
  <w16cid:commentId w16cid:paraId="029AEA7D" w16cid:durableId="22E0B080"/>
  <w16cid:commentId w16cid:paraId="74591FB1" w16cid:durableId="22E0B081"/>
  <w16cid:commentId w16cid:paraId="4D29A109" w16cid:durableId="22E0B082"/>
  <w16cid:commentId w16cid:paraId="72F6E170" w16cid:durableId="22E0B083"/>
  <w16cid:commentId w16cid:paraId="42472695" w16cid:durableId="22E0B084"/>
  <w16cid:commentId w16cid:paraId="5A6F2098" w16cid:durableId="22E0B085"/>
  <w16cid:commentId w16cid:paraId="028981A3" w16cid:durableId="22E0B086"/>
  <w16cid:commentId w16cid:paraId="3BBB5ED9" w16cid:durableId="22E0B087"/>
  <w16cid:commentId w16cid:paraId="1CA2BA2D" w16cid:durableId="22E0B088"/>
  <w16cid:commentId w16cid:paraId="74E3ACA1" w16cid:durableId="22E0B089"/>
  <w16cid:commentId w16cid:paraId="6942FF85" w16cid:durableId="22E0B08A"/>
  <w16cid:commentId w16cid:paraId="21055383" w16cid:durableId="22E0B08B"/>
  <w16cid:commentId w16cid:paraId="271B2A4C" w16cid:durableId="22E0B08C"/>
  <w16cid:commentId w16cid:paraId="195CCF70" w16cid:durableId="22E0B08D"/>
  <w16cid:commentId w16cid:paraId="45120FC9" w16cid:durableId="22E0B08E"/>
  <w16cid:commentId w16cid:paraId="6BE3C720" w16cid:durableId="22E0B08F"/>
  <w16cid:commentId w16cid:paraId="0C1FD05B" w16cid:durableId="22E0B090"/>
  <w16cid:commentId w16cid:paraId="151BC165" w16cid:durableId="22E0B091"/>
  <w16cid:commentId w16cid:paraId="626D9D5F" w16cid:durableId="22E0B092"/>
  <w16cid:commentId w16cid:paraId="40BC46A7" w16cid:durableId="22E0B093"/>
  <w16cid:commentId w16cid:paraId="6BE715C7" w16cid:durableId="22E0B094"/>
  <w16cid:commentId w16cid:paraId="2212A72E" w16cid:durableId="22E0B095"/>
  <w16cid:commentId w16cid:paraId="068D38EB" w16cid:durableId="22E0B096"/>
  <w16cid:commentId w16cid:paraId="79F66439" w16cid:durableId="22E0B097"/>
  <w16cid:commentId w16cid:paraId="793271F0" w16cid:durableId="22E0B098"/>
  <w16cid:commentId w16cid:paraId="6487504E" w16cid:durableId="22E0B099"/>
  <w16cid:commentId w16cid:paraId="09A50151" w16cid:durableId="22E0B09A"/>
  <w16cid:commentId w16cid:paraId="26EA4A36" w16cid:durableId="22E0B09B"/>
  <w16cid:commentId w16cid:paraId="75B8045B" w16cid:durableId="22E0B09C"/>
  <w16cid:commentId w16cid:paraId="7FDB0ECD" w16cid:durableId="22E0B09D"/>
  <w16cid:commentId w16cid:paraId="6591EE25" w16cid:durableId="22E0B09E"/>
  <w16cid:commentId w16cid:paraId="6FB46303" w16cid:durableId="22E0B09F"/>
  <w16cid:commentId w16cid:paraId="19466981" w16cid:durableId="22E0B0A0"/>
  <w16cid:commentId w16cid:paraId="696C7BE9" w16cid:durableId="22E0B0A1"/>
  <w16cid:commentId w16cid:paraId="319BD67E" w16cid:durableId="22E0B0A2"/>
  <w16cid:commentId w16cid:paraId="1BBF2521" w16cid:durableId="22E0B0A3"/>
  <w16cid:commentId w16cid:paraId="598B6EA2" w16cid:durableId="22E0B0A4"/>
  <w16cid:commentId w16cid:paraId="2B884959" w16cid:durableId="22E0B0A5"/>
  <w16cid:commentId w16cid:paraId="6959D823" w16cid:durableId="22E0B0A6"/>
  <w16cid:commentId w16cid:paraId="3983E806" w16cid:durableId="22E0B0A7"/>
  <w16cid:commentId w16cid:paraId="08C7C9B5" w16cid:durableId="22E0B0A8"/>
  <w16cid:commentId w16cid:paraId="291F47F8" w16cid:durableId="22E0B0A9"/>
  <w16cid:commentId w16cid:paraId="68A945C2" w16cid:durableId="22E0B0AA"/>
  <w16cid:commentId w16cid:paraId="09D80035" w16cid:durableId="22E0B0AB"/>
  <w16cid:commentId w16cid:paraId="4DE1B3E5" w16cid:durableId="22E0B0AC"/>
  <w16cid:commentId w16cid:paraId="5F247710" w16cid:durableId="22E0B0AD"/>
  <w16cid:commentId w16cid:paraId="4F683438" w16cid:durableId="22E0B0AE"/>
  <w16cid:commentId w16cid:paraId="77D57FE0" w16cid:durableId="22E0B0AF"/>
  <w16cid:commentId w16cid:paraId="7CBDBC72" w16cid:durableId="22E0B0B0"/>
  <w16cid:commentId w16cid:paraId="0B1FB968" w16cid:durableId="22E0B0B1"/>
  <w16cid:commentId w16cid:paraId="78A00F5F" w16cid:durableId="22E0B0B2"/>
  <w16cid:commentId w16cid:paraId="6A56A8C6" w16cid:durableId="22E0B0B3"/>
  <w16cid:commentId w16cid:paraId="4E0CCA32" w16cid:durableId="22E0B0B4"/>
  <w16cid:commentId w16cid:paraId="46983EF1" w16cid:durableId="22E0B0B5"/>
  <w16cid:commentId w16cid:paraId="4E0FD87C" w16cid:durableId="22E0B0B6"/>
  <w16cid:commentId w16cid:paraId="41D3F7B8" w16cid:durableId="22E0B0B7"/>
  <w16cid:commentId w16cid:paraId="3BEE4F32" w16cid:durableId="22E0B0B8"/>
  <w16cid:commentId w16cid:paraId="5E9FC40C" w16cid:durableId="22E0B0B9"/>
  <w16cid:commentId w16cid:paraId="23573A96" w16cid:durableId="22E0B0BA"/>
  <w16cid:commentId w16cid:paraId="261052F3" w16cid:durableId="22E0B0BB"/>
  <w16cid:commentId w16cid:paraId="074AD493" w16cid:durableId="22E0B0BC"/>
  <w16cid:commentId w16cid:paraId="655B85C0" w16cid:durableId="22E0B0BD"/>
  <w16cid:commentId w16cid:paraId="47630D6F" w16cid:durableId="22E0B0BE"/>
  <w16cid:commentId w16cid:paraId="2D4C65DE" w16cid:durableId="22E0B0BF"/>
  <w16cid:commentId w16cid:paraId="25632865" w16cid:durableId="22E0B0C0"/>
  <w16cid:commentId w16cid:paraId="3BC5A9BD" w16cid:durableId="22E0B0C1"/>
  <w16cid:commentId w16cid:paraId="4322D2E6" w16cid:durableId="22E0B0C2"/>
  <w16cid:commentId w16cid:paraId="1437EAAA" w16cid:durableId="22E0B0C3"/>
  <w16cid:commentId w16cid:paraId="59D5494C" w16cid:durableId="22E0B0C4"/>
  <w16cid:commentId w16cid:paraId="1800EBFF" w16cid:durableId="22E0B0C5"/>
  <w16cid:commentId w16cid:paraId="7976A894" w16cid:durableId="22E0B0C6"/>
  <w16cid:commentId w16cid:paraId="5EF2AFC3" w16cid:durableId="22E0B0C7"/>
  <w16cid:commentId w16cid:paraId="7B0A978A" w16cid:durableId="22E0B0C8"/>
  <w16cid:commentId w16cid:paraId="308C433F" w16cid:durableId="22E0B0C9"/>
  <w16cid:commentId w16cid:paraId="5E4D2634" w16cid:durableId="22E0B0CA"/>
  <w16cid:commentId w16cid:paraId="20851056" w16cid:durableId="22E0B0CB"/>
  <w16cid:commentId w16cid:paraId="7838BC37" w16cid:durableId="22E0B0CC"/>
  <w16cid:commentId w16cid:paraId="1F5825DF" w16cid:durableId="22E0B0CD"/>
  <w16cid:commentId w16cid:paraId="132E5614" w16cid:durableId="22E0B0CE"/>
  <w16cid:commentId w16cid:paraId="340DDD05" w16cid:durableId="22E0B0CF"/>
  <w16cid:commentId w16cid:paraId="777AC021" w16cid:durableId="22E0B0D0"/>
  <w16cid:commentId w16cid:paraId="71C22FE7" w16cid:durableId="22E0B0D1"/>
  <w16cid:commentId w16cid:paraId="1E420482" w16cid:durableId="22E0B0D2"/>
  <w16cid:commentId w16cid:paraId="5D570F2F" w16cid:durableId="22E0B0D3"/>
  <w16cid:commentId w16cid:paraId="036BA641" w16cid:durableId="22E0B0D4"/>
  <w16cid:commentId w16cid:paraId="797CFD0B" w16cid:durableId="22E0B0D5"/>
  <w16cid:commentId w16cid:paraId="7AEDDA42" w16cid:durableId="22E0B0D6"/>
  <w16cid:commentId w16cid:paraId="0552A90F" w16cid:durableId="22E0B0D7"/>
  <w16cid:commentId w16cid:paraId="7219E2DE" w16cid:durableId="22E0B0D8"/>
  <w16cid:commentId w16cid:paraId="34E4F558" w16cid:durableId="22E0B0D9"/>
  <w16cid:commentId w16cid:paraId="53D86ACB" w16cid:durableId="22E0B0D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446854" w14:textId="77777777" w:rsidR="00313C48" w:rsidRDefault="00313C48" w:rsidP="00AB07BC">
      <w:pPr>
        <w:spacing w:after="0"/>
      </w:pPr>
      <w:r>
        <w:separator/>
      </w:r>
    </w:p>
    <w:p w14:paraId="04633F8D" w14:textId="77777777" w:rsidR="00313C48" w:rsidRDefault="00313C48"/>
    <w:p w14:paraId="6E89C050" w14:textId="77777777" w:rsidR="00313C48" w:rsidRDefault="00313C48"/>
  </w:endnote>
  <w:endnote w:type="continuationSeparator" w:id="0">
    <w:p w14:paraId="63C380EB" w14:textId="77777777" w:rsidR="00313C48" w:rsidRDefault="00313C48" w:rsidP="00AB07BC">
      <w:pPr>
        <w:spacing w:after="0"/>
      </w:pPr>
      <w:r>
        <w:continuationSeparator/>
      </w:r>
    </w:p>
    <w:p w14:paraId="5E359149" w14:textId="77777777" w:rsidR="00313C48" w:rsidRDefault="00313C48"/>
    <w:p w14:paraId="48137629" w14:textId="77777777" w:rsidR="00313C48" w:rsidRDefault="00313C4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Gras">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BNPP Sans Light">
    <w:altName w:val="Times New Roman"/>
    <w:charset w:val="00"/>
    <w:family w:val="auto"/>
    <w:pitch w:val="variable"/>
    <w:sig w:usb0="A00002AF" w:usb1="4000204A" w:usb2="00000000" w:usb3="00000000" w:csb0="00000097"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2EF0D8" w14:textId="067383BC" w:rsidR="00EB106F" w:rsidRDefault="00EB106F" w:rsidP="001613D2">
    <w:pPr>
      <w:pStyle w:val="Pieddepage"/>
      <w:tabs>
        <w:tab w:val="clear" w:pos="9072"/>
        <w:tab w:val="right" w:pos="9070"/>
      </w:tabs>
    </w:pPr>
    <w:r w:rsidRPr="00992244">
      <w:rPr>
        <w:rFonts w:ascii="Calibri" w:eastAsia="Calibri" w:hAnsi="Calibri"/>
        <w:noProof/>
        <w:color w:val="00B5D8"/>
        <w:sz w:val="22"/>
        <w:szCs w:val="22"/>
      </w:rPr>
      <mc:AlternateContent>
        <mc:Choice Requires="wps">
          <w:drawing>
            <wp:anchor distT="0" distB="0" distL="114300" distR="114300" simplePos="0" relativeHeight="251660288" behindDoc="1" locked="0" layoutInCell="1" allowOverlap="1" wp14:anchorId="21768F84" wp14:editId="6971CC0E">
              <wp:simplePos x="0" y="0"/>
              <wp:positionH relativeFrom="column">
                <wp:posOffset>-214630</wp:posOffset>
              </wp:positionH>
              <wp:positionV relativeFrom="page">
                <wp:posOffset>9801225</wp:posOffset>
              </wp:positionV>
              <wp:extent cx="371475" cy="381000"/>
              <wp:effectExtent l="0" t="0" r="9525" b="0"/>
              <wp:wrapThrough wrapText="bothSides">
                <wp:wrapPolygon edited="0">
                  <wp:start x="0" y="0"/>
                  <wp:lineTo x="0" y="20520"/>
                  <wp:lineTo x="21046" y="20520"/>
                  <wp:lineTo x="21046" y="0"/>
                  <wp:lineTo x="0" y="0"/>
                </wp:wrapPolygon>
              </wp:wrapThrough>
              <wp:docPr id="43937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1475" cy="381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ECCC78" w14:textId="7D32D730" w:rsidR="00EB106F" w:rsidRPr="00292020" w:rsidRDefault="00EB106F" w:rsidP="00292020">
                          <w:pPr>
                            <w:pStyle w:val="Sansinterligne"/>
                            <w:ind w:firstLine="0"/>
                            <w:rPr>
                              <w:rFonts w:ascii="Arial" w:hAnsi="Arial" w:cs="Arial"/>
                              <w:color w:val="D14A95" w:themeColor="accent1"/>
                              <w:sz w:val="52"/>
                              <w:szCs w:val="52"/>
                            </w:rPr>
                          </w:pPr>
                          <w:r w:rsidRPr="00292020">
                            <w:rPr>
                              <w:rFonts w:ascii="Arial" w:hAnsi="Arial" w:cs="Arial"/>
                              <w:color w:val="D14A95" w:themeColor="accent1"/>
                              <w:sz w:val="52"/>
                              <w:szCs w:val="52"/>
                            </w:rPr>
                            <w:fldChar w:fldCharType="begin"/>
                          </w:r>
                          <w:r w:rsidRPr="00292020">
                            <w:rPr>
                              <w:rFonts w:ascii="Arial" w:hAnsi="Arial" w:cs="Arial"/>
                              <w:color w:val="D14A95" w:themeColor="accent1"/>
                              <w:sz w:val="52"/>
                              <w:szCs w:val="52"/>
                            </w:rPr>
                            <w:instrText>PAGE    \* MERGEFORMAT</w:instrText>
                          </w:r>
                          <w:r w:rsidRPr="00292020">
                            <w:rPr>
                              <w:rFonts w:ascii="Arial" w:hAnsi="Arial" w:cs="Arial"/>
                              <w:color w:val="D14A95" w:themeColor="accent1"/>
                              <w:sz w:val="52"/>
                              <w:szCs w:val="52"/>
                            </w:rPr>
                            <w:fldChar w:fldCharType="separate"/>
                          </w:r>
                          <w:r w:rsidR="00C1071A" w:rsidRPr="00C1071A">
                            <w:rPr>
                              <w:rFonts w:ascii="Arial" w:hAnsi="Arial" w:cs="Arial"/>
                              <w:b/>
                              <w:bCs/>
                              <w:noProof/>
                              <w:color w:val="D14A95" w:themeColor="accent1"/>
                              <w:sz w:val="52"/>
                              <w:szCs w:val="52"/>
                            </w:rPr>
                            <w:t>18</w:t>
                          </w:r>
                          <w:r w:rsidRPr="00292020">
                            <w:rPr>
                              <w:rFonts w:ascii="Arial" w:hAnsi="Arial" w:cs="Arial"/>
                              <w:b/>
                              <w:bCs/>
                              <w:color w:val="D14A95" w:themeColor="accent1"/>
                              <w:sz w:val="52"/>
                              <w:szCs w:val="52"/>
                            </w:rPr>
                            <w:fldChar w:fldCharType="end"/>
                          </w:r>
                        </w:p>
                      </w:txbxContent>
                    </wps:txbx>
                    <wps:bodyPr rot="0" vert="vert270"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rect w14:anchorId="21768F84" id="Rectangle 5" o:spid="_x0000_s1047" style="position:absolute;left:0;text-align:left;margin-left:-16.9pt;margin-top:771.75pt;width:29.25pt;height:30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" stroked="f">
              <v:textbox style="layout-flow:vertical;mso-layout-flow-alt:bottom-to-top" inset="0,0,0,0">
                <w:txbxContent>
                  <w:p w14:paraId="42ECCC78" w14:textId="7D32D730" w:rsidR="00EB106F" w:rsidRPr="00292020" w:rsidRDefault="00EB106F" w:rsidP="00292020">
                    <w:pPr>
                      <w:pStyle w:val="Sansinterligne"/>
                      <w:ind w:firstLine="0"/>
                      <w:rPr>
                        <w:rFonts w:ascii="Arial" w:hAnsi="Arial" w:cs="Arial"/>
                        <w:color w:val="D14A95" w:themeColor="accent1"/>
                        <w:sz w:val="52"/>
                        <w:szCs w:val="52"/>
                      </w:rPr>
                    </w:pPr>
                    <w:r w:rsidRPr="00292020">
                      <w:rPr>
                        <w:rFonts w:ascii="Arial" w:hAnsi="Arial" w:cs="Arial"/>
                        <w:color w:val="D14A95" w:themeColor="accent1"/>
                        <w:sz w:val="52"/>
                        <w:szCs w:val="52"/>
                      </w:rPr>
                      <w:fldChar w:fldCharType="begin"/>
                    </w:r>
                    <w:r w:rsidRPr="00292020">
                      <w:rPr>
                        <w:rFonts w:ascii="Arial" w:hAnsi="Arial" w:cs="Arial"/>
                        <w:color w:val="D14A95" w:themeColor="accent1"/>
                        <w:sz w:val="52"/>
                        <w:szCs w:val="52"/>
                      </w:rPr>
                      <w:instrText>PAGE    \* MERGEFORMAT</w:instrText>
                    </w:r>
                    <w:r w:rsidRPr="00292020">
                      <w:rPr>
                        <w:rFonts w:ascii="Arial" w:hAnsi="Arial" w:cs="Arial"/>
                        <w:color w:val="D14A95" w:themeColor="accent1"/>
                        <w:sz w:val="52"/>
                        <w:szCs w:val="52"/>
                      </w:rPr>
                      <w:fldChar w:fldCharType="separate"/>
                    </w:r>
                    <w:r w:rsidR="00C1071A" w:rsidRPr="00C1071A">
                      <w:rPr>
                        <w:rFonts w:ascii="Arial" w:hAnsi="Arial" w:cs="Arial"/>
                        <w:b/>
                        <w:bCs/>
                        <w:noProof/>
                        <w:color w:val="D14A95" w:themeColor="accent1"/>
                        <w:sz w:val="52"/>
                        <w:szCs w:val="52"/>
                      </w:rPr>
                      <w:t>18</w:t>
                    </w:r>
                    <w:r w:rsidRPr="00292020">
                      <w:rPr>
                        <w:rFonts w:ascii="Arial" w:hAnsi="Arial" w:cs="Arial"/>
                        <w:b/>
                        <w:bCs/>
                        <w:color w:val="D14A95" w:themeColor="accent1"/>
                        <w:sz w:val="52"/>
                        <w:szCs w:val="52"/>
                      </w:rPr>
                      <w:fldChar w:fldCharType="end"/>
                    </w:r>
                  </w:p>
                </w:txbxContent>
              </v:textbox>
              <w10:wrap type="through" anchory="page"/>
            </v:rect>
          </w:pict>
        </mc:Fallback>
      </mc:AlternateContent>
    </w:r>
    <w:r>
      <w:rPr>
        <w:noProof/>
      </w:rPr>
      <w:drawing>
        <wp:anchor distT="0" distB="0" distL="114300" distR="114300" simplePos="0" relativeHeight="251662336" behindDoc="0" locked="0" layoutInCell="1" allowOverlap="1" wp14:anchorId="48B26E2A" wp14:editId="6C1583D7">
          <wp:simplePos x="0" y="0"/>
          <wp:positionH relativeFrom="column">
            <wp:posOffset>-659130</wp:posOffset>
          </wp:positionH>
          <wp:positionV relativeFrom="page">
            <wp:posOffset>10179050</wp:posOffset>
          </wp:positionV>
          <wp:extent cx="902335" cy="95250"/>
          <wp:effectExtent l="0" t="0" r="0" b="0"/>
          <wp:wrapThrough wrapText="bothSides">
            <wp:wrapPolygon edited="0">
              <wp:start x="0" y="0"/>
              <wp:lineTo x="0" y="8640"/>
              <wp:lineTo x="12312" y="17280"/>
              <wp:lineTo x="20977" y="17280"/>
              <wp:lineTo x="20977" y="0"/>
              <wp:lineTo x="0" y="0"/>
            </wp:wrapPolygon>
          </wp:wrapThrough>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2335" cy="95250"/>
                  </a:xfrm>
                  <a:prstGeom prst="rect">
                    <a:avLst/>
                  </a:prstGeom>
                  <a:noFill/>
                </pic:spPr>
              </pic:pic>
            </a:graphicData>
          </a:graphic>
          <wp14:sizeRelV relativeFrom="margin">
            <wp14:pctHeight>0</wp14:pctHeight>
          </wp14:sizeRelV>
        </wp:anchor>
      </w:drawing>
    </w:r>
    <w:r w:rsidRPr="001613D2">
      <w:rPr>
        <w:noProof/>
      </w:rPr>
      <w:drawing>
        <wp:anchor distT="0" distB="0" distL="114300" distR="114300" simplePos="0" relativeHeight="251661312" behindDoc="0" locked="0" layoutInCell="1" allowOverlap="1" wp14:anchorId="2AB75569" wp14:editId="56545FC2">
          <wp:simplePos x="0" y="0"/>
          <wp:positionH relativeFrom="column">
            <wp:posOffset>-68580</wp:posOffset>
          </wp:positionH>
          <wp:positionV relativeFrom="page">
            <wp:posOffset>10160000</wp:posOffset>
          </wp:positionV>
          <wp:extent cx="5759450" cy="146050"/>
          <wp:effectExtent l="0" t="0" r="0" b="6350"/>
          <wp:wrapThrough wrapText="bothSides">
            <wp:wrapPolygon edited="0">
              <wp:start x="14575" y="0"/>
              <wp:lineTo x="14575" y="16904"/>
              <wp:lineTo x="18933" y="19722"/>
              <wp:lineTo x="19719" y="19722"/>
              <wp:lineTo x="21505" y="16904"/>
              <wp:lineTo x="21505" y="5635"/>
              <wp:lineTo x="21219" y="0"/>
              <wp:lineTo x="14575" y="0"/>
            </wp:wrapPolygon>
          </wp:wrapThrough>
          <wp:docPr id="707" name="Image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759450" cy="14605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E96701" w14:textId="77777777" w:rsidR="00EB106F" w:rsidRDefault="00EB106F" w:rsidP="00063088">
    <w:pPr>
      <w:pStyle w:val="Pieddepage"/>
      <w:jc w:val="left"/>
    </w:pPr>
    <w:r w:rsidRPr="00992244">
      <w:rPr>
        <w:rFonts w:ascii="Calibri" w:eastAsia="Calibri" w:hAnsi="Calibri"/>
        <w:noProof/>
        <w:color w:val="00B5D8"/>
        <w:sz w:val="22"/>
        <w:szCs w:val="22"/>
      </w:rPr>
      <mc:AlternateContent>
        <mc:Choice Requires="wps">
          <w:drawing>
            <wp:anchor distT="0" distB="0" distL="114300" distR="114300" simplePos="0" relativeHeight="251665408" behindDoc="1" locked="0" layoutInCell="1" allowOverlap="1" wp14:anchorId="7DEA69B1" wp14:editId="24E5B1CD">
              <wp:simplePos x="0" y="0"/>
              <wp:positionH relativeFrom="column">
                <wp:posOffset>5376545</wp:posOffset>
              </wp:positionH>
              <wp:positionV relativeFrom="page">
                <wp:posOffset>9626600</wp:posOffset>
              </wp:positionV>
              <wp:extent cx="552450" cy="890905"/>
              <wp:effectExtent l="0" t="0" r="0" b="4445"/>
              <wp:wrapThrough wrapText="bothSides">
                <wp:wrapPolygon edited="0">
                  <wp:start x="0" y="0"/>
                  <wp:lineTo x="0" y="21246"/>
                  <wp:lineTo x="20855" y="21246"/>
                  <wp:lineTo x="20855" y="0"/>
                  <wp:lineTo x="0" y="0"/>
                </wp:wrapPolygon>
              </wp:wrapThrough>
              <wp:docPr id="21"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 cy="8909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AAEA2E" w14:textId="488695FD" w:rsidR="00EB106F" w:rsidRPr="001613D2" w:rsidRDefault="00EB106F" w:rsidP="00063088">
                          <w:pPr>
                            <w:pStyle w:val="Sansinterligne"/>
                            <w:rPr>
                              <w:rFonts w:ascii="Arial" w:hAnsi="Arial" w:cs="Arial"/>
                              <w:color w:val="D14A95" w:themeColor="accent1"/>
                            </w:rPr>
                          </w:pPr>
                          <w:r w:rsidRPr="001613D2">
                            <w:rPr>
                              <w:rFonts w:ascii="Arial" w:hAnsi="Arial" w:cs="Arial"/>
                              <w:color w:val="D14A95" w:themeColor="accent1"/>
                              <w:sz w:val="22"/>
                              <w:szCs w:val="22"/>
                            </w:rPr>
                            <w:fldChar w:fldCharType="begin"/>
                          </w:r>
                          <w:r w:rsidRPr="001613D2">
                            <w:rPr>
                              <w:rFonts w:ascii="Arial" w:hAnsi="Arial" w:cs="Arial"/>
                              <w:color w:val="D14A95" w:themeColor="accent1"/>
                            </w:rPr>
                            <w:instrText>PAGE    \* MERGEFORMAT</w:instrText>
                          </w:r>
                          <w:r w:rsidRPr="001613D2">
                            <w:rPr>
                              <w:rFonts w:ascii="Arial" w:hAnsi="Arial" w:cs="Arial"/>
                              <w:color w:val="D14A95" w:themeColor="accent1"/>
                              <w:sz w:val="22"/>
                              <w:szCs w:val="22"/>
                            </w:rPr>
                            <w:fldChar w:fldCharType="separate"/>
                          </w:r>
                          <w:r w:rsidR="00C1071A" w:rsidRPr="00C1071A">
                            <w:rPr>
                              <w:rFonts w:ascii="Arial" w:hAnsi="Arial" w:cs="Arial"/>
                              <w:b/>
                              <w:bCs/>
                              <w:noProof/>
                              <w:color w:val="D14A95" w:themeColor="accent1"/>
                              <w:sz w:val="52"/>
                              <w:szCs w:val="52"/>
                            </w:rPr>
                            <w:t>17</w:t>
                          </w:r>
                          <w:r w:rsidRPr="001613D2">
                            <w:rPr>
                              <w:rFonts w:ascii="Arial" w:hAnsi="Arial" w:cs="Arial"/>
                              <w:b/>
                              <w:bCs/>
                              <w:color w:val="D14A95" w:themeColor="accent1"/>
                              <w:sz w:val="52"/>
                              <w:szCs w:val="52"/>
                            </w:rPr>
                            <w:fldChar w:fldCharType="end"/>
                          </w:r>
                        </w:p>
                        <w:p w14:paraId="29E6B1CA" w14:textId="77777777" w:rsidR="00EB106F" w:rsidRPr="001613D2" w:rsidRDefault="00EB106F" w:rsidP="00063088">
                          <w:pPr>
                            <w:rPr>
                              <w:color w:val="D14A95" w:themeColor="accent1"/>
                            </w:rPr>
                          </w:pPr>
                        </w:p>
                      </w:txbxContent>
                    </wps:txbx>
                    <wps:bodyPr rot="0" vert="vert270"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rect w14:anchorId="7DEA69B1" id="_x0000_s1048" style="position:absolute;margin-left:423.35pt;margin-top:758pt;width:43.5pt;height:70.1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" stroked="f">
              <v:textbox style="layout-flow:vertical;mso-layout-flow-alt:bottom-to-top" inset="0,0,0,0">
                <w:txbxContent>
                  <w:p w14:paraId="1AAAEA2E" w14:textId="488695FD" w:rsidR="00EB106F" w:rsidRPr="001613D2" w:rsidRDefault="00EB106F" w:rsidP="00063088">
                    <w:pPr>
                      <w:pStyle w:val="Sansinterligne"/>
                      <w:rPr>
                        <w:rFonts w:ascii="Arial" w:hAnsi="Arial" w:cs="Arial"/>
                        <w:color w:val="D14A95" w:themeColor="accent1"/>
                      </w:rPr>
                    </w:pPr>
                    <w:r w:rsidRPr="001613D2">
                      <w:rPr>
                        <w:rFonts w:ascii="Arial" w:hAnsi="Arial" w:cs="Arial"/>
                        <w:color w:val="D14A95" w:themeColor="accent1"/>
                        <w:sz w:val="22"/>
                        <w:szCs w:val="22"/>
                      </w:rPr>
                      <w:fldChar w:fldCharType="begin"/>
                    </w:r>
                    <w:r w:rsidRPr="001613D2">
                      <w:rPr>
                        <w:rFonts w:ascii="Arial" w:hAnsi="Arial" w:cs="Arial"/>
                        <w:color w:val="D14A95" w:themeColor="accent1"/>
                      </w:rPr>
                      <w:instrText>PAGE    \* MERGEFORMAT</w:instrText>
                    </w:r>
                    <w:r w:rsidRPr="001613D2">
                      <w:rPr>
                        <w:rFonts w:ascii="Arial" w:hAnsi="Arial" w:cs="Arial"/>
                        <w:color w:val="D14A95" w:themeColor="accent1"/>
                        <w:sz w:val="22"/>
                        <w:szCs w:val="22"/>
                      </w:rPr>
                      <w:fldChar w:fldCharType="separate"/>
                    </w:r>
                    <w:r w:rsidR="00C1071A" w:rsidRPr="00C1071A">
                      <w:rPr>
                        <w:rFonts w:ascii="Arial" w:hAnsi="Arial" w:cs="Arial"/>
                        <w:b/>
                        <w:bCs/>
                        <w:noProof/>
                        <w:color w:val="D14A95" w:themeColor="accent1"/>
                        <w:sz w:val="52"/>
                        <w:szCs w:val="52"/>
                      </w:rPr>
                      <w:t>17</w:t>
                    </w:r>
                    <w:r w:rsidRPr="001613D2">
                      <w:rPr>
                        <w:rFonts w:ascii="Arial" w:hAnsi="Arial" w:cs="Arial"/>
                        <w:b/>
                        <w:bCs/>
                        <w:color w:val="D14A95" w:themeColor="accent1"/>
                        <w:sz w:val="52"/>
                        <w:szCs w:val="52"/>
                      </w:rPr>
                      <w:fldChar w:fldCharType="end"/>
                    </w:r>
                  </w:p>
                  <w:p w14:paraId="29E6B1CA" w14:textId="77777777" w:rsidR="00EB106F" w:rsidRPr="001613D2" w:rsidRDefault="00EB106F" w:rsidP="00063088">
                    <w:pPr>
                      <w:rPr>
                        <w:color w:val="D14A95" w:themeColor="accent1"/>
                      </w:rPr>
                    </w:pPr>
                  </w:p>
                </w:txbxContent>
              </v:textbox>
              <w10:wrap type="through" anchory="page"/>
            </v:rect>
          </w:pict>
        </mc:Fallback>
      </mc:AlternateContent>
    </w:r>
    <w:r>
      <w:rPr>
        <w:noProof/>
      </w:rPr>
      <w:drawing>
        <wp:anchor distT="0" distB="0" distL="114300" distR="114300" simplePos="0" relativeHeight="251666432" behindDoc="1" locked="0" layoutInCell="1" allowOverlap="1" wp14:anchorId="1AE2BAC0" wp14:editId="072310D9">
          <wp:simplePos x="0" y="0"/>
          <wp:positionH relativeFrom="column">
            <wp:posOffset>4827270</wp:posOffset>
          </wp:positionH>
          <wp:positionV relativeFrom="paragraph">
            <wp:posOffset>-27940</wp:posOffset>
          </wp:positionV>
          <wp:extent cx="902335" cy="97790"/>
          <wp:effectExtent l="0" t="0" r="0" b="0"/>
          <wp:wrapTight wrapText="bothSides">
            <wp:wrapPolygon edited="0">
              <wp:start x="0" y="0"/>
              <wp:lineTo x="0" y="8416"/>
              <wp:lineTo x="12312" y="16831"/>
              <wp:lineTo x="20977" y="16831"/>
              <wp:lineTo x="20977" y="0"/>
              <wp:lineTo x="0" y="0"/>
            </wp:wrapPolygon>
          </wp:wrapTight>
          <wp:docPr id="708" name="Image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2335" cy="97790"/>
                  </a:xfrm>
                  <a:prstGeom prst="rect">
                    <a:avLst/>
                  </a:prstGeom>
                  <a:noFill/>
                </pic:spPr>
              </pic:pic>
            </a:graphicData>
          </a:graphic>
        </wp:anchor>
      </w:drawing>
    </w:r>
    <w:r>
      <w:rPr>
        <w:noProof/>
      </w:rPr>
      <w:drawing>
        <wp:anchor distT="0" distB="0" distL="114300" distR="114300" simplePos="0" relativeHeight="251663360" behindDoc="0" locked="0" layoutInCell="1" allowOverlap="1" wp14:anchorId="674A180A" wp14:editId="20893537">
          <wp:simplePos x="0" y="0"/>
          <wp:positionH relativeFrom="column">
            <wp:posOffset>-3897630</wp:posOffset>
          </wp:positionH>
          <wp:positionV relativeFrom="page">
            <wp:posOffset>10121900</wp:posOffset>
          </wp:positionV>
          <wp:extent cx="5761355" cy="146050"/>
          <wp:effectExtent l="0" t="0" r="0" b="6350"/>
          <wp:wrapThrough wrapText="bothSides">
            <wp:wrapPolygon edited="0">
              <wp:start x="14641" y="0"/>
              <wp:lineTo x="14570" y="19722"/>
              <wp:lineTo x="18998" y="19722"/>
              <wp:lineTo x="19569" y="19722"/>
              <wp:lineTo x="21498" y="19722"/>
              <wp:lineTo x="21498" y="2817"/>
              <wp:lineTo x="21283" y="0"/>
              <wp:lineTo x="14641" y="0"/>
            </wp:wrapPolygon>
          </wp:wrapThrough>
          <wp:docPr id="709" name="Imag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761355" cy="146050"/>
                  </a:xfrm>
                  <a:prstGeom prst="rect">
                    <a:avLst/>
                  </a:prstGeom>
                  <a:noFill/>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6F1A18" w14:textId="68BDA022" w:rsidR="00EB106F" w:rsidRPr="001613D2" w:rsidRDefault="00EB106F" w:rsidP="002A37BF">
    <w:pPr>
      <w:pStyle w:val="Sansinterligne"/>
      <w:rPr>
        <w:rFonts w:ascii="Arial" w:hAnsi="Arial" w:cs="Arial"/>
        <w:color w:val="D14A95" w:themeColor="accent1"/>
      </w:rPr>
    </w:pPr>
    <w:r w:rsidRPr="001613D2">
      <w:rPr>
        <w:rFonts w:ascii="Arial" w:hAnsi="Arial" w:cs="Arial"/>
        <w:color w:val="D14A95" w:themeColor="accent1"/>
        <w:sz w:val="22"/>
        <w:szCs w:val="22"/>
      </w:rPr>
      <w:fldChar w:fldCharType="begin"/>
    </w:r>
    <w:r w:rsidRPr="001613D2">
      <w:rPr>
        <w:rFonts w:ascii="Arial" w:hAnsi="Arial" w:cs="Arial"/>
        <w:color w:val="D14A95" w:themeColor="accent1"/>
      </w:rPr>
      <w:instrText>PAGE    \* MERGEFORMAT</w:instrText>
    </w:r>
    <w:r w:rsidRPr="001613D2">
      <w:rPr>
        <w:rFonts w:ascii="Arial" w:hAnsi="Arial" w:cs="Arial"/>
        <w:color w:val="D14A95" w:themeColor="accent1"/>
        <w:sz w:val="22"/>
        <w:szCs w:val="22"/>
      </w:rPr>
      <w:fldChar w:fldCharType="separate"/>
    </w:r>
    <w:r w:rsidR="00C1071A" w:rsidRPr="00C1071A">
      <w:rPr>
        <w:rFonts w:ascii="Arial" w:hAnsi="Arial" w:cs="Arial"/>
        <w:b/>
        <w:bCs/>
        <w:noProof/>
        <w:color w:val="D14A95" w:themeColor="accent1"/>
        <w:sz w:val="52"/>
        <w:szCs w:val="52"/>
      </w:rPr>
      <w:t>0</w:t>
    </w:r>
    <w:r w:rsidRPr="001613D2">
      <w:rPr>
        <w:rFonts w:ascii="Arial" w:hAnsi="Arial" w:cs="Arial"/>
        <w:b/>
        <w:bCs/>
        <w:color w:val="D14A95" w:themeColor="accent1"/>
        <w:sz w:val="52"/>
        <w:szCs w:val="52"/>
      </w:rPr>
      <w:fldChar w:fldCharType="end"/>
    </w:r>
  </w:p>
  <w:p w14:paraId="113D1A89" w14:textId="146677D8" w:rsidR="00EB106F" w:rsidRPr="001613D2" w:rsidRDefault="00EB106F" w:rsidP="00DD78FC">
    <w:pPr>
      <w:pStyle w:val="Sansinterligne"/>
      <w:ind w:firstLine="0"/>
      <w:rPr>
        <w:rFonts w:ascii="Arial" w:hAnsi="Arial" w:cs="Arial"/>
        <w:color w:val="D14A95" w:themeColor="accent1"/>
      </w:rPr>
    </w:pPr>
    <w:r w:rsidRPr="00992244">
      <w:rPr>
        <w:noProof/>
      </w:rPr>
      <w:drawing>
        <wp:anchor distT="0" distB="0" distL="114300" distR="114300" simplePos="0" relativeHeight="251669504" behindDoc="0" locked="0" layoutInCell="1" allowOverlap="1" wp14:anchorId="3C981362" wp14:editId="0CA57B81">
          <wp:simplePos x="0" y="0"/>
          <wp:positionH relativeFrom="column">
            <wp:posOffset>-5908</wp:posOffset>
          </wp:positionH>
          <wp:positionV relativeFrom="page">
            <wp:posOffset>10038522</wp:posOffset>
          </wp:positionV>
          <wp:extent cx="5759450" cy="146050"/>
          <wp:effectExtent l="0" t="0" r="0" b="6350"/>
          <wp:wrapThrough wrapText="bothSides">
            <wp:wrapPolygon edited="0">
              <wp:start x="0" y="0"/>
              <wp:lineTo x="0" y="16904"/>
              <wp:lineTo x="4215" y="19722"/>
              <wp:lineTo x="5001" y="19722"/>
              <wp:lineTo x="6716" y="16904"/>
              <wp:lineTo x="7002" y="8452"/>
              <wp:lineTo x="6501" y="0"/>
              <wp:lineTo x="0" y="0"/>
            </wp:wrapPolygon>
          </wp:wrapThrough>
          <wp:docPr id="711" name="Imag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759450" cy="146050"/>
                  </a:xfrm>
                  <a:prstGeom prst="rect">
                    <a:avLst/>
                  </a:prstGeom>
                  <a:noFill/>
                  <a:ln>
                    <a:noFill/>
                  </a:ln>
                </pic:spPr>
              </pic:pic>
            </a:graphicData>
          </a:graphic>
          <wp14:sizeRelV relativeFrom="margin">
            <wp14:pctHeight>0</wp14:pctHeight>
          </wp14:sizeRelV>
        </wp:anchor>
      </w:drawing>
    </w:r>
    <w:r>
      <w:rPr>
        <w:noProof/>
      </w:rPr>
      <w:drawing>
        <wp:anchor distT="0" distB="0" distL="114300" distR="114300" simplePos="0" relativeHeight="251668480" behindDoc="0" locked="0" layoutInCell="1" allowOverlap="1" wp14:anchorId="5C892938" wp14:editId="14FF218A">
          <wp:simplePos x="0" y="0"/>
          <wp:positionH relativeFrom="column">
            <wp:posOffset>0</wp:posOffset>
          </wp:positionH>
          <wp:positionV relativeFrom="page">
            <wp:posOffset>10201910</wp:posOffset>
          </wp:positionV>
          <wp:extent cx="902335" cy="95250"/>
          <wp:effectExtent l="0" t="0" r="0" b="0"/>
          <wp:wrapThrough wrapText="bothSides">
            <wp:wrapPolygon edited="0">
              <wp:start x="0" y="0"/>
              <wp:lineTo x="0" y="8640"/>
              <wp:lineTo x="12312" y="17280"/>
              <wp:lineTo x="20977" y="17280"/>
              <wp:lineTo x="20977" y="0"/>
              <wp:lineTo x="0" y="0"/>
            </wp:wrapPolygon>
          </wp:wrapThrough>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02335" cy="95250"/>
                  </a:xfrm>
                  <a:prstGeom prst="rect">
                    <a:avLst/>
                  </a:prstGeom>
                  <a:noFill/>
                </pic:spPr>
              </pic:pic>
            </a:graphicData>
          </a:graphic>
          <wp14:sizeRelV relativeFrom="margin">
            <wp14:pctHeight>0</wp14:pctHeight>
          </wp14:sizeRelV>
        </wp:anchor>
      </w:drawing>
    </w:r>
  </w:p>
  <w:p w14:paraId="783F1DB7" w14:textId="77777777" w:rsidR="00EB106F" w:rsidRDefault="00EB106F">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23E2EA" w14:textId="4C0BF029" w:rsidR="00EB106F" w:rsidRPr="001613D2" w:rsidRDefault="00EB106F" w:rsidP="00DD78FC">
    <w:pPr>
      <w:pStyle w:val="Sansinterligne"/>
      <w:jc w:val="right"/>
      <w:rPr>
        <w:rFonts w:ascii="Arial" w:hAnsi="Arial" w:cs="Arial"/>
        <w:color w:val="D14A95" w:themeColor="accent1"/>
      </w:rPr>
    </w:pPr>
    <w:r w:rsidRPr="001613D2">
      <w:rPr>
        <w:rFonts w:ascii="Arial" w:hAnsi="Arial" w:cs="Arial"/>
        <w:color w:val="D14A95" w:themeColor="accent1"/>
        <w:sz w:val="22"/>
        <w:szCs w:val="22"/>
      </w:rPr>
      <w:fldChar w:fldCharType="begin"/>
    </w:r>
    <w:r w:rsidRPr="001613D2">
      <w:rPr>
        <w:rFonts w:ascii="Arial" w:hAnsi="Arial" w:cs="Arial"/>
        <w:color w:val="D14A95" w:themeColor="accent1"/>
      </w:rPr>
      <w:instrText>PAGE    \* MERGEFORMAT</w:instrText>
    </w:r>
    <w:r w:rsidRPr="001613D2">
      <w:rPr>
        <w:rFonts w:ascii="Arial" w:hAnsi="Arial" w:cs="Arial"/>
        <w:color w:val="D14A95" w:themeColor="accent1"/>
        <w:sz w:val="22"/>
        <w:szCs w:val="22"/>
      </w:rPr>
      <w:fldChar w:fldCharType="separate"/>
    </w:r>
    <w:r w:rsidR="00C1071A" w:rsidRPr="00C1071A">
      <w:rPr>
        <w:rFonts w:ascii="Arial" w:hAnsi="Arial" w:cs="Arial"/>
        <w:b/>
        <w:bCs/>
        <w:noProof/>
        <w:color w:val="D14A95" w:themeColor="accent1"/>
        <w:sz w:val="52"/>
        <w:szCs w:val="52"/>
      </w:rPr>
      <w:t>1</w:t>
    </w:r>
    <w:r w:rsidRPr="001613D2">
      <w:rPr>
        <w:rFonts w:ascii="Arial" w:hAnsi="Arial" w:cs="Arial"/>
        <w:b/>
        <w:bCs/>
        <w:color w:val="D14A95" w:themeColor="accent1"/>
        <w:sz w:val="52"/>
        <w:szCs w:val="52"/>
      </w:rPr>
      <w:fldChar w:fldCharType="end"/>
    </w:r>
  </w:p>
  <w:p w14:paraId="4BC4E2D4" w14:textId="35F609FE" w:rsidR="00EB106F" w:rsidRPr="001613D2" w:rsidRDefault="00EB106F" w:rsidP="00DD78FC">
    <w:pPr>
      <w:pStyle w:val="Sansinterligne"/>
      <w:ind w:firstLine="0"/>
      <w:rPr>
        <w:rFonts w:ascii="Arial" w:hAnsi="Arial" w:cs="Arial"/>
        <w:color w:val="D14A95" w:themeColor="accent1"/>
      </w:rPr>
    </w:pPr>
    <w:r>
      <w:rPr>
        <w:noProof/>
      </w:rPr>
      <w:drawing>
        <wp:anchor distT="0" distB="0" distL="114300" distR="114300" simplePos="0" relativeHeight="251671552" behindDoc="0" locked="0" layoutInCell="1" allowOverlap="1" wp14:anchorId="5F82A155" wp14:editId="669D499D">
          <wp:simplePos x="0" y="0"/>
          <wp:positionH relativeFrom="column">
            <wp:posOffset>4857115</wp:posOffset>
          </wp:positionH>
          <wp:positionV relativeFrom="page">
            <wp:posOffset>10201910</wp:posOffset>
          </wp:positionV>
          <wp:extent cx="902335" cy="95250"/>
          <wp:effectExtent l="0" t="0" r="0" b="0"/>
          <wp:wrapThrough wrapText="bothSides">
            <wp:wrapPolygon edited="0">
              <wp:start x="0" y="0"/>
              <wp:lineTo x="0" y="8640"/>
              <wp:lineTo x="12312" y="17280"/>
              <wp:lineTo x="20977" y="17280"/>
              <wp:lineTo x="20977" y="0"/>
              <wp:lineTo x="0" y="0"/>
            </wp:wrapPolygon>
          </wp:wrapThrough>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2335" cy="95250"/>
                  </a:xfrm>
                  <a:prstGeom prst="rect">
                    <a:avLst/>
                  </a:prstGeom>
                  <a:noFill/>
                </pic:spPr>
              </pic:pic>
            </a:graphicData>
          </a:graphic>
          <wp14:sizeRelV relativeFrom="margin">
            <wp14:pctHeight>0</wp14:pctHeight>
          </wp14:sizeRelV>
        </wp:anchor>
      </w:drawing>
    </w:r>
    <w:r w:rsidRPr="00992244">
      <w:rPr>
        <w:noProof/>
      </w:rPr>
      <w:drawing>
        <wp:anchor distT="0" distB="0" distL="114300" distR="114300" simplePos="0" relativeHeight="251672576" behindDoc="0" locked="0" layoutInCell="1" allowOverlap="1" wp14:anchorId="1220C5E5" wp14:editId="4979412B">
          <wp:simplePos x="0" y="0"/>
          <wp:positionH relativeFrom="column">
            <wp:posOffset>-5908</wp:posOffset>
          </wp:positionH>
          <wp:positionV relativeFrom="page">
            <wp:posOffset>10038522</wp:posOffset>
          </wp:positionV>
          <wp:extent cx="5759450" cy="146050"/>
          <wp:effectExtent l="0" t="0" r="0" b="6350"/>
          <wp:wrapThrough wrapText="bothSides">
            <wp:wrapPolygon edited="0">
              <wp:start x="0" y="0"/>
              <wp:lineTo x="0" y="16904"/>
              <wp:lineTo x="4215" y="19722"/>
              <wp:lineTo x="5001" y="19722"/>
              <wp:lineTo x="6716" y="16904"/>
              <wp:lineTo x="7002" y="8452"/>
              <wp:lineTo x="6501" y="0"/>
              <wp:lineTo x="0" y="0"/>
            </wp:wrapPolygon>
          </wp:wrapThrough>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5759450" cy="146050"/>
                  </a:xfrm>
                  <a:prstGeom prst="rect">
                    <a:avLst/>
                  </a:prstGeom>
                  <a:noFill/>
                  <a:ln>
                    <a:noFill/>
                  </a:ln>
                </pic:spPr>
              </pic:pic>
            </a:graphicData>
          </a:graphic>
          <wp14:sizeRelV relativeFrom="margin">
            <wp14:pctHeight>0</wp14:pctHeight>
          </wp14:sizeRelV>
        </wp:anchor>
      </w:drawing>
    </w:r>
  </w:p>
  <w:p w14:paraId="5B3EC537" w14:textId="77777777" w:rsidR="00EB106F" w:rsidRDefault="00EB106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E507C1" w14:textId="77777777" w:rsidR="00313C48" w:rsidRDefault="00313C48" w:rsidP="00744CC0">
      <w:bookmarkStart w:id="0" w:name="_Hlk485095200"/>
      <w:bookmarkEnd w:id="0"/>
      <w:r>
        <w:separator/>
      </w:r>
    </w:p>
    <w:p w14:paraId="426757EC" w14:textId="77777777" w:rsidR="00313C48" w:rsidRDefault="00313C48"/>
  </w:footnote>
  <w:footnote w:type="continuationSeparator" w:id="0">
    <w:p w14:paraId="7957B848" w14:textId="77777777" w:rsidR="00313C48" w:rsidRDefault="00313C48" w:rsidP="00AB07BC">
      <w:pPr>
        <w:spacing w:after="0"/>
      </w:pPr>
      <w:r>
        <w:continuationSeparator/>
      </w:r>
    </w:p>
    <w:p w14:paraId="35459339" w14:textId="77777777" w:rsidR="00313C48" w:rsidRDefault="00313C48"/>
    <w:p w14:paraId="492DCF4B" w14:textId="77777777" w:rsidR="00313C48" w:rsidRDefault="00313C48"/>
  </w:footnote>
  <w:footnote w:id="1">
    <w:p w14:paraId="2309731D" w14:textId="0AF1F7D2" w:rsidR="00EB106F" w:rsidRDefault="00EB106F">
      <w:pPr>
        <w:pStyle w:val="Notedebasdepage"/>
      </w:pPr>
      <w:r>
        <w:rPr>
          <w:rStyle w:val="Appelnotedebasdep"/>
        </w:rPr>
        <w:footnoteRef/>
      </w:r>
      <w:r>
        <w:t xml:space="preserve"> (</w:t>
      </w:r>
      <w:r w:rsidRPr="008731CB">
        <w:t>Analyse des lignes de traitement, des attributions indemnitaires et rémunérations diverses</w:t>
      </w:r>
      <w:r>
        <w:t>)</w:t>
      </w:r>
    </w:p>
  </w:footnote>
  <w:footnote w:id="2">
    <w:p w14:paraId="5B9528A5" w14:textId="5327F847" w:rsidR="00EB106F" w:rsidRDefault="00EB106F">
      <w:pPr>
        <w:pStyle w:val="Notedebasdepage"/>
      </w:pPr>
      <w:r>
        <w:rPr>
          <w:rStyle w:val="Appelnotedebasdep"/>
        </w:rPr>
        <w:footnoteRef/>
      </w:r>
      <w:r>
        <w:t xml:space="preserve"> Cf. Préambule. </w:t>
      </w:r>
    </w:p>
  </w:footnote>
  <w:footnote w:id="3">
    <w:p w14:paraId="009A59D7" w14:textId="77777777" w:rsidR="00EB106F" w:rsidRPr="00B340A9" w:rsidRDefault="00EB106F" w:rsidP="00184B46">
      <w:pPr>
        <w:spacing w:before="120"/>
        <w:rPr>
          <w:rFonts w:asciiTheme="majorHAnsi" w:hAnsiTheme="majorHAnsi" w:cstheme="majorHAnsi"/>
        </w:rPr>
      </w:pPr>
      <w:r>
        <w:rPr>
          <w:rStyle w:val="Appelnotedebasdep"/>
        </w:rPr>
        <w:footnoteRef/>
      </w:r>
      <w:r>
        <w:t xml:space="preserve"> </w:t>
      </w:r>
      <w:r w:rsidRPr="00213C78">
        <w:rPr>
          <w:rFonts w:asciiTheme="majorHAnsi" w:hAnsiTheme="majorHAnsi" w:cstheme="majorHAnsi"/>
        </w:rPr>
        <w:t xml:space="preserve">Une analyse plus fine des effectifs sera développée </w:t>
      </w:r>
      <w:r>
        <w:rPr>
          <w:rFonts w:asciiTheme="majorHAnsi" w:hAnsiTheme="majorHAnsi" w:cstheme="majorHAnsi"/>
        </w:rPr>
        <w:t>dans un second temps</w:t>
      </w:r>
      <w:r w:rsidRPr="00213C78">
        <w:rPr>
          <w:rFonts w:asciiTheme="majorHAnsi" w:hAnsiTheme="majorHAnsi" w:cstheme="majorHAnsi"/>
        </w:rPr>
        <w:t>.</w:t>
      </w:r>
    </w:p>
    <w:p w14:paraId="0B5DAA03" w14:textId="4B6616AD" w:rsidR="00EB106F" w:rsidRDefault="00EB106F">
      <w:pPr>
        <w:pStyle w:val="Notedebasdepage"/>
      </w:pPr>
    </w:p>
  </w:footnote>
  <w:footnote w:id="4">
    <w:p w14:paraId="1617DA6D" w14:textId="77777777" w:rsidR="00EB106F" w:rsidRDefault="00EB106F" w:rsidP="00FB48DB">
      <w:pPr>
        <w:pStyle w:val="Notedebasdepage"/>
      </w:pPr>
      <w:r>
        <w:rPr>
          <w:rStyle w:val="Appelnotedebasdep"/>
        </w:rPr>
        <w:footnoteRef/>
      </w:r>
      <w:r>
        <w:t xml:space="preserve">Cf. fiches </w:t>
      </w:r>
    </w:p>
  </w:footnote>
  <w:footnote w:id="5">
    <w:p w14:paraId="34793192" w14:textId="77777777" w:rsidR="00EB106F" w:rsidRDefault="00EB106F" w:rsidP="00BA7F09">
      <w:pPr>
        <w:pStyle w:val="Notedebasdepage"/>
      </w:pPr>
      <w:r>
        <w:rPr>
          <w:rStyle w:val="Appelnotedebasdep"/>
        </w:rPr>
        <w:footnoteRef/>
      </w:r>
      <w:r>
        <w:t xml:space="preserve"> Cf. chapitres 1.2, 1.3 et 1.4 du rapport d’analyse. Les graphiques ne sont pas reproduits dans ce guide. La présentation est similaire à celle qui a été indiquée pour l’ensemble des personnels.</w:t>
      </w:r>
    </w:p>
  </w:footnote>
  <w:footnote w:id="6">
    <w:p w14:paraId="12C850D0" w14:textId="0883D0BE" w:rsidR="00EB106F" w:rsidRDefault="00EB106F">
      <w:pPr>
        <w:pStyle w:val="Notedebasdepage"/>
      </w:pPr>
      <w:ins w:id="64" w:author="Nicol, Fabrice" w:date="2017-09-19T16:45:00Z">
        <w:r>
          <w:rPr>
            <w:rStyle w:val="Appelnotedebasdep"/>
          </w:rPr>
          <w:footnoteRef/>
        </w:r>
        <w:r>
          <w:t xml:space="preserve"> L’annexe est située à la fin du rapport d</w:t>
        </w:r>
      </w:ins>
      <w:ins w:id="65" w:author="Nicol, Fabrice" w:date="2017-09-19T16:46:00Z">
        <w:r>
          <w:t>’analyse (dernière page ou deux dernières pages selon les cas).</w:t>
        </w:r>
      </w:ins>
    </w:p>
  </w:footnote>
  <w:footnote w:id="7">
    <w:p w14:paraId="4454BCA5" w14:textId="7321A4F1" w:rsidR="00EB106F" w:rsidRDefault="00EB106F" w:rsidP="00B07C3D">
      <w:pPr>
        <w:rPr>
          <w:rFonts w:asciiTheme="majorHAnsi" w:hAnsiTheme="majorHAnsi" w:cstheme="majorHAnsi"/>
        </w:rPr>
      </w:pPr>
      <w:r>
        <w:rPr>
          <w:rStyle w:val="Appelnotedebasdep"/>
        </w:rPr>
        <w:footnoteRef/>
      </w:r>
      <w:r>
        <w:t xml:space="preserve"> </w:t>
      </w:r>
      <w:r w:rsidRPr="00CF087E">
        <w:rPr>
          <w:sz w:val="18"/>
          <w:szCs w:val="18"/>
        </w:rPr>
        <w:t>L’</w:t>
      </w:r>
      <w:r w:rsidRPr="00C945D4">
        <w:rPr>
          <w:sz w:val="18"/>
          <w:szCs w:val="18"/>
          <w:rPrChange w:id="69" w:author="Nicol, Fabrice" w:date="2017-09-19T17:07:00Z">
            <w:rPr>
              <w:sz w:val="18"/>
              <w:szCs w:val="18"/>
              <w:highlight w:val="yellow"/>
            </w:rPr>
          </w:rPrChange>
        </w:rPr>
        <w:t>annexe n</w:t>
      </w:r>
      <w:r w:rsidRPr="00C945D4">
        <w:rPr>
          <w:color w:val="FF0000"/>
          <w:sz w:val="18"/>
          <w:szCs w:val="18"/>
          <w:rPrChange w:id="70" w:author="Nicol, Fabrice" w:date="2017-09-19T17:07:00Z">
            <w:rPr>
              <w:sz w:val="18"/>
              <w:szCs w:val="18"/>
              <w:highlight w:val="yellow"/>
            </w:rPr>
          </w:rPrChange>
        </w:rPr>
        <w:t>°</w:t>
      </w:r>
      <w:del w:id="71" w:author="Nicol, Fabrice" w:date="2017-09-19T17:07:00Z">
        <w:r w:rsidRPr="00C945D4" w:rsidDel="00C945D4">
          <w:rPr>
            <w:color w:val="FF0000"/>
            <w:sz w:val="18"/>
            <w:szCs w:val="18"/>
            <w:rPrChange w:id="72" w:author="Nicol, Fabrice" w:date="2017-09-19T17:07:00Z">
              <w:rPr>
                <w:sz w:val="18"/>
                <w:szCs w:val="18"/>
                <w:highlight w:val="yellow"/>
              </w:rPr>
            </w:rPrChange>
          </w:rPr>
          <w:delText> </w:delText>
        </w:r>
      </w:del>
      <w:ins w:id="73" w:author="Le Boudec  Vitalia" w:date="2017-09-16T16:22:00Z">
        <w:del w:id="74" w:author="Nicol, Fabrice" w:date="2017-09-19T17:07:00Z">
          <w:r w:rsidRPr="00C945D4" w:rsidDel="00C945D4">
            <w:rPr>
              <w:color w:val="FF0000"/>
              <w:sz w:val="18"/>
              <w:szCs w:val="18"/>
              <w:rPrChange w:id="75" w:author="Nicol, Fabrice" w:date="2017-09-19T17:07:00Z">
                <w:rPr>
                  <w:sz w:val="18"/>
                  <w:szCs w:val="18"/>
                </w:rPr>
              </w:rPrChange>
            </w:rPr>
            <w:delText xml:space="preserve"> </w:delText>
          </w:r>
        </w:del>
        <w:r w:rsidRPr="00C945D4">
          <w:rPr>
            <w:color w:val="FF0000"/>
            <w:sz w:val="18"/>
            <w:szCs w:val="18"/>
            <w:rPrChange w:id="76" w:author="Nicol, Fabrice" w:date="2017-09-19T17:07:00Z">
              <w:rPr>
                <w:sz w:val="18"/>
                <w:szCs w:val="18"/>
              </w:rPr>
            </w:rPrChange>
          </w:rPr>
          <w:t>4</w:t>
        </w:r>
      </w:ins>
      <w:r w:rsidRPr="00850A64">
        <w:rPr>
          <w:color w:val="FF0000"/>
          <w:sz w:val="18"/>
          <w:szCs w:val="18"/>
          <w:rPrChange w:id="77" w:author="Le Boudec  Vitalia" w:date="2017-09-16T16:22:00Z">
            <w:rPr>
              <w:sz w:val="18"/>
              <w:szCs w:val="18"/>
            </w:rPr>
          </w:rPrChange>
        </w:rPr>
        <w:t xml:space="preserve"> </w:t>
      </w:r>
      <w:r w:rsidRPr="00120C2A">
        <w:rPr>
          <w:rFonts w:asciiTheme="majorHAnsi" w:hAnsiTheme="majorHAnsi" w:cstheme="majorHAnsi"/>
          <w:sz w:val="18"/>
          <w:szCs w:val="18"/>
        </w:rPr>
        <w:t>du présent guide, intitulée « Exemple de table de correspondance Codes-Libellés », propose la table de correspondance entre les primes et les libellés de primes dans un cas de contrôle concret.</w:t>
      </w:r>
      <w:r>
        <w:rPr>
          <w:rFonts w:asciiTheme="majorHAnsi" w:hAnsiTheme="majorHAnsi" w:cstheme="majorHAnsi"/>
        </w:rPr>
        <w:t xml:space="preserve"> </w:t>
      </w:r>
    </w:p>
    <w:p w14:paraId="4ADE032F" w14:textId="50A9CA1F" w:rsidR="00EB106F" w:rsidRDefault="00EB106F">
      <w:pPr>
        <w:pStyle w:val="Notedebasdepage"/>
      </w:pPr>
    </w:p>
  </w:footnote>
  <w:footnote w:id="8">
    <w:p w14:paraId="5E21BB25" w14:textId="77777777" w:rsidR="00EB106F" w:rsidRPr="009F47F6" w:rsidRDefault="00EB106F" w:rsidP="00305335">
      <w:pPr>
        <w:autoSpaceDE w:val="0"/>
        <w:autoSpaceDN w:val="0"/>
        <w:adjustRightInd w:val="0"/>
        <w:spacing w:after="0"/>
        <w:rPr>
          <w:rFonts w:asciiTheme="majorHAnsi" w:hAnsiTheme="majorHAnsi" w:cstheme="majorHAnsi"/>
          <w:sz w:val="20"/>
          <w:szCs w:val="20"/>
        </w:rPr>
      </w:pPr>
      <w:r>
        <w:rPr>
          <w:rStyle w:val="Appelnotedebasdep"/>
        </w:rPr>
        <w:footnoteRef/>
      </w:r>
      <w:r>
        <w:t xml:space="preserve"> </w:t>
      </w:r>
      <w:r w:rsidRPr="009F47F6">
        <w:rPr>
          <w:rFonts w:asciiTheme="majorHAnsi" w:hAnsiTheme="majorHAnsi" w:cstheme="majorHAnsi"/>
          <w:sz w:val="20"/>
          <w:szCs w:val="20"/>
        </w:rPr>
        <w:t>La prime de fonctions et de résultats (PFR) remplace les indemnités composant le régime indemnitaire des administrateurs civils (IFTS, IFR et prime de rendement) depuis le 1</w:t>
      </w:r>
      <w:r w:rsidRPr="009F47F6">
        <w:rPr>
          <w:rFonts w:asciiTheme="majorHAnsi" w:hAnsiTheme="majorHAnsi" w:cstheme="majorHAnsi"/>
          <w:sz w:val="20"/>
          <w:szCs w:val="20"/>
          <w:vertAlign w:val="superscript"/>
        </w:rPr>
        <w:t>er</w:t>
      </w:r>
      <w:r w:rsidRPr="009F47F6">
        <w:rPr>
          <w:rFonts w:asciiTheme="majorHAnsi" w:hAnsiTheme="majorHAnsi" w:cstheme="majorHAnsi"/>
          <w:sz w:val="20"/>
          <w:szCs w:val="20"/>
        </w:rPr>
        <w:t xml:space="preserve"> janvier 2010 et celles composant le régime indemnitaire des attachés d’administration du ministère de l’intérieur et des directeurs de préfectures (IFTS et IEMP) depuis le 1</w:t>
      </w:r>
      <w:r w:rsidRPr="009F47F6">
        <w:rPr>
          <w:rFonts w:asciiTheme="majorHAnsi" w:hAnsiTheme="majorHAnsi" w:cstheme="majorHAnsi"/>
          <w:sz w:val="20"/>
          <w:szCs w:val="20"/>
          <w:vertAlign w:val="superscript"/>
        </w:rPr>
        <w:t>er</w:t>
      </w:r>
      <w:r w:rsidRPr="009F47F6">
        <w:rPr>
          <w:rFonts w:asciiTheme="majorHAnsi" w:hAnsiTheme="majorHAnsi" w:cstheme="majorHAnsi"/>
          <w:sz w:val="20"/>
          <w:szCs w:val="20"/>
        </w:rPr>
        <w:t xml:space="preserve"> janvier 2011. </w:t>
      </w:r>
    </w:p>
    <w:p w14:paraId="73FFCC33" w14:textId="3C5E1359" w:rsidR="00EB106F" w:rsidRPr="009F47F6" w:rsidRDefault="00EB106F" w:rsidP="009F47F6">
      <w:pPr>
        <w:autoSpaceDE w:val="0"/>
        <w:autoSpaceDN w:val="0"/>
        <w:adjustRightInd w:val="0"/>
        <w:spacing w:after="0"/>
        <w:rPr>
          <w:rFonts w:asciiTheme="majorHAnsi" w:hAnsiTheme="majorHAnsi" w:cstheme="majorHAnsi"/>
        </w:rPr>
      </w:pPr>
      <w:r w:rsidRPr="00305335">
        <w:rPr>
          <w:rFonts w:asciiTheme="majorHAnsi" w:hAnsiTheme="majorHAnsi" w:cstheme="majorHAnsi"/>
          <w:sz w:val="20"/>
          <w:szCs w:val="20"/>
        </w:rPr>
        <w:t>Le décret du 22</w:t>
      </w:r>
      <w:r>
        <w:rPr>
          <w:rFonts w:asciiTheme="majorHAnsi" w:hAnsiTheme="majorHAnsi" w:cstheme="majorHAnsi"/>
          <w:sz w:val="20"/>
          <w:szCs w:val="20"/>
        </w:rPr>
        <w:t xml:space="preserve"> </w:t>
      </w:r>
      <w:r w:rsidRPr="00305335">
        <w:rPr>
          <w:rFonts w:asciiTheme="majorHAnsi" w:hAnsiTheme="majorHAnsi" w:cstheme="majorHAnsi"/>
          <w:sz w:val="20"/>
          <w:szCs w:val="20"/>
        </w:rPr>
        <w:t>décembre 2008 instituant la PFR est abrogé à compter du 31</w:t>
      </w:r>
      <w:r>
        <w:rPr>
          <w:rFonts w:asciiTheme="majorHAnsi" w:hAnsiTheme="majorHAnsi" w:cstheme="majorHAnsi"/>
          <w:sz w:val="20"/>
          <w:szCs w:val="20"/>
        </w:rPr>
        <w:t xml:space="preserve"> </w:t>
      </w:r>
      <w:r w:rsidRPr="00305335">
        <w:rPr>
          <w:rFonts w:asciiTheme="majorHAnsi" w:hAnsiTheme="majorHAnsi" w:cstheme="majorHAnsi"/>
          <w:sz w:val="20"/>
          <w:szCs w:val="20"/>
        </w:rPr>
        <w:t>décembre 2015 au profit du régime indemnitaire tenant compte des fonctions, des sujétions, de l’expe</w:t>
      </w:r>
      <w:r>
        <w:rPr>
          <w:rFonts w:asciiTheme="majorHAnsi" w:hAnsiTheme="majorHAnsi" w:cstheme="majorHAnsi"/>
          <w:sz w:val="20"/>
          <w:szCs w:val="20"/>
        </w:rPr>
        <w:t>r</w:t>
      </w:r>
      <w:r w:rsidRPr="00305335">
        <w:rPr>
          <w:rFonts w:asciiTheme="majorHAnsi" w:hAnsiTheme="majorHAnsi" w:cstheme="majorHAnsi"/>
          <w:sz w:val="20"/>
          <w:szCs w:val="20"/>
        </w:rPr>
        <w:t>tise et de l’engagement professionnel (RIFSEEP), cette prime ayant été généralisée à l’ensemble des corps de l’</w:t>
      </w:r>
      <w:r>
        <w:rPr>
          <w:rFonts w:asciiTheme="majorHAnsi" w:hAnsiTheme="majorHAnsi" w:cstheme="majorHAnsi"/>
          <w:sz w:val="20"/>
          <w:szCs w:val="20"/>
        </w:rPr>
        <w:t>É</w:t>
      </w:r>
      <w:r w:rsidRPr="00305335">
        <w:rPr>
          <w:rFonts w:asciiTheme="majorHAnsi" w:hAnsiTheme="majorHAnsi" w:cstheme="majorHAnsi"/>
          <w:sz w:val="20"/>
          <w:szCs w:val="20"/>
        </w:rPr>
        <w:t>tat au plus tard à compter du 1</w:t>
      </w:r>
      <w:r w:rsidRPr="00305335">
        <w:rPr>
          <w:rFonts w:asciiTheme="majorHAnsi" w:hAnsiTheme="majorHAnsi" w:cstheme="majorHAnsi"/>
          <w:sz w:val="20"/>
          <w:szCs w:val="20"/>
          <w:vertAlign w:val="superscript"/>
        </w:rPr>
        <w:t>er</w:t>
      </w:r>
      <w:r>
        <w:rPr>
          <w:rFonts w:asciiTheme="majorHAnsi" w:hAnsiTheme="majorHAnsi" w:cstheme="majorHAnsi"/>
          <w:sz w:val="20"/>
          <w:szCs w:val="20"/>
          <w:vertAlign w:val="superscript"/>
        </w:rPr>
        <w:t> </w:t>
      </w:r>
      <w:r w:rsidRPr="00305335">
        <w:rPr>
          <w:rFonts w:asciiTheme="majorHAnsi" w:hAnsiTheme="majorHAnsi" w:cstheme="majorHAnsi"/>
          <w:sz w:val="20"/>
          <w:szCs w:val="20"/>
        </w:rPr>
        <w:t xml:space="preserve"> janvier</w:t>
      </w:r>
      <w:r>
        <w:rPr>
          <w:rFonts w:asciiTheme="majorHAnsi" w:hAnsiTheme="majorHAnsi" w:cstheme="majorHAnsi"/>
          <w:sz w:val="20"/>
          <w:szCs w:val="20"/>
        </w:rPr>
        <w:t> </w:t>
      </w:r>
      <w:r w:rsidRPr="00305335">
        <w:rPr>
          <w:rFonts w:asciiTheme="majorHAnsi" w:hAnsiTheme="majorHAnsi" w:cstheme="majorHAnsi"/>
          <w:sz w:val="20"/>
          <w:szCs w:val="20"/>
        </w:rPr>
        <w:t xml:space="preserve"> 2017.</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E40988" w14:textId="42F10B8B" w:rsidR="00EB106F" w:rsidRDefault="00EB106F" w:rsidP="009F20FA">
    <w:pPr>
      <w:pStyle w:val="Espace100pt"/>
    </w:pPr>
    <w:r>
      <w:t> </w:t>
    </w:r>
    <w:bookmarkStart w:id="5" w:name="_Hlk483347620"/>
    <w:bookmarkEnd w:id="5"/>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74DF6"/>
    <w:multiLevelType w:val="hybridMultilevel"/>
    <w:tmpl w:val="30D6EC9E"/>
    <w:lvl w:ilvl="0" w:tplc="A8F2D7CC">
      <w:start w:val="1"/>
      <w:numFmt w:val="none"/>
      <w:pStyle w:val="ContradictionNON"/>
      <w:lvlText w:val="Non destiné à la contradiction"/>
      <w:lvlJc w:val="right"/>
      <w:pPr>
        <w:tabs>
          <w:tab w:val="num" w:pos="0"/>
        </w:tabs>
        <w:ind w:left="0" w:firstLine="0"/>
      </w:pPr>
      <w:rPr>
        <w:rFonts w:hint="default"/>
      </w:rPr>
    </w:lvl>
    <w:lvl w:ilvl="1" w:tplc="040C0019" w:tentative="1">
      <w:start w:val="1"/>
      <w:numFmt w:val="lowerLetter"/>
      <w:lvlText w:val="%2."/>
      <w:lvlJc w:val="left"/>
      <w:pPr>
        <w:tabs>
          <w:tab w:val="num" w:pos="2149"/>
        </w:tabs>
        <w:ind w:left="2149" w:hanging="360"/>
      </w:pPr>
    </w:lvl>
    <w:lvl w:ilvl="2" w:tplc="040C001B" w:tentative="1">
      <w:start w:val="1"/>
      <w:numFmt w:val="lowerRoman"/>
      <w:lvlText w:val="%3."/>
      <w:lvlJc w:val="right"/>
      <w:pPr>
        <w:tabs>
          <w:tab w:val="num" w:pos="2869"/>
        </w:tabs>
        <w:ind w:left="2869" w:hanging="180"/>
      </w:pPr>
    </w:lvl>
    <w:lvl w:ilvl="3" w:tplc="040C000F" w:tentative="1">
      <w:start w:val="1"/>
      <w:numFmt w:val="decimal"/>
      <w:lvlText w:val="%4."/>
      <w:lvlJc w:val="left"/>
      <w:pPr>
        <w:tabs>
          <w:tab w:val="num" w:pos="3589"/>
        </w:tabs>
        <w:ind w:left="3589" w:hanging="360"/>
      </w:pPr>
    </w:lvl>
    <w:lvl w:ilvl="4" w:tplc="040C0019" w:tentative="1">
      <w:start w:val="1"/>
      <w:numFmt w:val="lowerLetter"/>
      <w:lvlText w:val="%5."/>
      <w:lvlJc w:val="left"/>
      <w:pPr>
        <w:tabs>
          <w:tab w:val="num" w:pos="4309"/>
        </w:tabs>
        <w:ind w:left="4309" w:hanging="360"/>
      </w:pPr>
    </w:lvl>
    <w:lvl w:ilvl="5" w:tplc="040C001B" w:tentative="1">
      <w:start w:val="1"/>
      <w:numFmt w:val="lowerRoman"/>
      <w:lvlText w:val="%6."/>
      <w:lvlJc w:val="right"/>
      <w:pPr>
        <w:tabs>
          <w:tab w:val="num" w:pos="5029"/>
        </w:tabs>
        <w:ind w:left="5029" w:hanging="180"/>
      </w:pPr>
    </w:lvl>
    <w:lvl w:ilvl="6" w:tplc="040C000F" w:tentative="1">
      <w:start w:val="1"/>
      <w:numFmt w:val="decimal"/>
      <w:lvlText w:val="%7."/>
      <w:lvlJc w:val="left"/>
      <w:pPr>
        <w:tabs>
          <w:tab w:val="num" w:pos="5749"/>
        </w:tabs>
        <w:ind w:left="5749" w:hanging="360"/>
      </w:pPr>
    </w:lvl>
    <w:lvl w:ilvl="7" w:tplc="040C0019" w:tentative="1">
      <w:start w:val="1"/>
      <w:numFmt w:val="lowerLetter"/>
      <w:lvlText w:val="%8."/>
      <w:lvlJc w:val="left"/>
      <w:pPr>
        <w:tabs>
          <w:tab w:val="num" w:pos="6469"/>
        </w:tabs>
        <w:ind w:left="6469" w:hanging="360"/>
      </w:pPr>
    </w:lvl>
    <w:lvl w:ilvl="8" w:tplc="040C001B" w:tentative="1">
      <w:start w:val="1"/>
      <w:numFmt w:val="lowerRoman"/>
      <w:lvlText w:val="%9."/>
      <w:lvlJc w:val="right"/>
      <w:pPr>
        <w:tabs>
          <w:tab w:val="num" w:pos="7189"/>
        </w:tabs>
        <w:ind w:left="7189" w:hanging="180"/>
      </w:pPr>
    </w:lvl>
  </w:abstractNum>
  <w:abstractNum w:abstractNumId="1" w15:restartNumberingAfterBreak="0">
    <w:nsid w:val="01332742"/>
    <w:multiLevelType w:val="hybridMultilevel"/>
    <w:tmpl w:val="1124F60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35509E3"/>
    <w:multiLevelType w:val="hybridMultilevel"/>
    <w:tmpl w:val="38766686"/>
    <w:lvl w:ilvl="0" w:tplc="D9A88EEA">
      <w:start w:val="1"/>
      <w:numFmt w:val="none"/>
      <w:pStyle w:val="Projetderecommandationsynthse"/>
      <w:lvlText w:val="%1Projet de recommandation n°"/>
      <w:lvlJc w:val="left"/>
      <w:pPr>
        <w:tabs>
          <w:tab w:val="num" w:pos="3119"/>
        </w:tabs>
        <w:ind w:left="0" w:firstLine="0"/>
      </w:pPr>
      <w:rPr>
        <w:rFonts w:hint="default"/>
        <w:b/>
        <w:i w:val="0"/>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 w15:restartNumberingAfterBreak="0">
    <w:nsid w:val="0396305B"/>
    <w:multiLevelType w:val="multilevel"/>
    <w:tmpl w:val="9C420BE2"/>
    <w:lvl w:ilvl="0">
      <w:start w:val="1"/>
      <w:numFmt w:val="decimal"/>
      <w:lvlText w:val="%1."/>
      <w:lvlJc w:val="left"/>
      <w:pPr>
        <w:ind w:left="2204" w:hanging="360"/>
      </w:pPr>
    </w:lvl>
    <w:lvl w:ilvl="1">
      <w:start w:val="1"/>
      <w:numFmt w:val="decimal"/>
      <w:lvlText w:val="%2-"/>
      <w:lvlJc w:val="left"/>
      <w:pPr>
        <w:ind w:left="2924" w:hanging="360"/>
      </w:pPr>
      <w:rPr>
        <w:rFonts w:hint="default"/>
      </w:rPr>
    </w:lvl>
    <w:lvl w:ilvl="2" w:tentative="1">
      <w:start w:val="1"/>
      <w:numFmt w:val="lowerRoman"/>
      <w:lvlText w:val="%3."/>
      <w:lvlJc w:val="right"/>
      <w:pPr>
        <w:ind w:left="3644" w:hanging="180"/>
      </w:pPr>
    </w:lvl>
    <w:lvl w:ilvl="3" w:tentative="1">
      <w:start w:val="1"/>
      <w:numFmt w:val="decimal"/>
      <w:lvlText w:val="%4."/>
      <w:lvlJc w:val="left"/>
      <w:pPr>
        <w:ind w:left="4364" w:hanging="360"/>
      </w:pPr>
    </w:lvl>
    <w:lvl w:ilvl="4" w:tentative="1">
      <w:start w:val="1"/>
      <w:numFmt w:val="lowerLetter"/>
      <w:lvlText w:val="%5."/>
      <w:lvlJc w:val="left"/>
      <w:pPr>
        <w:ind w:left="5084" w:hanging="360"/>
      </w:pPr>
    </w:lvl>
    <w:lvl w:ilvl="5" w:tentative="1">
      <w:start w:val="1"/>
      <w:numFmt w:val="lowerRoman"/>
      <w:lvlText w:val="%6."/>
      <w:lvlJc w:val="right"/>
      <w:pPr>
        <w:ind w:left="5804" w:hanging="180"/>
      </w:pPr>
    </w:lvl>
    <w:lvl w:ilvl="6">
      <w:start w:val="1"/>
      <w:numFmt w:val="decimal"/>
      <w:lvlText w:val="%7."/>
      <w:lvlJc w:val="left"/>
      <w:pPr>
        <w:ind w:left="6524" w:hanging="360"/>
      </w:pPr>
    </w:lvl>
    <w:lvl w:ilvl="7" w:tentative="1">
      <w:start w:val="1"/>
      <w:numFmt w:val="lowerLetter"/>
      <w:lvlText w:val="%8."/>
      <w:lvlJc w:val="left"/>
      <w:pPr>
        <w:ind w:left="7244" w:hanging="360"/>
      </w:pPr>
    </w:lvl>
    <w:lvl w:ilvl="8" w:tentative="1">
      <w:start w:val="1"/>
      <w:numFmt w:val="lowerRoman"/>
      <w:lvlText w:val="%9."/>
      <w:lvlJc w:val="right"/>
      <w:pPr>
        <w:ind w:left="7964" w:hanging="180"/>
      </w:pPr>
    </w:lvl>
  </w:abstractNum>
  <w:abstractNum w:abstractNumId="4" w15:restartNumberingAfterBreak="0">
    <w:nsid w:val="04E866D0"/>
    <w:multiLevelType w:val="hybridMultilevel"/>
    <w:tmpl w:val="8B1AE222"/>
    <w:lvl w:ilvl="0" w:tplc="E01C1442">
      <w:numFmt w:val="bullet"/>
      <w:lvlText w:val=""/>
      <w:lvlJc w:val="left"/>
      <w:pPr>
        <w:ind w:left="720" w:hanging="360"/>
      </w:pPr>
      <w:rPr>
        <w:rFonts w:ascii="Wingdings 3" w:eastAsiaTheme="minorEastAsia" w:hAnsi="Wingdings 3" w:cstheme="majorHAnsi" w:hint="default"/>
        <w:color w:val="D14A95" w:themeColor="accent1"/>
        <w:sz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5E83DAA"/>
    <w:multiLevelType w:val="hybridMultilevel"/>
    <w:tmpl w:val="C1FC80D2"/>
    <w:lvl w:ilvl="0" w:tplc="E01C1442">
      <w:numFmt w:val="bullet"/>
      <w:lvlText w:val=""/>
      <w:lvlJc w:val="left"/>
      <w:pPr>
        <w:ind w:left="862" w:hanging="360"/>
      </w:pPr>
      <w:rPr>
        <w:rFonts w:ascii="Wingdings 3" w:eastAsiaTheme="minorEastAsia" w:hAnsi="Wingdings 3" w:cstheme="majorHAnsi" w:hint="default"/>
        <w:color w:val="D14A95" w:themeColor="accent1"/>
        <w:sz w:val="20"/>
      </w:rPr>
    </w:lvl>
    <w:lvl w:ilvl="1" w:tplc="040C0003" w:tentative="1">
      <w:start w:val="1"/>
      <w:numFmt w:val="bullet"/>
      <w:lvlText w:val="o"/>
      <w:lvlJc w:val="left"/>
      <w:pPr>
        <w:ind w:left="1582" w:hanging="360"/>
      </w:pPr>
      <w:rPr>
        <w:rFonts w:ascii="Courier New" w:hAnsi="Courier New" w:cs="Courier New" w:hint="default"/>
      </w:rPr>
    </w:lvl>
    <w:lvl w:ilvl="2" w:tplc="040C0005" w:tentative="1">
      <w:start w:val="1"/>
      <w:numFmt w:val="bullet"/>
      <w:lvlText w:val=""/>
      <w:lvlJc w:val="left"/>
      <w:pPr>
        <w:ind w:left="2302" w:hanging="360"/>
      </w:pPr>
      <w:rPr>
        <w:rFonts w:ascii="Wingdings" w:hAnsi="Wingdings" w:hint="default"/>
      </w:rPr>
    </w:lvl>
    <w:lvl w:ilvl="3" w:tplc="040C0001" w:tentative="1">
      <w:start w:val="1"/>
      <w:numFmt w:val="bullet"/>
      <w:lvlText w:val=""/>
      <w:lvlJc w:val="left"/>
      <w:pPr>
        <w:ind w:left="3022" w:hanging="360"/>
      </w:pPr>
      <w:rPr>
        <w:rFonts w:ascii="Symbol" w:hAnsi="Symbol" w:hint="default"/>
      </w:rPr>
    </w:lvl>
    <w:lvl w:ilvl="4" w:tplc="040C0003" w:tentative="1">
      <w:start w:val="1"/>
      <w:numFmt w:val="bullet"/>
      <w:lvlText w:val="o"/>
      <w:lvlJc w:val="left"/>
      <w:pPr>
        <w:ind w:left="3742" w:hanging="360"/>
      </w:pPr>
      <w:rPr>
        <w:rFonts w:ascii="Courier New" w:hAnsi="Courier New" w:cs="Courier New" w:hint="default"/>
      </w:rPr>
    </w:lvl>
    <w:lvl w:ilvl="5" w:tplc="040C0005" w:tentative="1">
      <w:start w:val="1"/>
      <w:numFmt w:val="bullet"/>
      <w:lvlText w:val=""/>
      <w:lvlJc w:val="left"/>
      <w:pPr>
        <w:ind w:left="4462" w:hanging="360"/>
      </w:pPr>
      <w:rPr>
        <w:rFonts w:ascii="Wingdings" w:hAnsi="Wingdings" w:hint="default"/>
      </w:rPr>
    </w:lvl>
    <w:lvl w:ilvl="6" w:tplc="040C0001" w:tentative="1">
      <w:start w:val="1"/>
      <w:numFmt w:val="bullet"/>
      <w:lvlText w:val=""/>
      <w:lvlJc w:val="left"/>
      <w:pPr>
        <w:ind w:left="5182" w:hanging="360"/>
      </w:pPr>
      <w:rPr>
        <w:rFonts w:ascii="Symbol" w:hAnsi="Symbol" w:hint="default"/>
      </w:rPr>
    </w:lvl>
    <w:lvl w:ilvl="7" w:tplc="040C0003" w:tentative="1">
      <w:start w:val="1"/>
      <w:numFmt w:val="bullet"/>
      <w:lvlText w:val="o"/>
      <w:lvlJc w:val="left"/>
      <w:pPr>
        <w:ind w:left="5902" w:hanging="360"/>
      </w:pPr>
      <w:rPr>
        <w:rFonts w:ascii="Courier New" w:hAnsi="Courier New" w:cs="Courier New" w:hint="default"/>
      </w:rPr>
    </w:lvl>
    <w:lvl w:ilvl="8" w:tplc="040C0005" w:tentative="1">
      <w:start w:val="1"/>
      <w:numFmt w:val="bullet"/>
      <w:lvlText w:val=""/>
      <w:lvlJc w:val="left"/>
      <w:pPr>
        <w:ind w:left="6622" w:hanging="360"/>
      </w:pPr>
      <w:rPr>
        <w:rFonts w:ascii="Wingdings" w:hAnsi="Wingdings" w:hint="default"/>
      </w:rPr>
    </w:lvl>
  </w:abstractNum>
  <w:abstractNum w:abstractNumId="6" w15:restartNumberingAfterBreak="0">
    <w:nsid w:val="06186634"/>
    <w:multiLevelType w:val="hybridMultilevel"/>
    <w:tmpl w:val="336C23DC"/>
    <w:lvl w:ilvl="0" w:tplc="DFD46E70">
      <w:start w:val="1"/>
      <w:numFmt w:val="decimal"/>
      <w:pStyle w:val="Recommandationrapport"/>
      <w:lvlText w:val="Recommandation n° %1."/>
      <w:lvlJc w:val="left"/>
      <w:pPr>
        <w:tabs>
          <w:tab w:val="num" w:pos="2495"/>
        </w:tabs>
        <w:ind w:left="113" w:firstLine="0"/>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7" w15:restartNumberingAfterBreak="0">
    <w:nsid w:val="062E32C9"/>
    <w:multiLevelType w:val="multilevel"/>
    <w:tmpl w:val="D2721542"/>
    <w:lvl w:ilvl="0">
      <w:start w:val="1"/>
      <w:numFmt w:val="decimal"/>
      <w:pStyle w:val="Titreorganigramme"/>
      <w:suff w:val="space"/>
      <w:lvlText w:val="Organigramme n° %1 :"/>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8" w15:restartNumberingAfterBreak="0">
    <w:nsid w:val="08AF6239"/>
    <w:multiLevelType w:val="hybridMultilevel"/>
    <w:tmpl w:val="B83EB14E"/>
    <w:lvl w:ilvl="0" w:tplc="8D8EEB72">
      <w:start w:val="1"/>
      <w:numFmt w:val="decimal"/>
      <w:pStyle w:val="TitreAnnexenumrot"/>
      <w:lvlText w:val="Annexe n° %1."/>
      <w:lvlJc w:val="left"/>
      <w:pPr>
        <w:tabs>
          <w:tab w:val="num" w:pos="3772"/>
        </w:tabs>
        <w:ind w:left="2411"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9" w15:restartNumberingAfterBreak="0">
    <w:nsid w:val="0D9D75B2"/>
    <w:multiLevelType w:val="hybridMultilevel"/>
    <w:tmpl w:val="F71A6178"/>
    <w:lvl w:ilvl="0" w:tplc="D64E2B60">
      <w:start w:val="1"/>
      <w:numFmt w:val="decimal"/>
      <w:lvlText w:val="%1."/>
      <w:lvlJc w:val="left"/>
      <w:pPr>
        <w:ind w:left="720" w:hanging="360"/>
      </w:pPr>
      <w:rPr>
        <w:rFonts w:hint="default"/>
        <w:color w:val="auto"/>
        <w:sz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0DF35820"/>
    <w:multiLevelType w:val="hybridMultilevel"/>
    <w:tmpl w:val="DF4847EC"/>
    <w:lvl w:ilvl="0" w:tplc="7C6A56C0">
      <w:start w:val="1"/>
      <w:numFmt w:val="bullet"/>
      <w:lvlText w:val="-"/>
      <w:lvlJc w:val="left"/>
      <w:pPr>
        <w:ind w:left="720" w:hanging="360"/>
      </w:pPr>
      <w:rPr>
        <w:rFonts w:ascii="Times New Roman" w:eastAsia="Times New Roman" w:hAnsi="Times New Roman" w:cs="Times New Roman" w:hint="default"/>
        <w:color w:val="D14A95"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10350F6"/>
    <w:multiLevelType w:val="hybridMultilevel"/>
    <w:tmpl w:val="FEDA7CAE"/>
    <w:lvl w:ilvl="0" w:tplc="98880512">
      <w:start w:val="1"/>
      <w:numFmt w:val="decimal"/>
      <w:lvlText w:val="%1."/>
      <w:lvlJc w:val="left"/>
      <w:pPr>
        <w:ind w:left="720" w:hanging="360"/>
      </w:pPr>
      <w:rPr>
        <w:rFonts w:hint="default"/>
        <w:color w:val="auto"/>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3D759FB"/>
    <w:multiLevelType w:val="hybridMultilevel"/>
    <w:tmpl w:val="2A8C913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55478EF"/>
    <w:multiLevelType w:val="hybridMultilevel"/>
    <w:tmpl w:val="84620670"/>
    <w:lvl w:ilvl="0" w:tplc="4238BDF8">
      <w:start w:val="1"/>
      <w:numFmt w:val="bullet"/>
      <w:lvlText w:val=""/>
      <w:lvlJc w:val="left"/>
      <w:pPr>
        <w:ind w:left="720" w:hanging="360"/>
      </w:pPr>
      <w:rPr>
        <w:rFonts w:ascii="Symbol" w:hAnsi="Symbol" w:hint="default"/>
        <w:color w:val="D14A95"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66715D7"/>
    <w:multiLevelType w:val="hybridMultilevel"/>
    <w:tmpl w:val="4CBAFF44"/>
    <w:lvl w:ilvl="0" w:tplc="7C6A56C0">
      <w:start w:val="1"/>
      <w:numFmt w:val="bullet"/>
      <w:lvlText w:val="-"/>
      <w:lvlJc w:val="left"/>
      <w:pPr>
        <w:ind w:left="720" w:hanging="360"/>
      </w:pPr>
      <w:rPr>
        <w:rFonts w:ascii="Times New Roman" w:eastAsia="Times New Roman" w:hAnsi="Times New Roman" w:cs="Times New Roman" w:hint="default"/>
        <w:color w:val="D14A95"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191B5561"/>
    <w:multiLevelType w:val="multilevel"/>
    <w:tmpl w:val="46E89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9D418DB"/>
    <w:multiLevelType w:val="hybridMultilevel"/>
    <w:tmpl w:val="60A4EE18"/>
    <w:lvl w:ilvl="0" w:tplc="4238BDF8">
      <w:start w:val="1"/>
      <w:numFmt w:val="bullet"/>
      <w:lvlText w:val=""/>
      <w:lvlJc w:val="left"/>
      <w:pPr>
        <w:ind w:left="862" w:hanging="360"/>
      </w:pPr>
      <w:rPr>
        <w:rFonts w:ascii="Symbol" w:hAnsi="Symbol" w:hint="default"/>
        <w:color w:val="D14A95" w:themeColor="accent1"/>
      </w:rPr>
    </w:lvl>
    <w:lvl w:ilvl="1" w:tplc="040C0003" w:tentative="1">
      <w:start w:val="1"/>
      <w:numFmt w:val="bullet"/>
      <w:lvlText w:val="o"/>
      <w:lvlJc w:val="left"/>
      <w:pPr>
        <w:ind w:left="1582" w:hanging="360"/>
      </w:pPr>
      <w:rPr>
        <w:rFonts w:ascii="Courier New" w:hAnsi="Courier New" w:cs="Courier New" w:hint="default"/>
      </w:rPr>
    </w:lvl>
    <w:lvl w:ilvl="2" w:tplc="040C0005" w:tentative="1">
      <w:start w:val="1"/>
      <w:numFmt w:val="bullet"/>
      <w:lvlText w:val=""/>
      <w:lvlJc w:val="left"/>
      <w:pPr>
        <w:ind w:left="2302" w:hanging="360"/>
      </w:pPr>
      <w:rPr>
        <w:rFonts w:ascii="Wingdings" w:hAnsi="Wingdings" w:hint="default"/>
      </w:rPr>
    </w:lvl>
    <w:lvl w:ilvl="3" w:tplc="040C0001" w:tentative="1">
      <w:start w:val="1"/>
      <w:numFmt w:val="bullet"/>
      <w:lvlText w:val=""/>
      <w:lvlJc w:val="left"/>
      <w:pPr>
        <w:ind w:left="3022" w:hanging="360"/>
      </w:pPr>
      <w:rPr>
        <w:rFonts w:ascii="Symbol" w:hAnsi="Symbol" w:hint="default"/>
      </w:rPr>
    </w:lvl>
    <w:lvl w:ilvl="4" w:tplc="040C0003" w:tentative="1">
      <w:start w:val="1"/>
      <w:numFmt w:val="bullet"/>
      <w:lvlText w:val="o"/>
      <w:lvlJc w:val="left"/>
      <w:pPr>
        <w:ind w:left="3742" w:hanging="360"/>
      </w:pPr>
      <w:rPr>
        <w:rFonts w:ascii="Courier New" w:hAnsi="Courier New" w:cs="Courier New" w:hint="default"/>
      </w:rPr>
    </w:lvl>
    <w:lvl w:ilvl="5" w:tplc="040C0005" w:tentative="1">
      <w:start w:val="1"/>
      <w:numFmt w:val="bullet"/>
      <w:lvlText w:val=""/>
      <w:lvlJc w:val="left"/>
      <w:pPr>
        <w:ind w:left="4462" w:hanging="360"/>
      </w:pPr>
      <w:rPr>
        <w:rFonts w:ascii="Wingdings" w:hAnsi="Wingdings" w:hint="default"/>
      </w:rPr>
    </w:lvl>
    <w:lvl w:ilvl="6" w:tplc="040C0001" w:tentative="1">
      <w:start w:val="1"/>
      <w:numFmt w:val="bullet"/>
      <w:lvlText w:val=""/>
      <w:lvlJc w:val="left"/>
      <w:pPr>
        <w:ind w:left="5182" w:hanging="360"/>
      </w:pPr>
      <w:rPr>
        <w:rFonts w:ascii="Symbol" w:hAnsi="Symbol" w:hint="default"/>
      </w:rPr>
    </w:lvl>
    <w:lvl w:ilvl="7" w:tplc="040C0003" w:tentative="1">
      <w:start w:val="1"/>
      <w:numFmt w:val="bullet"/>
      <w:lvlText w:val="o"/>
      <w:lvlJc w:val="left"/>
      <w:pPr>
        <w:ind w:left="5902" w:hanging="360"/>
      </w:pPr>
      <w:rPr>
        <w:rFonts w:ascii="Courier New" w:hAnsi="Courier New" w:cs="Courier New" w:hint="default"/>
      </w:rPr>
    </w:lvl>
    <w:lvl w:ilvl="8" w:tplc="040C0005" w:tentative="1">
      <w:start w:val="1"/>
      <w:numFmt w:val="bullet"/>
      <w:lvlText w:val=""/>
      <w:lvlJc w:val="left"/>
      <w:pPr>
        <w:ind w:left="6622" w:hanging="360"/>
      </w:pPr>
      <w:rPr>
        <w:rFonts w:ascii="Wingdings" w:hAnsi="Wingdings" w:hint="default"/>
      </w:rPr>
    </w:lvl>
  </w:abstractNum>
  <w:abstractNum w:abstractNumId="17" w15:restartNumberingAfterBreak="0">
    <w:nsid w:val="1B901DDC"/>
    <w:multiLevelType w:val="hybridMultilevel"/>
    <w:tmpl w:val="92820812"/>
    <w:lvl w:ilvl="0" w:tplc="7C6A56C0">
      <w:start w:val="1"/>
      <w:numFmt w:val="bullet"/>
      <w:lvlText w:val="-"/>
      <w:lvlJc w:val="left"/>
      <w:pPr>
        <w:ind w:left="1440" w:hanging="360"/>
      </w:pPr>
      <w:rPr>
        <w:rFonts w:ascii="Times New Roman" w:eastAsia="Times New Roman" w:hAnsi="Times New Roman" w:cs="Times New Roman" w:hint="default"/>
        <w:color w:val="D14A95" w:themeColor="accent1"/>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8" w15:restartNumberingAfterBreak="0">
    <w:nsid w:val="1CEA7E49"/>
    <w:multiLevelType w:val="hybridMultilevel"/>
    <w:tmpl w:val="0E704EC4"/>
    <w:lvl w:ilvl="0" w:tplc="E01C1442">
      <w:numFmt w:val="bullet"/>
      <w:lvlText w:val=""/>
      <w:lvlJc w:val="left"/>
      <w:pPr>
        <w:ind w:left="720" w:hanging="360"/>
      </w:pPr>
      <w:rPr>
        <w:rFonts w:ascii="Wingdings 3" w:eastAsiaTheme="minorEastAsia" w:hAnsi="Wingdings 3" w:cstheme="majorHAnsi" w:hint="default"/>
        <w:color w:val="D14A95" w:themeColor="accent1"/>
        <w:sz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1D2A19E8"/>
    <w:multiLevelType w:val="hybridMultilevel"/>
    <w:tmpl w:val="A6FA4A38"/>
    <w:lvl w:ilvl="0" w:tplc="AFA4BB52">
      <w:start w:val="1"/>
      <w:numFmt w:val="bullet"/>
      <w:lvlText w:val=""/>
      <w:lvlJc w:val="left"/>
      <w:pPr>
        <w:ind w:left="862" w:hanging="360"/>
      </w:pPr>
      <w:rPr>
        <w:rFonts w:ascii="Symbol" w:hAnsi="Symbol" w:hint="default"/>
        <w:color w:val="D14A95" w:themeColor="accent1"/>
      </w:rPr>
    </w:lvl>
    <w:lvl w:ilvl="1" w:tplc="040C0003" w:tentative="1">
      <w:start w:val="1"/>
      <w:numFmt w:val="bullet"/>
      <w:lvlText w:val="o"/>
      <w:lvlJc w:val="left"/>
      <w:pPr>
        <w:ind w:left="1582" w:hanging="360"/>
      </w:pPr>
      <w:rPr>
        <w:rFonts w:ascii="Courier New" w:hAnsi="Courier New" w:cs="Courier New" w:hint="default"/>
      </w:rPr>
    </w:lvl>
    <w:lvl w:ilvl="2" w:tplc="040C0005" w:tentative="1">
      <w:start w:val="1"/>
      <w:numFmt w:val="bullet"/>
      <w:lvlText w:val=""/>
      <w:lvlJc w:val="left"/>
      <w:pPr>
        <w:ind w:left="2302" w:hanging="360"/>
      </w:pPr>
      <w:rPr>
        <w:rFonts w:ascii="Wingdings" w:hAnsi="Wingdings" w:hint="default"/>
      </w:rPr>
    </w:lvl>
    <w:lvl w:ilvl="3" w:tplc="040C0001" w:tentative="1">
      <w:start w:val="1"/>
      <w:numFmt w:val="bullet"/>
      <w:lvlText w:val=""/>
      <w:lvlJc w:val="left"/>
      <w:pPr>
        <w:ind w:left="3022" w:hanging="360"/>
      </w:pPr>
      <w:rPr>
        <w:rFonts w:ascii="Symbol" w:hAnsi="Symbol" w:hint="default"/>
      </w:rPr>
    </w:lvl>
    <w:lvl w:ilvl="4" w:tplc="040C0003" w:tentative="1">
      <w:start w:val="1"/>
      <w:numFmt w:val="bullet"/>
      <w:lvlText w:val="o"/>
      <w:lvlJc w:val="left"/>
      <w:pPr>
        <w:ind w:left="3742" w:hanging="360"/>
      </w:pPr>
      <w:rPr>
        <w:rFonts w:ascii="Courier New" w:hAnsi="Courier New" w:cs="Courier New" w:hint="default"/>
      </w:rPr>
    </w:lvl>
    <w:lvl w:ilvl="5" w:tplc="040C0005" w:tentative="1">
      <w:start w:val="1"/>
      <w:numFmt w:val="bullet"/>
      <w:lvlText w:val=""/>
      <w:lvlJc w:val="left"/>
      <w:pPr>
        <w:ind w:left="4462" w:hanging="360"/>
      </w:pPr>
      <w:rPr>
        <w:rFonts w:ascii="Wingdings" w:hAnsi="Wingdings" w:hint="default"/>
      </w:rPr>
    </w:lvl>
    <w:lvl w:ilvl="6" w:tplc="040C0001" w:tentative="1">
      <w:start w:val="1"/>
      <w:numFmt w:val="bullet"/>
      <w:lvlText w:val=""/>
      <w:lvlJc w:val="left"/>
      <w:pPr>
        <w:ind w:left="5182" w:hanging="360"/>
      </w:pPr>
      <w:rPr>
        <w:rFonts w:ascii="Symbol" w:hAnsi="Symbol" w:hint="default"/>
      </w:rPr>
    </w:lvl>
    <w:lvl w:ilvl="7" w:tplc="040C0003" w:tentative="1">
      <w:start w:val="1"/>
      <w:numFmt w:val="bullet"/>
      <w:lvlText w:val="o"/>
      <w:lvlJc w:val="left"/>
      <w:pPr>
        <w:ind w:left="5902" w:hanging="360"/>
      </w:pPr>
      <w:rPr>
        <w:rFonts w:ascii="Courier New" w:hAnsi="Courier New" w:cs="Courier New" w:hint="default"/>
      </w:rPr>
    </w:lvl>
    <w:lvl w:ilvl="8" w:tplc="040C0005" w:tentative="1">
      <w:start w:val="1"/>
      <w:numFmt w:val="bullet"/>
      <w:lvlText w:val=""/>
      <w:lvlJc w:val="left"/>
      <w:pPr>
        <w:ind w:left="6622" w:hanging="360"/>
      </w:pPr>
      <w:rPr>
        <w:rFonts w:ascii="Wingdings" w:hAnsi="Wingdings" w:hint="default"/>
      </w:rPr>
    </w:lvl>
  </w:abstractNum>
  <w:abstractNum w:abstractNumId="20" w15:restartNumberingAfterBreak="0">
    <w:nsid w:val="1D9A4153"/>
    <w:multiLevelType w:val="hybridMultilevel"/>
    <w:tmpl w:val="9EC6B560"/>
    <w:lvl w:ilvl="0" w:tplc="4238BDF8">
      <w:start w:val="1"/>
      <w:numFmt w:val="bullet"/>
      <w:lvlText w:val=""/>
      <w:lvlJc w:val="left"/>
      <w:pPr>
        <w:ind w:left="720" w:hanging="360"/>
      </w:pPr>
      <w:rPr>
        <w:rFonts w:ascii="Symbol" w:hAnsi="Symbol" w:hint="default"/>
        <w:color w:val="D14A95"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1E7C3B1A"/>
    <w:multiLevelType w:val="hybridMultilevel"/>
    <w:tmpl w:val="D4EC1C36"/>
    <w:lvl w:ilvl="0" w:tplc="95BA642C">
      <w:start w:val="1"/>
      <w:numFmt w:val="decimal"/>
      <w:lvlText w:val="%1."/>
      <w:lvlJc w:val="left"/>
      <w:pPr>
        <w:ind w:left="720" w:hanging="360"/>
      </w:pPr>
      <w:rPr>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22E61081"/>
    <w:multiLevelType w:val="hybridMultilevel"/>
    <w:tmpl w:val="C2585A64"/>
    <w:lvl w:ilvl="0" w:tplc="7C6A56C0">
      <w:start w:val="1"/>
      <w:numFmt w:val="bullet"/>
      <w:lvlText w:val="-"/>
      <w:lvlJc w:val="left"/>
      <w:pPr>
        <w:ind w:left="720" w:hanging="360"/>
      </w:pPr>
      <w:rPr>
        <w:rFonts w:ascii="Times New Roman" w:eastAsia="Times New Roman" w:hAnsi="Times New Roman" w:cs="Times New Roman" w:hint="default"/>
        <w:color w:val="D14A95"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25ED2F0B"/>
    <w:multiLevelType w:val="hybridMultilevel"/>
    <w:tmpl w:val="245C47CA"/>
    <w:lvl w:ilvl="0" w:tplc="09F20928">
      <w:start w:val="1"/>
      <w:numFmt w:val="decimal"/>
      <w:pStyle w:val="Projetderecommandationrapport"/>
      <w:lvlText w:val="Projet de recommandation n° %1."/>
      <w:lvlJc w:val="left"/>
      <w:pPr>
        <w:tabs>
          <w:tab w:val="num" w:pos="3572"/>
        </w:tabs>
        <w:ind w:left="113" w:firstLine="0"/>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4" w15:restartNumberingAfterBreak="0">
    <w:nsid w:val="260B3C32"/>
    <w:multiLevelType w:val="hybridMultilevel"/>
    <w:tmpl w:val="0DEEAF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2A39049C"/>
    <w:multiLevelType w:val="hybridMultilevel"/>
    <w:tmpl w:val="979A9804"/>
    <w:lvl w:ilvl="0" w:tplc="7438E85A">
      <w:start w:val="1"/>
      <w:numFmt w:val="bullet"/>
      <w:lvlText w:val="-"/>
      <w:lvlJc w:val="left"/>
      <w:pPr>
        <w:ind w:left="720" w:hanging="360"/>
      </w:pPr>
      <w:rPr>
        <w:rFonts w:ascii="Times New Roman" w:eastAsia="Times New Roman" w:hAnsi="Times New Roman" w:cs="Times New Roman" w:hint="default"/>
        <w:color w:val="auto"/>
        <w:sz w:val="20"/>
      </w:rPr>
    </w:lvl>
    <w:lvl w:ilvl="1" w:tplc="4238BDF8">
      <w:start w:val="1"/>
      <w:numFmt w:val="bullet"/>
      <w:lvlText w:val=""/>
      <w:lvlJc w:val="left"/>
      <w:pPr>
        <w:ind w:left="1440" w:hanging="360"/>
      </w:pPr>
      <w:rPr>
        <w:rFonts w:ascii="Symbol" w:hAnsi="Symbol" w:hint="default"/>
        <w:color w:val="D14A95" w:themeColor="accent1"/>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2AE6694E"/>
    <w:multiLevelType w:val="hybridMultilevel"/>
    <w:tmpl w:val="22CE8AAC"/>
    <w:lvl w:ilvl="0" w:tplc="8510436E">
      <w:start w:val="1"/>
      <w:numFmt w:val="decimal"/>
      <w:lvlText w:val="%1."/>
      <w:lvlJc w:val="left"/>
      <w:pPr>
        <w:ind w:left="502" w:hanging="360"/>
      </w:pPr>
      <w:rPr>
        <w:rFonts w:hint="default"/>
      </w:rPr>
    </w:lvl>
    <w:lvl w:ilvl="1" w:tplc="040C0019">
      <w:start w:val="1"/>
      <w:numFmt w:val="lowerLetter"/>
      <w:lvlText w:val="%2."/>
      <w:lvlJc w:val="left"/>
      <w:pPr>
        <w:ind w:left="1222" w:hanging="360"/>
      </w:pPr>
    </w:lvl>
    <w:lvl w:ilvl="2" w:tplc="040C001B">
      <w:start w:val="1"/>
      <w:numFmt w:val="lowerRoman"/>
      <w:lvlText w:val="%3."/>
      <w:lvlJc w:val="right"/>
      <w:pPr>
        <w:ind w:left="1942" w:hanging="180"/>
      </w:pPr>
    </w:lvl>
    <w:lvl w:ilvl="3" w:tplc="040C000F">
      <w:start w:val="1"/>
      <w:numFmt w:val="decimal"/>
      <w:lvlText w:val="%4."/>
      <w:lvlJc w:val="left"/>
      <w:pPr>
        <w:ind w:left="2662" w:hanging="360"/>
      </w:pPr>
    </w:lvl>
    <w:lvl w:ilvl="4" w:tplc="040C0019" w:tentative="1">
      <w:start w:val="1"/>
      <w:numFmt w:val="lowerLetter"/>
      <w:lvlText w:val="%5."/>
      <w:lvlJc w:val="left"/>
      <w:pPr>
        <w:ind w:left="3382" w:hanging="360"/>
      </w:pPr>
    </w:lvl>
    <w:lvl w:ilvl="5" w:tplc="040C001B" w:tentative="1">
      <w:start w:val="1"/>
      <w:numFmt w:val="lowerRoman"/>
      <w:lvlText w:val="%6."/>
      <w:lvlJc w:val="right"/>
      <w:pPr>
        <w:ind w:left="4102" w:hanging="180"/>
      </w:pPr>
    </w:lvl>
    <w:lvl w:ilvl="6" w:tplc="040C000F" w:tentative="1">
      <w:start w:val="1"/>
      <w:numFmt w:val="decimal"/>
      <w:lvlText w:val="%7."/>
      <w:lvlJc w:val="left"/>
      <w:pPr>
        <w:ind w:left="4822" w:hanging="360"/>
      </w:pPr>
    </w:lvl>
    <w:lvl w:ilvl="7" w:tplc="040C0019" w:tentative="1">
      <w:start w:val="1"/>
      <w:numFmt w:val="lowerLetter"/>
      <w:lvlText w:val="%8."/>
      <w:lvlJc w:val="left"/>
      <w:pPr>
        <w:ind w:left="5542" w:hanging="360"/>
      </w:pPr>
    </w:lvl>
    <w:lvl w:ilvl="8" w:tplc="040C001B" w:tentative="1">
      <w:start w:val="1"/>
      <w:numFmt w:val="lowerRoman"/>
      <w:lvlText w:val="%9."/>
      <w:lvlJc w:val="right"/>
      <w:pPr>
        <w:ind w:left="6262" w:hanging="180"/>
      </w:pPr>
    </w:lvl>
  </w:abstractNum>
  <w:abstractNum w:abstractNumId="27" w15:restartNumberingAfterBreak="0">
    <w:nsid w:val="2BC862B6"/>
    <w:multiLevelType w:val="hybridMultilevel"/>
    <w:tmpl w:val="CDA25852"/>
    <w:lvl w:ilvl="0" w:tplc="D4069AB4">
      <w:numFmt w:val="bullet"/>
      <w:lvlText w:val=""/>
      <w:lvlJc w:val="left"/>
      <w:pPr>
        <w:ind w:left="720" w:hanging="360"/>
      </w:pPr>
      <w:rPr>
        <w:rFonts w:ascii="Wingdings 3" w:eastAsiaTheme="minorEastAsia" w:hAnsi="Wingdings 3" w:cstheme="majorHAnsi" w:hint="default"/>
        <w:color w:val="D14A95" w:themeColor="accent1"/>
        <w:sz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307D63BD"/>
    <w:multiLevelType w:val="hybridMultilevel"/>
    <w:tmpl w:val="69545D06"/>
    <w:lvl w:ilvl="0" w:tplc="66425A38">
      <w:start w:val="1"/>
      <w:numFmt w:val="none"/>
      <w:pStyle w:val="Commentairestyle"/>
      <w:lvlText w:val="Commentaire :"/>
      <w:lvlJc w:val="left"/>
      <w:pPr>
        <w:tabs>
          <w:tab w:val="num" w:pos="1616"/>
        </w:tabs>
        <w:ind w:left="85" w:firstLine="0"/>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9" w15:restartNumberingAfterBreak="0">
    <w:nsid w:val="31B35605"/>
    <w:multiLevelType w:val="hybridMultilevel"/>
    <w:tmpl w:val="B0982B3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32A405D4"/>
    <w:multiLevelType w:val="hybridMultilevel"/>
    <w:tmpl w:val="E8BC0F2C"/>
    <w:lvl w:ilvl="0" w:tplc="D76E543A">
      <w:start w:val="1"/>
      <w:numFmt w:val="decimal"/>
      <w:pStyle w:val="Observation"/>
      <w:lvlText w:val="Obs. %1."/>
      <w:lvlJc w:val="left"/>
      <w:pPr>
        <w:tabs>
          <w:tab w:val="num" w:pos="794"/>
        </w:tabs>
        <w:ind w:left="794" w:hanging="79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1" w15:restartNumberingAfterBreak="0">
    <w:nsid w:val="34CE04AE"/>
    <w:multiLevelType w:val="hybridMultilevel"/>
    <w:tmpl w:val="92F2F640"/>
    <w:lvl w:ilvl="0" w:tplc="E01C1442">
      <w:numFmt w:val="bullet"/>
      <w:lvlText w:val=""/>
      <w:lvlJc w:val="left"/>
      <w:pPr>
        <w:ind w:left="720" w:hanging="360"/>
      </w:pPr>
      <w:rPr>
        <w:rFonts w:ascii="Wingdings 3" w:eastAsiaTheme="minorEastAsia" w:hAnsi="Wingdings 3" w:cstheme="majorHAnsi" w:hint="default"/>
        <w:color w:val="D14A95" w:themeColor="accent1"/>
        <w:sz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364B1092"/>
    <w:multiLevelType w:val="hybridMultilevel"/>
    <w:tmpl w:val="94C8627E"/>
    <w:lvl w:ilvl="0" w:tplc="4238BDF8">
      <w:start w:val="1"/>
      <w:numFmt w:val="bullet"/>
      <w:lvlText w:val=""/>
      <w:lvlJc w:val="left"/>
      <w:pPr>
        <w:ind w:left="720" w:hanging="360"/>
      </w:pPr>
      <w:rPr>
        <w:rFonts w:ascii="Symbol" w:hAnsi="Symbol" w:hint="default"/>
        <w:color w:val="D14A95"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36824CCB"/>
    <w:multiLevelType w:val="hybridMultilevel"/>
    <w:tmpl w:val="04FC7066"/>
    <w:lvl w:ilvl="0" w:tplc="EF86AA5C">
      <w:start w:val="1"/>
      <w:numFmt w:val="decimal"/>
      <w:pStyle w:val="Rponsenauto"/>
      <w:lvlText w:val="Réponse n° %1."/>
      <w:lvlJc w:val="left"/>
      <w:pPr>
        <w:tabs>
          <w:tab w:val="num" w:pos="1474"/>
        </w:tabs>
        <w:ind w:left="0" w:firstLine="0"/>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4" w15:restartNumberingAfterBreak="0">
    <w:nsid w:val="3B1A035F"/>
    <w:multiLevelType w:val="hybridMultilevel"/>
    <w:tmpl w:val="BDACE210"/>
    <w:lvl w:ilvl="0" w:tplc="2D2A0A58">
      <w:start w:val="1"/>
      <w:numFmt w:val="none"/>
      <w:pStyle w:val="Recommandationsynthse"/>
      <w:lvlText w:val="Recommandation n° "/>
      <w:lvlJc w:val="left"/>
      <w:pPr>
        <w:tabs>
          <w:tab w:val="num" w:pos="2211"/>
        </w:tabs>
        <w:ind w:left="0" w:firstLine="0"/>
      </w:pPr>
      <w:rPr>
        <w:rFonts w:hint="default"/>
        <w:b/>
        <w:i w:val="0"/>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5" w15:restartNumberingAfterBreak="0">
    <w:nsid w:val="3BA278F4"/>
    <w:multiLevelType w:val="hybridMultilevel"/>
    <w:tmpl w:val="CDB050DE"/>
    <w:lvl w:ilvl="0" w:tplc="4238BDF8">
      <w:start w:val="1"/>
      <w:numFmt w:val="bullet"/>
      <w:lvlText w:val=""/>
      <w:lvlJc w:val="left"/>
      <w:pPr>
        <w:ind w:left="720" w:hanging="360"/>
      </w:pPr>
      <w:rPr>
        <w:rFonts w:ascii="Symbol" w:hAnsi="Symbol" w:hint="default"/>
        <w:color w:val="D14A95"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3FE56B41"/>
    <w:multiLevelType w:val="hybridMultilevel"/>
    <w:tmpl w:val="D21E74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422A0842"/>
    <w:multiLevelType w:val="multilevel"/>
    <w:tmpl w:val="FB962DA6"/>
    <w:lvl w:ilvl="0">
      <w:start w:val="1"/>
      <w:numFmt w:val="decimal"/>
      <w:pStyle w:val="Titreschma"/>
      <w:suff w:val="space"/>
      <w:lvlText w:val="Schéma n° %1 :"/>
      <w:lvlJc w:val="left"/>
      <w:pPr>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8" w15:restartNumberingAfterBreak="0">
    <w:nsid w:val="436133AE"/>
    <w:multiLevelType w:val="hybridMultilevel"/>
    <w:tmpl w:val="C5165E70"/>
    <w:lvl w:ilvl="0" w:tplc="E01C1442">
      <w:numFmt w:val="bullet"/>
      <w:lvlText w:val=""/>
      <w:lvlJc w:val="left"/>
      <w:pPr>
        <w:ind w:left="786" w:hanging="360"/>
      </w:pPr>
      <w:rPr>
        <w:rFonts w:ascii="Wingdings 3" w:eastAsiaTheme="minorEastAsia" w:hAnsi="Wingdings 3" w:cstheme="majorHAnsi" w:hint="default"/>
        <w:color w:val="D14A95" w:themeColor="accent1"/>
        <w:sz w:val="20"/>
      </w:rPr>
    </w:lvl>
    <w:lvl w:ilvl="1" w:tplc="040C0003" w:tentative="1">
      <w:start w:val="1"/>
      <w:numFmt w:val="bullet"/>
      <w:lvlText w:val="o"/>
      <w:lvlJc w:val="left"/>
      <w:pPr>
        <w:ind w:left="1506" w:hanging="360"/>
      </w:pPr>
      <w:rPr>
        <w:rFonts w:ascii="Courier New" w:hAnsi="Courier New" w:cs="Courier New" w:hint="default"/>
      </w:rPr>
    </w:lvl>
    <w:lvl w:ilvl="2" w:tplc="040C0005" w:tentative="1">
      <w:start w:val="1"/>
      <w:numFmt w:val="bullet"/>
      <w:lvlText w:val=""/>
      <w:lvlJc w:val="left"/>
      <w:pPr>
        <w:ind w:left="2226" w:hanging="360"/>
      </w:pPr>
      <w:rPr>
        <w:rFonts w:ascii="Wingdings" w:hAnsi="Wingdings" w:hint="default"/>
      </w:rPr>
    </w:lvl>
    <w:lvl w:ilvl="3" w:tplc="040C0001" w:tentative="1">
      <w:start w:val="1"/>
      <w:numFmt w:val="bullet"/>
      <w:lvlText w:val=""/>
      <w:lvlJc w:val="left"/>
      <w:pPr>
        <w:ind w:left="2946" w:hanging="360"/>
      </w:pPr>
      <w:rPr>
        <w:rFonts w:ascii="Symbol" w:hAnsi="Symbol" w:hint="default"/>
      </w:rPr>
    </w:lvl>
    <w:lvl w:ilvl="4" w:tplc="040C0003" w:tentative="1">
      <w:start w:val="1"/>
      <w:numFmt w:val="bullet"/>
      <w:lvlText w:val="o"/>
      <w:lvlJc w:val="left"/>
      <w:pPr>
        <w:ind w:left="3666" w:hanging="360"/>
      </w:pPr>
      <w:rPr>
        <w:rFonts w:ascii="Courier New" w:hAnsi="Courier New" w:cs="Courier New" w:hint="default"/>
      </w:rPr>
    </w:lvl>
    <w:lvl w:ilvl="5" w:tplc="040C0005" w:tentative="1">
      <w:start w:val="1"/>
      <w:numFmt w:val="bullet"/>
      <w:lvlText w:val=""/>
      <w:lvlJc w:val="left"/>
      <w:pPr>
        <w:ind w:left="4386" w:hanging="360"/>
      </w:pPr>
      <w:rPr>
        <w:rFonts w:ascii="Wingdings" w:hAnsi="Wingdings" w:hint="default"/>
      </w:rPr>
    </w:lvl>
    <w:lvl w:ilvl="6" w:tplc="040C0001" w:tentative="1">
      <w:start w:val="1"/>
      <w:numFmt w:val="bullet"/>
      <w:lvlText w:val=""/>
      <w:lvlJc w:val="left"/>
      <w:pPr>
        <w:ind w:left="5106" w:hanging="360"/>
      </w:pPr>
      <w:rPr>
        <w:rFonts w:ascii="Symbol" w:hAnsi="Symbol" w:hint="default"/>
      </w:rPr>
    </w:lvl>
    <w:lvl w:ilvl="7" w:tplc="040C0003" w:tentative="1">
      <w:start w:val="1"/>
      <w:numFmt w:val="bullet"/>
      <w:lvlText w:val="o"/>
      <w:lvlJc w:val="left"/>
      <w:pPr>
        <w:ind w:left="5826" w:hanging="360"/>
      </w:pPr>
      <w:rPr>
        <w:rFonts w:ascii="Courier New" w:hAnsi="Courier New" w:cs="Courier New" w:hint="default"/>
      </w:rPr>
    </w:lvl>
    <w:lvl w:ilvl="8" w:tplc="040C0005" w:tentative="1">
      <w:start w:val="1"/>
      <w:numFmt w:val="bullet"/>
      <w:lvlText w:val=""/>
      <w:lvlJc w:val="left"/>
      <w:pPr>
        <w:ind w:left="6546" w:hanging="360"/>
      </w:pPr>
      <w:rPr>
        <w:rFonts w:ascii="Wingdings" w:hAnsi="Wingdings" w:hint="default"/>
      </w:rPr>
    </w:lvl>
  </w:abstractNum>
  <w:abstractNum w:abstractNumId="39" w15:restartNumberingAfterBreak="0">
    <w:nsid w:val="43944F6A"/>
    <w:multiLevelType w:val="multilevel"/>
    <w:tmpl w:val="F60E1DCE"/>
    <w:lvl w:ilvl="0">
      <w:start w:val="1"/>
      <w:numFmt w:val="decimal"/>
      <w:pStyle w:val="Titrephoto"/>
      <w:suff w:val="space"/>
      <w:lvlText w:val="Photo n° %1 :"/>
      <w:lvlJc w:val="left"/>
      <w:pPr>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0" w15:restartNumberingAfterBreak="0">
    <w:nsid w:val="43BE1C94"/>
    <w:multiLevelType w:val="hybridMultilevel"/>
    <w:tmpl w:val="1D9A187C"/>
    <w:lvl w:ilvl="0" w:tplc="E01C1442">
      <w:numFmt w:val="bullet"/>
      <w:lvlText w:val=""/>
      <w:lvlJc w:val="left"/>
      <w:pPr>
        <w:ind w:left="720" w:hanging="360"/>
      </w:pPr>
      <w:rPr>
        <w:rFonts w:ascii="Wingdings 3" w:eastAsiaTheme="minorEastAsia" w:hAnsi="Wingdings 3" w:cstheme="majorHAnsi" w:hint="default"/>
        <w:color w:val="D14A95" w:themeColor="accent1"/>
        <w:sz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4AB7139C"/>
    <w:multiLevelType w:val="multilevel"/>
    <w:tmpl w:val="FBDE295E"/>
    <w:lvl w:ilvl="0">
      <w:start w:val="1"/>
      <w:numFmt w:val="decimal"/>
      <w:pStyle w:val="Titrecarte"/>
      <w:suff w:val="space"/>
      <w:lvlText w:val="Carte n° %1 :"/>
      <w:lvlJc w:val="left"/>
      <w:pPr>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2" w15:restartNumberingAfterBreak="0">
    <w:nsid w:val="4C52313A"/>
    <w:multiLevelType w:val="multilevel"/>
    <w:tmpl w:val="4D1C9986"/>
    <w:lvl w:ilvl="0">
      <w:start w:val="1"/>
      <w:numFmt w:val="decimal"/>
      <w:pStyle w:val="Titretableau"/>
      <w:suff w:val="space"/>
      <w:lvlText w:val="Tableau n° %1 :"/>
      <w:lvlJc w:val="left"/>
      <w:pPr>
        <w:ind w:left="1418"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tabs>
          <w:tab w:val="num" w:pos="-6085"/>
        </w:tabs>
        <w:ind w:left="-6085" w:hanging="360"/>
      </w:pPr>
      <w:rPr>
        <w:rFonts w:hint="default"/>
      </w:rPr>
    </w:lvl>
    <w:lvl w:ilvl="2">
      <w:start w:val="1"/>
      <w:numFmt w:val="lowerRoman"/>
      <w:lvlText w:val="%3)"/>
      <w:lvlJc w:val="left"/>
      <w:pPr>
        <w:tabs>
          <w:tab w:val="num" w:pos="-5725"/>
        </w:tabs>
        <w:ind w:left="-5725" w:hanging="360"/>
      </w:pPr>
      <w:rPr>
        <w:rFonts w:hint="default"/>
      </w:rPr>
    </w:lvl>
    <w:lvl w:ilvl="3">
      <w:start w:val="1"/>
      <w:numFmt w:val="decimal"/>
      <w:lvlText w:val="(%4)"/>
      <w:lvlJc w:val="left"/>
      <w:pPr>
        <w:tabs>
          <w:tab w:val="num" w:pos="-5365"/>
        </w:tabs>
        <w:ind w:left="-5365" w:hanging="360"/>
      </w:pPr>
      <w:rPr>
        <w:rFonts w:hint="default"/>
      </w:rPr>
    </w:lvl>
    <w:lvl w:ilvl="4">
      <w:start w:val="1"/>
      <w:numFmt w:val="lowerLetter"/>
      <w:lvlText w:val="(%5)"/>
      <w:lvlJc w:val="left"/>
      <w:pPr>
        <w:tabs>
          <w:tab w:val="num" w:pos="-5005"/>
        </w:tabs>
        <w:ind w:left="-5005" w:hanging="360"/>
      </w:pPr>
      <w:rPr>
        <w:rFonts w:hint="default"/>
      </w:rPr>
    </w:lvl>
    <w:lvl w:ilvl="5">
      <w:start w:val="1"/>
      <w:numFmt w:val="lowerRoman"/>
      <w:lvlText w:val="(%6)"/>
      <w:lvlJc w:val="left"/>
      <w:pPr>
        <w:tabs>
          <w:tab w:val="num" w:pos="-4645"/>
        </w:tabs>
        <w:ind w:left="-4645" w:hanging="360"/>
      </w:pPr>
      <w:rPr>
        <w:rFonts w:hint="default"/>
      </w:rPr>
    </w:lvl>
    <w:lvl w:ilvl="6">
      <w:start w:val="1"/>
      <w:numFmt w:val="decimal"/>
      <w:lvlText w:val="%7."/>
      <w:lvlJc w:val="left"/>
      <w:pPr>
        <w:tabs>
          <w:tab w:val="num" w:pos="-4285"/>
        </w:tabs>
        <w:ind w:left="-4285" w:hanging="360"/>
      </w:pPr>
      <w:rPr>
        <w:rFonts w:hint="default"/>
      </w:rPr>
    </w:lvl>
    <w:lvl w:ilvl="7">
      <w:start w:val="1"/>
      <w:numFmt w:val="lowerLetter"/>
      <w:lvlText w:val="%8."/>
      <w:lvlJc w:val="left"/>
      <w:pPr>
        <w:tabs>
          <w:tab w:val="num" w:pos="-3925"/>
        </w:tabs>
        <w:ind w:left="-3925" w:hanging="360"/>
      </w:pPr>
      <w:rPr>
        <w:rFonts w:hint="default"/>
      </w:rPr>
    </w:lvl>
    <w:lvl w:ilvl="8">
      <w:start w:val="1"/>
      <w:numFmt w:val="lowerRoman"/>
      <w:lvlText w:val="%9."/>
      <w:lvlJc w:val="left"/>
      <w:pPr>
        <w:tabs>
          <w:tab w:val="num" w:pos="-3565"/>
        </w:tabs>
        <w:ind w:left="-3565" w:hanging="360"/>
      </w:pPr>
      <w:rPr>
        <w:rFonts w:hint="default"/>
      </w:rPr>
    </w:lvl>
  </w:abstractNum>
  <w:abstractNum w:abstractNumId="43" w15:restartNumberingAfterBreak="0">
    <w:nsid w:val="4D796B66"/>
    <w:multiLevelType w:val="hybridMultilevel"/>
    <w:tmpl w:val="9B268C88"/>
    <w:lvl w:ilvl="0" w:tplc="E01C1442">
      <w:numFmt w:val="bullet"/>
      <w:lvlText w:val=""/>
      <w:lvlJc w:val="left"/>
      <w:pPr>
        <w:ind w:left="720" w:hanging="360"/>
      </w:pPr>
      <w:rPr>
        <w:rFonts w:ascii="Wingdings 3" w:eastAsiaTheme="minorEastAsia" w:hAnsi="Wingdings 3" w:cstheme="majorHAnsi" w:hint="default"/>
        <w:color w:val="D14A95" w:themeColor="accent1"/>
        <w:sz w:val="20"/>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4DA27911"/>
    <w:multiLevelType w:val="hybridMultilevel"/>
    <w:tmpl w:val="052E0B5C"/>
    <w:lvl w:ilvl="0" w:tplc="09CE702E">
      <w:start w:val="1"/>
      <w:numFmt w:val="decimal"/>
      <w:lvlText w:val="%1."/>
      <w:lvlJc w:val="left"/>
      <w:pPr>
        <w:ind w:left="720" w:hanging="360"/>
      </w:pPr>
      <w:rPr>
        <w:rFonts w:hint="default"/>
        <w:color w:val="auto"/>
        <w:sz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52B66849"/>
    <w:multiLevelType w:val="multilevel"/>
    <w:tmpl w:val="338CFA3E"/>
    <w:lvl w:ilvl="0">
      <w:start w:val="1"/>
      <w:numFmt w:val="decimal"/>
      <w:pStyle w:val="Titregraphique"/>
      <w:suff w:val="space"/>
      <w:lvlText w:val="Graphique n° %1 :"/>
      <w:lvlJc w:val="left"/>
      <w:pPr>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6" w15:restartNumberingAfterBreak="0">
    <w:nsid w:val="531358BA"/>
    <w:multiLevelType w:val="multilevel"/>
    <w:tmpl w:val="434C34D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7" w15:restartNumberingAfterBreak="0">
    <w:nsid w:val="534B3DF8"/>
    <w:multiLevelType w:val="hybridMultilevel"/>
    <w:tmpl w:val="BCE638FC"/>
    <w:lvl w:ilvl="0" w:tplc="4238BDF8">
      <w:start w:val="1"/>
      <w:numFmt w:val="bullet"/>
      <w:lvlText w:val=""/>
      <w:lvlJc w:val="left"/>
      <w:pPr>
        <w:ind w:left="720" w:hanging="360"/>
      </w:pPr>
      <w:rPr>
        <w:rFonts w:ascii="Symbol" w:hAnsi="Symbol" w:hint="default"/>
        <w:color w:val="D14A95"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539D76ED"/>
    <w:multiLevelType w:val="hybridMultilevel"/>
    <w:tmpl w:val="83BE7374"/>
    <w:lvl w:ilvl="0" w:tplc="4238BDF8">
      <w:start w:val="1"/>
      <w:numFmt w:val="bullet"/>
      <w:lvlText w:val=""/>
      <w:lvlJc w:val="left"/>
      <w:pPr>
        <w:ind w:left="720" w:hanging="360"/>
      </w:pPr>
      <w:rPr>
        <w:rFonts w:ascii="Symbol" w:hAnsi="Symbol" w:hint="default"/>
        <w:color w:val="D14A95"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584B738B"/>
    <w:multiLevelType w:val="hybridMultilevel"/>
    <w:tmpl w:val="D0969484"/>
    <w:lvl w:ilvl="0" w:tplc="4238BDF8">
      <w:start w:val="1"/>
      <w:numFmt w:val="bullet"/>
      <w:lvlText w:val=""/>
      <w:lvlJc w:val="left"/>
      <w:pPr>
        <w:ind w:left="1800" w:hanging="360"/>
      </w:pPr>
      <w:rPr>
        <w:rFonts w:ascii="Symbol" w:hAnsi="Symbol" w:hint="default"/>
        <w:color w:val="D14A95" w:themeColor="accent1"/>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50" w15:restartNumberingAfterBreak="0">
    <w:nsid w:val="5A152D0E"/>
    <w:multiLevelType w:val="multilevel"/>
    <w:tmpl w:val="84CE3F04"/>
    <w:lvl w:ilvl="0">
      <w:start w:val="1"/>
      <w:numFmt w:val="decimal"/>
      <w:lvlText w:val="%1."/>
      <w:lvlJc w:val="left"/>
      <w:pPr>
        <w:ind w:left="397" w:hanging="397"/>
      </w:pPr>
      <w:rPr>
        <w:rFonts w:hint="default"/>
        <w:color w:val="FFFFFF" w:themeColor="background1"/>
      </w:rPr>
    </w:lvl>
    <w:lvl w:ilvl="1">
      <w:start w:val="1"/>
      <w:numFmt w:val="decimal"/>
      <w:pStyle w:val="Titre2"/>
      <w:lvlText w:val="%1.%2"/>
      <w:lvlJc w:val="left"/>
      <w:pPr>
        <w:tabs>
          <w:tab w:val="num" w:pos="1844"/>
        </w:tabs>
        <w:ind w:left="1711"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vlJc w:val="left"/>
      <w:pPr>
        <w:tabs>
          <w:tab w:val="num" w:pos="833"/>
        </w:tabs>
        <w:ind w:left="720" w:hanging="720"/>
      </w:pPr>
      <w:rPr>
        <w:rFonts w:hint="default"/>
      </w:rPr>
    </w:lvl>
    <w:lvl w:ilvl="3">
      <w:start w:val="1"/>
      <w:numFmt w:val="decimal"/>
      <w:pStyle w:val="Titre4"/>
      <w:lvlText w:val="%1.%2.%3.%4"/>
      <w:lvlJc w:val="left"/>
      <w:pPr>
        <w:tabs>
          <w:tab w:val="num" w:pos="992"/>
        </w:tabs>
        <w:ind w:left="864" w:hanging="864"/>
      </w:pPr>
      <w:rPr>
        <w:rFonts w:hint="default"/>
      </w:rPr>
    </w:lvl>
    <w:lvl w:ilvl="4">
      <w:start w:val="1"/>
      <w:numFmt w:val="decimal"/>
      <w:pStyle w:val="Titre5"/>
      <w:lvlText w:val="%1.%2.%3.%4.%5"/>
      <w:lvlJc w:val="left"/>
      <w:pPr>
        <w:tabs>
          <w:tab w:val="num" w:pos="1134"/>
        </w:tabs>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51" w15:restartNumberingAfterBreak="0">
    <w:nsid w:val="5B8D74A3"/>
    <w:multiLevelType w:val="hybridMultilevel"/>
    <w:tmpl w:val="CBB8D160"/>
    <w:lvl w:ilvl="0" w:tplc="E01C1442">
      <w:numFmt w:val="bullet"/>
      <w:lvlText w:val=""/>
      <w:lvlJc w:val="left"/>
      <w:pPr>
        <w:ind w:left="720" w:hanging="360"/>
      </w:pPr>
      <w:rPr>
        <w:rFonts w:ascii="Wingdings 3" w:eastAsiaTheme="minorEastAsia" w:hAnsi="Wingdings 3" w:cstheme="majorHAnsi" w:hint="default"/>
        <w:color w:val="D14A95" w:themeColor="accent1"/>
        <w:sz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15:restartNumberingAfterBreak="0">
    <w:nsid w:val="5BC14AA9"/>
    <w:multiLevelType w:val="hybridMultilevel"/>
    <w:tmpl w:val="239A3EDE"/>
    <w:lvl w:ilvl="0" w:tplc="4A40D846">
      <w:start w:val="1"/>
      <w:numFmt w:val="bullet"/>
      <w:lvlText w:val="-"/>
      <w:lvlJc w:val="left"/>
      <w:pPr>
        <w:ind w:left="720" w:hanging="360"/>
      </w:pPr>
      <w:rPr>
        <w:rFonts w:ascii="Times New Roman" w:eastAsia="Times New Roman" w:hAnsi="Times New Roman" w:cs="Times New Roman"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15:restartNumberingAfterBreak="0">
    <w:nsid w:val="5C962506"/>
    <w:multiLevelType w:val="hybridMultilevel"/>
    <w:tmpl w:val="FB3AA29C"/>
    <w:lvl w:ilvl="0" w:tplc="E01C1442">
      <w:numFmt w:val="bullet"/>
      <w:lvlText w:val=""/>
      <w:lvlJc w:val="left"/>
      <w:pPr>
        <w:ind w:left="720" w:hanging="360"/>
      </w:pPr>
      <w:rPr>
        <w:rFonts w:ascii="Wingdings 3" w:eastAsiaTheme="minorEastAsia" w:hAnsi="Wingdings 3" w:cstheme="majorHAnsi" w:hint="default"/>
        <w:color w:val="D14A95" w:themeColor="accent1"/>
        <w:sz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15:restartNumberingAfterBreak="0">
    <w:nsid w:val="601E2398"/>
    <w:multiLevelType w:val="multilevel"/>
    <w:tmpl w:val="5BFA1B40"/>
    <w:lvl w:ilvl="0">
      <w:start w:val="1"/>
      <w:numFmt w:val="decimal"/>
      <w:pStyle w:val="Annexes-Titre"/>
      <w:suff w:val="space"/>
      <w:lvlText w:val="Annexe %1."/>
      <w:lvlJc w:val="left"/>
      <w:pPr>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55" w15:restartNumberingAfterBreak="0">
    <w:nsid w:val="61181DB0"/>
    <w:multiLevelType w:val="hybridMultilevel"/>
    <w:tmpl w:val="F7AAE174"/>
    <w:lvl w:ilvl="0" w:tplc="E01C1442">
      <w:numFmt w:val="bullet"/>
      <w:lvlText w:val=""/>
      <w:lvlJc w:val="left"/>
      <w:pPr>
        <w:ind w:left="1440" w:hanging="360"/>
      </w:pPr>
      <w:rPr>
        <w:rFonts w:ascii="Wingdings 3" w:eastAsiaTheme="minorEastAsia" w:hAnsi="Wingdings 3" w:cstheme="majorHAnsi" w:hint="default"/>
        <w:color w:val="D14A95" w:themeColor="accent1"/>
        <w:sz w:val="20"/>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6" w15:restartNumberingAfterBreak="0">
    <w:nsid w:val="62D42F05"/>
    <w:multiLevelType w:val="hybridMultilevel"/>
    <w:tmpl w:val="D94CB224"/>
    <w:lvl w:ilvl="0" w:tplc="7C6A56C0">
      <w:start w:val="1"/>
      <w:numFmt w:val="bullet"/>
      <w:lvlText w:val="-"/>
      <w:lvlJc w:val="left"/>
      <w:pPr>
        <w:ind w:left="1440" w:hanging="360"/>
      </w:pPr>
      <w:rPr>
        <w:rFonts w:ascii="Times New Roman" w:eastAsia="Times New Roman" w:hAnsi="Times New Roman" w:cs="Times New Roman" w:hint="default"/>
        <w:color w:val="D14A95" w:themeColor="accent1"/>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7" w15:restartNumberingAfterBreak="0">
    <w:nsid w:val="63F04AA6"/>
    <w:multiLevelType w:val="hybridMultilevel"/>
    <w:tmpl w:val="3C0A93FE"/>
    <w:lvl w:ilvl="0" w:tplc="4238BDF8">
      <w:start w:val="1"/>
      <w:numFmt w:val="bullet"/>
      <w:lvlText w:val=""/>
      <w:lvlJc w:val="left"/>
      <w:pPr>
        <w:ind w:left="502" w:hanging="360"/>
      </w:pPr>
      <w:rPr>
        <w:rFonts w:ascii="Symbol" w:hAnsi="Symbol" w:hint="default"/>
        <w:color w:val="D14A95" w:themeColor="accent1"/>
      </w:rPr>
    </w:lvl>
    <w:lvl w:ilvl="1" w:tplc="040C0019" w:tentative="1">
      <w:start w:val="1"/>
      <w:numFmt w:val="lowerLetter"/>
      <w:lvlText w:val="%2."/>
      <w:lvlJc w:val="left"/>
      <w:pPr>
        <w:ind w:left="3065" w:hanging="360"/>
      </w:pPr>
    </w:lvl>
    <w:lvl w:ilvl="2" w:tplc="040C001B" w:tentative="1">
      <w:start w:val="1"/>
      <w:numFmt w:val="lowerRoman"/>
      <w:lvlText w:val="%3."/>
      <w:lvlJc w:val="right"/>
      <w:pPr>
        <w:ind w:left="3785" w:hanging="180"/>
      </w:pPr>
    </w:lvl>
    <w:lvl w:ilvl="3" w:tplc="040C000F" w:tentative="1">
      <w:start w:val="1"/>
      <w:numFmt w:val="decimal"/>
      <w:lvlText w:val="%4."/>
      <w:lvlJc w:val="left"/>
      <w:pPr>
        <w:ind w:left="4505" w:hanging="360"/>
      </w:pPr>
    </w:lvl>
    <w:lvl w:ilvl="4" w:tplc="040C0019" w:tentative="1">
      <w:start w:val="1"/>
      <w:numFmt w:val="lowerLetter"/>
      <w:lvlText w:val="%5."/>
      <w:lvlJc w:val="left"/>
      <w:pPr>
        <w:ind w:left="5225" w:hanging="360"/>
      </w:pPr>
    </w:lvl>
    <w:lvl w:ilvl="5" w:tplc="040C001B" w:tentative="1">
      <w:start w:val="1"/>
      <w:numFmt w:val="lowerRoman"/>
      <w:lvlText w:val="%6."/>
      <w:lvlJc w:val="right"/>
      <w:pPr>
        <w:ind w:left="5945" w:hanging="180"/>
      </w:pPr>
    </w:lvl>
    <w:lvl w:ilvl="6" w:tplc="040C000F" w:tentative="1">
      <w:start w:val="1"/>
      <w:numFmt w:val="decimal"/>
      <w:lvlText w:val="%7."/>
      <w:lvlJc w:val="left"/>
      <w:pPr>
        <w:ind w:left="6665" w:hanging="360"/>
      </w:pPr>
    </w:lvl>
    <w:lvl w:ilvl="7" w:tplc="040C0019" w:tentative="1">
      <w:start w:val="1"/>
      <w:numFmt w:val="lowerLetter"/>
      <w:lvlText w:val="%8."/>
      <w:lvlJc w:val="left"/>
      <w:pPr>
        <w:ind w:left="7385" w:hanging="360"/>
      </w:pPr>
    </w:lvl>
    <w:lvl w:ilvl="8" w:tplc="040C001B" w:tentative="1">
      <w:start w:val="1"/>
      <w:numFmt w:val="lowerRoman"/>
      <w:lvlText w:val="%9."/>
      <w:lvlJc w:val="right"/>
      <w:pPr>
        <w:ind w:left="8105" w:hanging="180"/>
      </w:pPr>
    </w:lvl>
  </w:abstractNum>
  <w:abstractNum w:abstractNumId="58" w15:restartNumberingAfterBreak="0">
    <w:nsid w:val="651D5CD2"/>
    <w:multiLevelType w:val="hybridMultilevel"/>
    <w:tmpl w:val="7C08A424"/>
    <w:lvl w:ilvl="0" w:tplc="4238BDF8">
      <w:start w:val="1"/>
      <w:numFmt w:val="bullet"/>
      <w:lvlText w:val=""/>
      <w:lvlJc w:val="left"/>
      <w:pPr>
        <w:ind w:left="1080" w:hanging="360"/>
      </w:pPr>
      <w:rPr>
        <w:rFonts w:ascii="Symbol" w:hAnsi="Symbol" w:hint="default"/>
        <w:color w:val="D14A95" w:themeColor="accent1"/>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9" w15:restartNumberingAfterBreak="0">
    <w:nsid w:val="655E1342"/>
    <w:multiLevelType w:val="hybridMultilevel"/>
    <w:tmpl w:val="EE04D174"/>
    <w:lvl w:ilvl="0" w:tplc="E01C1442">
      <w:numFmt w:val="bullet"/>
      <w:lvlText w:val=""/>
      <w:lvlJc w:val="left"/>
      <w:pPr>
        <w:ind w:left="1080" w:hanging="360"/>
      </w:pPr>
      <w:rPr>
        <w:rFonts w:ascii="Wingdings 3" w:eastAsiaTheme="minorEastAsia" w:hAnsi="Wingdings 3" w:cstheme="majorHAnsi" w:hint="default"/>
        <w:color w:val="D14A95" w:themeColor="accent1"/>
        <w:sz w:val="20"/>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0" w15:restartNumberingAfterBreak="0">
    <w:nsid w:val="668D7C3A"/>
    <w:multiLevelType w:val="hybridMultilevel"/>
    <w:tmpl w:val="75A233B2"/>
    <w:lvl w:ilvl="0" w:tplc="4238BDF8">
      <w:start w:val="1"/>
      <w:numFmt w:val="bullet"/>
      <w:lvlText w:val=""/>
      <w:lvlJc w:val="left"/>
      <w:pPr>
        <w:ind w:left="720" w:hanging="360"/>
      </w:pPr>
      <w:rPr>
        <w:rFonts w:ascii="Symbol" w:hAnsi="Symbol" w:hint="default"/>
        <w:color w:val="D14A95" w:themeColor="accent1"/>
      </w:rPr>
    </w:lvl>
    <w:lvl w:ilvl="1" w:tplc="AD4E1392">
      <w:numFmt w:val="bullet"/>
      <w:lvlText w:val="•"/>
      <w:lvlJc w:val="left"/>
      <w:pPr>
        <w:ind w:left="1785" w:hanging="705"/>
      </w:pPr>
      <w:rPr>
        <w:rFonts w:ascii="Times New Roman" w:eastAsia="Times New Roman" w:hAnsi="Times New Roman" w:cs="Times New Roman"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1" w15:restartNumberingAfterBreak="0">
    <w:nsid w:val="66A649C4"/>
    <w:multiLevelType w:val="multilevel"/>
    <w:tmpl w:val="0FC8D642"/>
    <w:lvl w:ilvl="0">
      <w:start w:val="1"/>
      <w:numFmt w:val="bullet"/>
      <w:pStyle w:val="Listepuces"/>
      <w:lvlText w:val=""/>
      <w:lvlJc w:val="left"/>
      <w:pPr>
        <w:tabs>
          <w:tab w:val="num" w:pos="227"/>
        </w:tabs>
        <w:ind w:left="227" w:hanging="227"/>
      </w:pPr>
      <w:rPr>
        <w:rFonts w:ascii="Symbol" w:hAnsi="Symbol" w:hint="default"/>
        <w:color w:val="auto"/>
      </w:rPr>
    </w:lvl>
    <w:lvl w:ilvl="1">
      <w:start w:val="1"/>
      <w:numFmt w:val="bullet"/>
      <w:pStyle w:val="Listepuces2"/>
      <w:lvlText w:val="-"/>
      <w:lvlJc w:val="left"/>
      <w:pPr>
        <w:tabs>
          <w:tab w:val="num" w:pos="454"/>
        </w:tabs>
        <w:ind w:left="454" w:hanging="227"/>
      </w:pPr>
      <w:rPr>
        <w:rFonts w:ascii="Tahoma" w:hAnsi="Tahoma" w:hint="default"/>
      </w:rPr>
    </w:lvl>
    <w:lvl w:ilvl="2">
      <w:start w:val="1"/>
      <w:numFmt w:val="bullet"/>
      <w:pStyle w:val="Listepuces3"/>
      <w:lvlText w:val="."/>
      <w:lvlJc w:val="left"/>
      <w:pPr>
        <w:tabs>
          <w:tab w:val="num" w:pos="624"/>
        </w:tabs>
        <w:ind w:left="624" w:hanging="170"/>
      </w:pPr>
      <w:rPr>
        <w:rFonts w:ascii="Arial Gras" w:hAnsi="Arial Gras" w:hint="default"/>
        <w:b/>
        <w:i w:val="0"/>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2" w15:restartNumberingAfterBreak="0">
    <w:nsid w:val="66FD42AD"/>
    <w:multiLevelType w:val="multilevel"/>
    <w:tmpl w:val="1CE4CCEC"/>
    <w:lvl w:ilvl="0">
      <w:start w:val="1"/>
      <w:numFmt w:val="decimal"/>
      <w:pStyle w:val="Numrotationcontinue"/>
      <w:suff w:val="space"/>
      <w:lvlText w:val="(%1)"/>
      <w:lvlJc w:val="left"/>
      <w:pPr>
        <w:ind w:left="0" w:firstLine="709"/>
      </w:pPr>
      <w:rPr>
        <w:rFonts w:hint="default"/>
        <w:position w:val="2"/>
        <w:sz w:val="19"/>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3" w15:restartNumberingAfterBreak="0">
    <w:nsid w:val="6A1160F6"/>
    <w:multiLevelType w:val="hybridMultilevel"/>
    <w:tmpl w:val="BE44A65C"/>
    <w:lvl w:ilvl="0" w:tplc="1304FABC">
      <w:start w:val="1"/>
      <w:numFmt w:val="none"/>
      <w:pStyle w:val="ContradictionOUI"/>
      <w:lvlText w:val="Destiné à la contradiction"/>
      <w:lvlJc w:val="right"/>
      <w:pPr>
        <w:tabs>
          <w:tab w:val="num" w:pos="0"/>
        </w:tabs>
        <w:ind w:left="0" w:firstLine="0"/>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64" w15:restartNumberingAfterBreak="0">
    <w:nsid w:val="6A6B479D"/>
    <w:multiLevelType w:val="hybridMultilevel"/>
    <w:tmpl w:val="4DB81C62"/>
    <w:lvl w:ilvl="0" w:tplc="E01C1442">
      <w:numFmt w:val="bullet"/>
      <w:lvlText w:val=""/>
      <w:lvlJc w:val="left"/>
      <w:pPr>
        <w:ind w:left="720" w:hanging="360"/>
      </w:pPr>
      <w:rPr>
        <w:rFonts w:ascii="Wingdings 3" w:eastAsiaTheme="minorEastAsia" w:hAnsi="Wingdings 3" w:cstheme="majorHAnsi" w:hint="default"/>
        <w:color w:val="D14A95" w:themeColor="accent1"/>
        <w:sz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5" w15:restartNumberingAfterBreak="0">
    <w:nsid w:val="6BFC618C"/>
    <w:multiLevelType w:val="hybridMultilevel"/>
    <w:tmpl w:val="526C5826"/>
    <w:lvl w:ilvl="0" w:tplc="1EF2AA70">
      <w:start w:val="1"/>
      <w:numFmt w:val="bullet"/>
      <w:lvlText w:val="-"/>
      <w:lvlJc w:val="left"/>
      <w:pPr>
        <w:ind w:left="720" w:hanging="360"/>
      </w:pPr>
      <w:rPr>
        <w:rFonts w:ascii="Times New Roman" w:eastAsia="Times New Roman" w:hAnsi="Times New Roman" w:cs="Times New Roman" w:hint="default"/>
        <w:color w:val="auto"/>
        <w:sz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6" w15:restartNumberingAfterBreak="0">
    <w:nsid w:val="6C89061B"/>
    <w:multiLevelType w:val="hybridMultilevel"/>
    <w:tmpl w:val="F36E8BFA"/>
    <w:lvl w:ilvl="0" w:tplc="4238BDF8">
      <w:start w:val="1"/>
      <w:numFmt w:val="bullet"/>
      <w:lvlText w:val=""/>
      <w:lvlJc w:val="left"/>
      <w:pPr>
        <w:ind w:left="720" w:hanging="360"/>
      </w:pPr>
      <w:rPr>
        <w:rFonts w:ascii="Symbol" w:hAnsi="Symbol" w:hint="default"/>
        <w:color w:val="D14A95"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7" w15:restartNumberingAfterBreak="0">
    <w:nsid w:val="6D60447D"/>
    <w:multiLevelType w:val="hybridMultilevel"/>
    <w:tmpl w:val="6BE6B4B0"/>
    <w:lvl w:ilvl="0" w:tplc="7C6A56C0">
      <w:start w:val="1"/>
      <w:numFmt w:val="bullet"/>
      <w:lvlText w:val="-"/>
      <w:lvlJc w:val="left"/>
      <w:pPr>
        <w:ind w:left="1080" w:hanging="360"/>
      </w:pPr>
      <w:rPr>
        <w:rFonts w:ascii="Times New Roman" w:eastAsia="Times New Roman" w:hAnsi="Times New Roman" w:cs="Times New Roman" w:hint="default"/>
        <w:color w:val="D14A95" w:themeColor="accent1"/>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8" w15:restartNumberingAfterBreak="0">
    <w:nsid w:val="6E464F6A"/>
    <w:multiLevelType w:val="hybridMultilevel"/>
    <w:tmpl w:val="C60E93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9" w15:restartNumberingAfterBreak="0">
    <w:nsid w:val="6FE27A96"/>
    <w:multiLevelType w:val="hybridMultilevel"/>
    <w:tmpl w:val="1478C2B6"/>
    <w:lvl w:ilvl="0" w:tplc="4238BDF8">
      <w:start w:val="1"/>
      <w:numFmt w:val="bullet"/>
      <w:lvlText w:val=""/>
      <w:lvlJc w:val="left"/>
      <w:pPr>
        <w:ind w:left="862" w:hanging="360"/>
      </w:pPr>
      <w:rPr>
        <w:rFonts w:ascii="Symbol" w:hAnsi="Symbol" w:hint="default"/>
        <w:color w:val="D14A95" w:themeColor="accent1"/>
      </w:rPr>
    </w:lvl>
    <w:lvl w:ilvl="1" w:tplc="040C0003" w:tentative="1">
      <w:start w:val="1"/>
      <w:numFmt w:val="bullet"/>
      <w:lvlText w:val="o"/>
      <w:lvlJc w:val="left"/>
      <w:pPr>
        <w:ind w:left="1582" w:hanging="360"/>
      </w:pPr>
      <w:rPr>
        <w:rFonts w:ascii="Courier New" w:hAnsi="Courier New" w:cs="Courier New" w:hint="default"/>
      </w:rPr>
    </w:lvl>
    <w:lvl w:ilvl="2" w:tplc="040C0005" w:tentative="1">
      <w:start w:val="1"/>
      <w:numFmt w:val="bullet"/>
      <w:lvlText w:val=""/>
      <w:lvlJc w:val="left"/>
      <w:pPr>
        <w:ind w:left="2302" w:hanging="360"/>
      </w:pPr>
      <w:rPr>
        <w:rFonts w:ascii="Wingdings" w:hAnsi="Wingdings" w:hint="default"/>
      </w:rPr>
    </w:lvl>
    <w:lvl w:ilvl="3" w:tplc="040C0001" w:tentative="1">
      <w:start w:val="1"/>
      <w:numFmt w:val="bullet"/>
      <w:lvlText w:val=""/>
      <w:lvlJc w:val="left"/>
      <w:pPr>
        <w:ind w:left="3022" w:hanging="360"/>
      </w:pPr>
      <w:rPr>
        <w:rFonts w:ascii="Symbol" w:hAnsi="Symbol" w:hint="default"/>
      </w:rPr>
    </w:lvl>
    <w:lvl w:ilvl="4" w:tplc="040C0003" w:tentative="1">
      <w:start w:val="1"/>
      <w:numFmt w:val="bullet"/>
      <w:lvlText w:val="o"/>
      <w:lvlJc w:val="left"/>
      <w:pPr>
        <w:ind w:left="3742" w:hanging="360"/>
      </w:pPr>
      <w:rPr>
        <w:rFonts w:ascii="Courier New" w:hAnsi="Courier New" w:cs="Courier New" w:hint="default"/>
      </w:rPr>
    </w:lvl>
    <w:lvl w:ilvl="5" w:tplc="040C0005" w:tentative="1">
      <w:start w:val="1"/>
      <w:numFmt w:val="bullet"/>
      <w:lvlText w:val=""/>
      <w:lvlJc w:val="left"/>
      <w:pPr>
        <w:ind w:left="4462" w:hanging="360"/>
      </w:pPr>
      <w:rPr>
        <w:rFonts w:ascii="Wingdings" w:hAnsi="Wingdings" w:hint="default"/>
      </w:rPr>
    </w:lvl>
    <w:lvl w:ilvl="6" w:tplc="040C0001" w:tentative="1">
      <w:start w:val="1"/>
      <w:numFmt w:val="bullet"/>
      <w:lvlText w:val=""/>
      <w:lvlJc w:val="left"/>
      <w:pPr>
        <w:ind w:left="5182" w:hanging="360"/>
      </w:pPr>
      <w:rPr>
        <w:rFonts w:ascii="Symbol" w:hAnsi="Symbol" w:hint="default"/>
      </w:rPr>
    </w:lvl>
    <w:lvl w:ilvl="7" w:tplc="040C0003" w:tentative="1">
      <w:start w:val="1"/>
      <w:numFmt w:val="bullet"/>
      <w:lvlText w:val="o"/>
      <w:lvlJc w:val="left"/>
      <w:pPr>
        <w:ind w:left="5902" w:hanging="360"/>
      </w:pPr>
      <w:rPr>
        <w:rFonts w:ascii="Courier New" w:hAnsi="Courier New" w:cs="Courier New" w:hint="default"/>
      </w:rPr>
    </w:lvl>
    <w:lvl w:ilvl="8" w:tplc="040C0005" w:tentative="1">
      <w:start w:val="1"/>
      <w:numFmt w:val="bullet"/>
      <w:lvlText w:val=""/>
      <w:lvlJc w:val="left"/>
      <w:pPr>
        <w:ind w:left="6622" w:hanging="360"/>
      </w:pPr>
      <w:rPr>
        <w:rFonts w:ascii="Wingdings" w:hAnsi="Wingdings" w:hint="default"/>
      </w:rPr>
    </w:lvl>
  </w:abstractNum>
  <w:abstractNum w:abstractNumId="70" w15:restartNumberingAfterBreak="0">
    <w:nsid w:val="70F11971"/>
    <w:multiLevelType w:val="hybridMultilevel"/>
    <w:tmpl w:val="92C62C9C"/>
    <w:lvl w:ilvl="0" w:tplc="4238BDF8">
      <w:start w:val="1"/>
      <w:numFmt w:val="bullet"/>
      <w:lvlText w:val=""/>
      <w:lvlJc w:val="left"/>
      <w:pPr>
        <w:ind w:left="720" w:hanging="360"/>
      </w:pPr>
      <w:rPr>
        <w:rFonts w:ascii="Symbol" w:hAnsi="Symbol" w:hint="default"/>
        <w:color w:val="D14A95"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1" w15:restartNumberingAfterBreak="0">
    <w:nsid w:val="710E6B52"/>
    <w:multiLevelType w:val="multilevel"/>
    <w:tmpl w:val="F0E401EC"/>
    <w:lvl w:ilvl="0">
      <w:start w:val="1"/>
      <w:numFmt w:val="bullet"/>
      <w:lvlText w:val=""/>
      <w:lvlJc w:val="left"/>
      <w:pPr>
        <w:ind w:left="1080" w:hanging="360"/>
      </w:pPr>
      <w:rPr>
        <w:rFonts w:ascii="Wingdings" w:hAnsi="Wingdings" w:cs="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72" w15:restartNumberingAfterBreak="0">
    <w:nsid w:val="722A01AA"/>
    <w:multiLevelType w:val="hybridMultilevel"/>
    <w:tmpl w:val="0C9402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3" w15:restartNumberingAfterBreak="0">
    <w:nsid w:val="72D23DD6"/>
    <w:multiLevelType w:val="hybridMultilevel"/>
    <w:tmpl w:val="B4BAE1A6"/>
    <w:lvl w:ilvl="0" w:tplc="43D8084C">
      <w:start w:val="1"/>
      <w:numFmt w:val="decimal"/>
      <w:pStyle w:val="Listenumrote"/>
      <w:lvlText w:val="%1)"/>
      <w:lvlJc w:val="left"/>
      <w:pPr>
        <w:tabs>
          <w:tab w:val="num" w:pos="227"/>
        </w:tabs>
        <w:ind w:left="227" w:hanging="227"/>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74" w15:restartNumberingAfterBreak="0">
    <w:nsid w:val="72D46E68"/>
    <w:multiLevelType w:val="hybridMultilevel"/>
    <w:tmpl w:val="E89E8EB6"/>
    <w:lvl w:ilvl="0" w:tplc="7C6A56C0">
      <w:start w:val="1"/>
      <w:numFmt w:val="bullet"/>
      <w:lvlText w:val="-"/>
      <w:lvlJc w:val="left"/>
      <w:pPr>
        <w:ind w:left="720" w:hanging="360"/>
      </w:pPr>
      <w:rPr>
        <w:rFonts w:ascii="Times New Roman" w:eastAsia="Times New Roman" w:hAnsi="Times New Roman" w:cs="Times New Roman" w:hint="default"/>
        <w:color w:val="D14A95"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5" w15:restartNumberingAfterBreak="0">
    <w:nsid w:val="739974EF"/>
    <w:multiLevelType w:val="hybridMultilevel"/>
    <w:tmpl w:val="AE8E234A"/>
    <w:lvl w:ilvl="0" w:tplc="7C6A56C0">
      <w:start w:val="1"/>
      <w:numFmt w:val="bullet"/>
      <w:lvlText w:val="-"/>
      <w:lvlJc w:val="left"/>
      <w:pPr>
        <w:ind w:left="720" w:hanging="360"/>
      </w:pPr>
      <w:rPr>
        <w:rFonts w:ascii="Times New Roman" w:eastAsia="Times New Roman" w:hAnsi="Times New Roman" w:cs="Times New Roman" w:hint="default"/>
        <w:color w:val="D14A95" w:themeColor="accent1"/>
        <w:sz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6" w15:restartNumberingAfterBreak="0">
    <w:nsid w:val="76E17259"/>
    <w:multiLevelType w:val="hybridMultilevel"/>
    <w:tmpl w:val="12BAAC5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7" w15:restartNumberingAfterBreak="0">
    <w:nsid w:val="787D23EF"/>
    <w:multiLevelType w:val="hybridMultilevel"/>
    <w:tmpl w:val="791212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8" w15:restartNumberingAfterBreak="0">
    <w:nsid w:val="797F3F41"/>
    <w:multiLevelType w:val="hybridMultilevel"/>
    <w:tmpl w:val="42C28F94"/>
    <w:lvl w:ilvl="0" w:tplc="9DCADAA6">
      <w:start w:val="1"/>
      <w:numFmt w:val="bullet"/>
      <w:lvlText w:val="-"/>
      <w:lvlJc w:val="left"/>
      <w:pPr>
        <w:ind w:left="862" w:hanging="360"/>
      </w:pPr>
      <w:rPr>
        <w:rFonts w:ascii="Times New Roman" w:eastAsia="Times New Roman" w:hAnsi="Times New Roman" w:cs="Times New Roman" w:hint="default"/>
        <w:color w:val="auto"/>
        <w:sz w:val="20"/>
      </w:rPr>
    </w:lvl>
    <w:lvl w:ilvl="1" w:tplc="040C0003" w:tentative="1">
      <w:start w:val="1"/>
      <w:numFmt w:val="bullet"/>
      <w:lvlText w:val="o"/>
      <w:lvlJc w:val="left"/>
      <w:pPr>
        <w:ind w:left="1582" w:hanging="360"/>
      </w:pPr>
      <w:rPr>
        <w:rFonts w:ascii="Courier New" w:hAnsi="Courier New" w:cs="Courier New" w:hint="default"/>
      </w:rPr>
    </w:lvl>
    <w:lvl w:ilvl="2" w:tplc="040C0005" w:tentative="1">
      <w:start w:val="1"/>
      <w:numFmt w:val="bullet"/>
      <w:lvlText w:val=""/>
      <w:lvlJc w:val="left"/>
      <w:pPr>
        <w:ind w:left="2302" w:hanging="360"/>
      </w:pPr>
      <w:rPr>
        <w:rFonts w:ascii="Wingdings" w:hAnsi="Wingdings" w:hint="default"/>
      </w:rPr>
    </w:lvl>
    <w:lvl w:ilvl="3" w:tplc="040C0001" w:tentative="1">
      <w:start w:val="1"/>
      <w:numFmt w:val="bullet"/>
      <w:lvlText w:val=""/>
      <w:lvlJc w:val="left"/>
      <w:pPr>
        <w:ind w:left="3022" w:hanging="360"/>
      </w:pPr>
      <w:rPr>
        <w:rFonts w:ascii="Symbol" w:hAnsi="Symbol" w:hint="default"/>
      </w:rPr>
    </w:lvl>
    <w:lvl w:ilvl="4" w:tplc="040C0003" w:tentative="1">
      <w:start w:val="1"/>
      <w:numFmt w:val="bullet"/>
      <w:lvlText w:val="o"/>
      <w:lvlJc w:val="left"/>
      <w:pPr>
        <w:ind w:left="3742" w:hanging="360"/>
      </w:pPr>
      <w:rPr>
        <w:rFonts w:ascii="Courier New" w:hAnsi="Courier New" w:cs="Courier New" w:hint="default"/>
      </w:rPr>
    </w:lvl>
    <w:lvl w:ilvl="5" w:tplc="040C0005" w:tentative="1">
      <w:start w:val="1"/>
      <w:numFmt w:val="bullet"/>
      <w:lvlText w:val=""/>
      <w:lvlJc w:val="left"/>
      <w:pPr>
        <w:ind w:left="4462" w:hanging="360"/>
      </w:pPr>
      <w:rPr>
        <w:rFonts w:ascii="Wingdings" w:hAnsi="Wingdings" w:hint="default"/>
      </w:rPr>
    </w:lvl>
    <w:lvl w:ilvl="6" w:tplc="040C0001" w:tentative="1">
      <w:start w:val="1"/>
      <w:numFmt w:val="bullet"/>
      <w:lvlText w:val=""/>
      <w:lvlJc w:val="left"/>
      <w:pPr>
        <w:ind w:left="5182" w:hanging="360"/>
      </w:pPr>
      <w:rPr>
        <w:rFonts w:ascii="Symbol" w:hAnsi="Symbol" w:hint="default"/>
      </w:rPr>
    </w:lvl>
    <w:lvl w:ilvl="7" w:tplc="040C0003" w:tentative="1">
      <w:start w:val="1"/>
      <w:numFmt w:val="bullet"/>
      <w:lvlText w:val="o"/>
      <w:lvlJc w:val="left"/>
      <w:pPr>
        <w:ind w:left="5902" w:hanging="360"/>
      </w:pPr>
      <w:rPr>
        <w:rFonts w:ascii="Courier New" w:hAnsi="Courier New" w:cs="Courier New" w:hint="default"/>
      </w:rPr>
    </w:lvl>
    <w:lvl w:ilvl="8" w:tplc="040C0005" w:tentative="1">
      <w:start w:val="1"/>
      <w:numFmt w:val="bullet"/>
      <w:lvlText w:val=""/>
      <w:lvlJc w:val="left"/>
      <w:pPr>
        <w:ind w:left="6622" w:hanging="360"/>
      </w:pPr>
      <w:rPr>
        <w:rFonts w:ascii="Wingdings" w:hAnsi="Wingdings" w:hint="default"/>
      </w:rPr>
    </w:lvl>
  </w:abstractNum>
  <w:abstractNum w:abstractNumId="79" w15:restartNumberingAfterBreak="0">
    <w:nsid w:val="7AA300B3"/>
    <w:multiLevelType w:val="hybridMultilevel"/>
    <w:tmpl w:val="79E231DE"/>
    <w:lvl w:ilvl="0" w:tplc="7C6A56C0">
      <w:start w:val="1"/>
      <w:numFmt w:val="bullet"/>
      <w:lvlText w:val="-"/>
      <w:lvlJc w:val="left"/>
      <w:pPr>
        <w:ind w:left="1440" w:hanging="360"/>
      </w:pPr>
      <w:rPr>
        <w:rFonts w:ascii="Times New Roman" w:eastAsia="Times New Roman" w:hAnsi="Times New Roman" w:cs="Times New Roman" w:hint="default"/>
        <w:color w:val="D14A95" w:themeColor="accent1"/>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80" w15:restartNumberingAfterBreak="0">
    <w:nsid w:val="7C8B37CF"/>
    <w:multiLevelType w:val="hybridMultilevel"/>
    <w:tmpl w:val="9FE81870"/>
    <w:lvl w:ilvl="0" w:tplc="E01C1442">
      <w:numFmt w:val="bullet"/>
      <w:lvlText w:val=""/>
      <w:lvlJc w:val="left"/>
      <w:pPr>
        <w:ind w:left="720" w:hanging="360"/>
      </w:pPr>
      <w:rPr>
        <w:rFonts w:ascii="Wingdings 3" w:eastAsiaTheme="minorEastAsia" w:hAnsi="Wingdings 3" w:cstheme="majorHAnsi" w:hint="default"/>
        <w:color w:val="D14A95" w:themeColor="accent1"/>
        <w:sz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1" w15:restartNumberingAfterBreak="0">
    <w:nsid w:val="7CD84196"/>
    <w:multiLevelType w:val="hybridMultilevel"/>
    <w:tmpl w:val="2EF008FE"/>
    <w:lvl w:ilvl="0" w:tplc="4238BDF8">
      <w:start w:val="1"/>
      <w:numFmt w:val="bullet"/>
      <w:lvlText w:val=""/>
      <w:lvlJc w:val="left"/>
      <w:pPr>
        <w:ind w:left="720" w:hanging="360"/>
      </w:pPr>
      <w:rPr>
        <w:rFonts w:ascii="Symbol" w:hAnsi="Symbol" w:hint="default"/>
        <w:color w:val="D14A95"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2" w15:restartNumberingAfterBreak="0">
    <w:nsid w:val="7D237579"/>
    <w:multiLevelType w:val="hybridMultilevel"/>
    <w:tmpl w:val="CA1ADA78"/>
    <w:lvl w:ilvl="0" w:tplc="7C6A56C0">
      <w:start w:val="1"/>
      <w:numFmt w:val="bullet"/>
      <w:lvlText w:val="-"/>
      <w:lvlJc w:val="left"/>
      <w:pPr>
        <w:ind w:left="1077" w:hanging="360"/>
      </w:pPr>
      <w:rPr>
        <w:rFonts w:ascii="Times New Roman" w:eastAsia="Times New Roman" w:hAnsi="Times New Roman" w:cs="Times New Roman" w:hint="default"/>
        <w:color w:val="D14A95" w:themeColor="accent1"/>
      </w:rPr>
    </w:lvl>
    <w:lvl w:ilvl="1" w:tplc="040C0003" w:tentative="1">
      <w:start w:val="1"/>
      <w:numFmt w:val="bullet"/>
      <w:lvlText w:val="o"/>
      <w:lvlJc w:val="left"/>
      <w:pPr>
        <w:ind w:left="1797" w:hanging="360"/>
      </w:pPr>
      <w:rPr>
        <w:rFonts w:ascii="Courier New" w:hAnsi="Courier New" w:cs="Courier New" w:hint="default"/>
      </w:rPr>
    </w:lvl>
    <w:lvl w:ilvl="2" w:tplc="040C0005" w:tentative="1">
      <w:start w:val="1"/>
      <w:numFmt w:val="bullet"/>
      <w:lvlText w:val=""/>
      <w:lvlJc w:val="left"/>
      <w:pPr>
        <w:ind w:left="2517" w:hanging="360"/>
      </w:pPr>
      <w:rPr>
        <w:rFonts w:ascii="Wingdings" w:hAnsi="Wingdings" w:hint="default"/>
      </w:rPr>
    </w:lvl>
    <w:lvl w:ilvl="3" w:tplc="040C0001" w:tentative="1">
      <w:start w:val="1"/>
      <w:numFmt w:val="bullet"/>
      <w:lvlText w:val=""/>
      <w:lvlJc w:val="left"/>
      <w:pPr>
        <w:ind w:left="3237" w:hanging="360"/>
      </w:pPr>
      <w:rPr>
        <w:rFonts w:ascii="Symbol" w:hAnsi="Symbol" w:hint="default"/>
      </w:rPr>
    </w:lvl>
    <w:lvl w:ilvl="4" w:tplc="040C0003" w:tentative="1">
      <w:start w:val="1"/>
      <w:numFmt w:val="bullet"/>
      <w:lvlText w:val="o"/>
      <w:lvlJc w:val="left"/>
      <w:pPr>
        <w:ind w:left="3957" w:hanging="360"/>
      </w:pPr>
      <w:rPr>
        <w:rFonts w:ascii="Courier New" w:hAnsi="Courier New" w:cs="Courier New" w:hint="default"/>
      </w:rPr>
    </w:lvl>
    <w:lvl w:ilvl="5" w:tplc="040C0005" w:tentative="1">
      <w:start w:val="1"/>
      <w:numFmt w:val="bullet"/>
      <w:lvlText w:val=""/>
      <w:lvlJc w:val="left"/>
      <w:pPr>
        <w:ind w:left="4677" w:hanging="360"/>
      </w:pPr>
      <w:rPr>
        <w:rFonts w:ascii="Wingdings" w:hAnsi="Wingdings" w:hint="default"/>
      </w:rPr>
    </w:lvl>
    <w:lvl w:ilvl="6" w:tplc="040C0001" w:tentative="1">
      <w:start w:val="1"/>
      <w:numFmt w:val="bullet"/>
      <w:lvlText w:val=""/>
      <w:lvlJc w:val="left"/>
      <w:pPr>
        <w:ind w:left="5397" w:hanging="360"/>
      </w:pPr>
      <w:rPr>
        <w:rFonts w:ascii="Symbol" w:hAnsi="Symbol" w:hint="default"/>
      </w:rPr>
    </w:lvl>
    <w:lvl w:ilvl="7" w:tplc="040C0003" w:tentative="1">
      <w:start w:val="1"/>
      <w:numFmt w:val="bullet"/>
      <w:lvlText w:val="o"/>
      <w:lvlJc w:val="left"/>
      <w:pPr>
        <w:ind w:left="6117" w:hanging="360"/>
      </w:pPr>
      <w:rPr>
        <w:rFonts w:ascii="Courier New" w:hAnsi="Courier New" w:cs="Courier New" w:hint="default"/>
      </w:rPr>
    </w:lvl>
    <w:lvl w:ilvl="8" w:tplc="040C0005" w:tentative="1">
      <w:start w:val="1"/>
      <w:numFmt w:val="bullet"/>
      <w:lvlText w:val=""/>
      <w:lvlJc w:val="left"/>
      <w:pPr>
        <w:ind w:left="6837" w:hanging="360"/>
      </w:pPr>
      <w:rPr>
        <w:rFonts w:ascii="Wingdings" w:hAnsi="Wingdings" w:hint="default"/>
      </w:rPr>
    </w:lvl>
  </w:abstractNum>
  <w:abstractNum w:abstractNumId="83" w15:restartNumberingAfterBreak="0">
    <w:nsid w:val="7D2D79AB"/>
    <w:multiLevelType w:val="hybridMultilevel"/>
    <w:tmpl w:val="E6249C68"/>
    <w:lvl w:ilvl="0" w:tplc="4238BDF8">
      <w:start w:val="1"/>
      <w:numFmt w:val="bullet"/>
      <w:lvlText w:val=""/>
      <w:lvlJc w:val="left"/>
      <w:pPr>
        <w:ind w:left="720" w:hanging="360"/>
      </w:pPr>
      <w:rPr>
        <w:rFonts w:ascii="Symbol" w:hAnsi="Symbol" w:hint="default"/>
        <w:color w:val="D14A95"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4" w15:restartNumberingAfterBreak="0">
    <w:nsid w:val="7D3777C6"/>
    <w:multiLevelType w:val="hybridMultilevel"/>
    <w:tmpl w:val="52285516"/>
    <w:lvl w:ilvl="0" w:tplc="E01C1442">
      <w:numFmt w:val="bullet"/>
      <w:lvlText w:val=""/>
      <w:lvlJc w:val="left"/>
      <w:pPr>
        <w:ind w:left="720" w:hanging="360"/>
      </w:pPr>
      <w:rPr>
        <w:rFonts w:ascii="Wingdings 3" w:eastAsiaTheme="minorEastAsia" w:hAnsi="Wingdings 3" w:cstheme="majorHAnsi" w:hint="default"/>
        <w:color w:val="D14A95" w:themeColor="accent1"/>
        <w:sz w:val="20"/>
      </w:rPr>
    </w:lvl>
    <w:lvl w:ilvl="1" w:tplc="7C6A56C0">
      <w:start w:val="1"/>
      <w:numFmt w:val="bullet"/>
      <w:lvlText w:val="-"/>
      <w:lvlJc w:val="left"/>
      <w:pPr>
        <w:ind w:left="1785" w:hanging="705"/>
      </w:pPr>
      <w:rPr>
        <w:rFonts w:ascii="Times New Roman" w:eastAsia="Times New Roman" w:hAnsi="Times New Roman" w:cs="Times New Roman" w:hint="default"/>
        <w:color w:val="D14A95" w:themeColor="accent1"/>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5" w15:restartNumberingAfterBreak="0">
    <w:nsid w:val="7D711D0E"/>
    <w:multiLevelType w:val="hybridMultilevel"/>
    <w:tmpl w:val="6C9C0DFA"/>
    <w:lvl w:ilvl="0" w:tplc="E01C1442">
      <w:numFmt w:val="bullet"/>
      <w:lvlText w:val=""/>
      <w:lvlJc w:val="left"/>
      <w:pPr>
        <w:ind w:left="720" w:hanging="360"/>
      </w:pPr>
      <w:rPr>
        <w:rFonts w:ascii="Wingdings 3" w:eastAsiaTheme="minorEastAsia" w:hAnsi="Wingdings 3" w:cstheme="majorHAnsi" w:hint="default"/>
        <w:color w:val="D14A95" w:themeColor="accent1"/>
        <w:sz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6" w15:restartNumberingAfterBreak="0">
    <w:nsid w:val="7DA32A03"/>
    <w:multiLevelType w:val="hybridMultilevel"/>
    <w:tmpl w:val="3642CD8A"/>
    <w:lvl w:ilvl="0" w:tplc="7C6A56C0">
      <w:start w:val="1"/>
      <w:numFmt w:val="bullet"/>
      <w:lvlText w:val="-"/>
      <w:lvlJc w:val="left"/>
      <w:pPr>
        <w:ind w:left="720" w:hanging="360"/>
      </w:pPr>
      <w:rPr>
        <w:rFonts w:ascii="Times New Roman" w:eastAsia="Times New Roman" w:hAnsi="Times New Roman" w:cs="Times New Roman" w:hint="default"/>
        <w:color w:val="D14A95" w:themeColor="accent1"/>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4"/>
  </w:num>
  <w:num w:numId="2">
    <w:abstractNumId w:val="61"/>
  </w:num>
  <w:num w:numId="3">
    <w:abstractNumId w:val="73"/>
  </w:num>
  <w:num w:numId="4">
    <w:abstractNumId w:val="8"/>
  </w:num>
  <w:num w:numId="5">
    <w:abstractNumId w:val="30"/>
  </w:num>
  <w:num w:numId="6">
    <w:abstractNumId w:val="41"/>
  </w:num>
  <w:num w:numId="7">
    <w:abstractNumId w:val="45"/>
  </w:num>
  <w:num w:numId="8">
    <w:abstractNumId w:val="7"/>
  </w:num>
  <w:num w:numId="9">
    <w:abstractNumId w:val="39"/>
  </w:num>
  <w:num w:numId="10">
    <w:abstractNumId w:val="37"/>
  </w:num>
  <w:num w:numId="11">
    <w:abstractNumId w:val="42"/>
  </w:num>
  <w:num w:numId="12">
    <w:abstractNumId w:val="62"/>
  </w:num>
  <w:num w:numId="13">
    <w:abstractNumId w:val="0"/>
  </w:num>
  <w:num w:numId="14">
    <w:abstractNumId w:val="63"/>
  </w:num>
  <w:num w:numId="15">
    <w:abstractNumId w:val="2"/>
  </w:num>
  <w:num w:numId="16">
    <w:abstractNumId w:val="23"/>
  </w:num>
  <w:num w:numId="17">
    <w:abstractNumId w:val="50"/>
  </w:num>
  <w:num w:numId="18">
    <w:abstractNumId w:val="33"/>
  </w:num>
  <w:num w:numId="19">
    <w:abstractNumId w:val="34"/>
  </w:num>
  <w:num w:numId="20">
    <w:abstractNumId w:val="6"/>
  </w:num>
  <w:num w:numId="21">
    <w:abstractNumId w:val="28"/>
  </w:num>
  <w:num w:numId="22">
    <w:abstractNumId w:val="69"/>
  </w:num>
  <w:num w:numId="23">
    <w:abstractNumId w:val="19"/>
  </w:num>
  <w:num w:numId="24">
    <w:abstractNumId w:val="25"/>
  </w:num>
  <w:num w:numId="25">
    <w:abstractNumId w:val="74"/>
  </w:num>
  <w:num w:numId="26">
    <w:abstractNumId w:val="84"/>
  </w:num>
  <w:num w:numId="27">
    <w:abstractNumId w:val="26"/>
  </w:num>
  <w:num w:numId="28">
    <w:abstractNumId w:val="71"/>
  </w:num>
  <w:num w:numId="29">
    <w:abstractNumId w:val="60"/>
  </w:num>
  <w:num w:numId="30">
    <w:abstractNumId w:val="18"/>
  </w:num>
  <w:num w:numId="31">
    <w:abstractNumId w:val="36"/>
  </w:num>
  <w:num w:numId="32">
    <w:abstractNumId w:val="24"/>
  </w:num>
  <w:num w:numId="33">
    <w:abstractNumId w:val="72"/>
  </w:num>
  <w:num w:numId="34">
    <w:abstractNumId w:val="53"/>
  </w:num>
  <w:num w:numId="35">
    <w:abstractNumId w:val="52"/>
  </w:num>
  <w:num w:numId="36">
    <w:abstractNumId w:val="1"/>
  </w:num>
  <w:num w:numId="37">
    <w:abstractNumId w:val="46"/>
  </w:num>
  <w:num w:numId="38">
    <w:abstractNumId w:val="76"/>
  </w:num>
  <w:num w:numId="39">
    <w:abstractNumId w:val="57"/>
  </w:num>
  <w:num w:numId="40">
    <w:abstractNumId w:val="70"/>
  </w:num>
  <w:num w:numId="41">
    <w:abstractNumId w:val="20"/>
  </w:num>
  <w:num w:numId="42">
    <w:abstractNumId w:val="66"/>
  </w:num>
  <w:num w:numId="43">
    <w:abstractNumId w:val="27"/>
  </w:num>
  <w:num w:numId="44">
    <w:abstractNumId w:val="80"/>
  </w:num>
  <w:num w:numId="45">
    <w:abstractNumId w:val="43"/>
  </w:num>
  <w:num w:numId="46">
    <w:abstractNumId w:val="21"/>
  </w:num>
  <w:num w:numId="47">
    <w:abstractNumId w:val="3"/>
  </w:num>
  <w:num w:numId="48">
    <w:abstractNumId w:val="11"/>
  </w:num>
  <w:num w:numId="49">
    <w:abstractNumId w:val="9"/>
  </w:num>
  <w:num w:numId="50">
    <w:abstractNumId w:val="85"/>
  </w:num>
  <w:num w:numId="51">
    <w:abstractNumId w:val="14"/>
  </w:num>
  <w:num w:numId="52">
    <w:abstractNumId w:val="47"/>
  </w:num>
  <w:num w:numId="53">
    <w:abstractNumId w:val="77"/>
  </w:num>
  <w:num w:numId="54">
    <w:abstractNumId w:val="68"/>
  </w:num>
  <w:num w:numId="55">
    <w:abstractNumId w:val="13"/>
  </w:num>
  <w:num w:numId="56">
    <w:abstractNumId w:val="29"/>
  </w:num>
  <w:num w:numId="57">
    <w:abstractNumId w:val="32"/>
  </w:num>
  <w:num w:numId="58">
    <w:abstractNumId w:val="81"/>
  </w:num>
  <w:num w:numId="59">
    <w:abstractNumId w:val="83"/>
  </w:num>
  <w:num w:numId="60">
    <w:abstractNumId w:val="44"/>
  </w:num>
  <w:num w:numId="61">
    <w:abstractNumId w:val="35"/>
  </w:num>
  <w:num w:numId="62">
    <w:abstractNumId w:val="64"/>
  </w:num>
  <w:num w:numId="63">
    <w:abstractNumId w:val="40"/>
  </w:num>
  <w:num w:numId="64">
    <w:abstractNumId w:val="4"/>
  </w:num>
  <w:num w:numId="65">
    <w:abstractNumId w:val="86"/>
  </w:num>
  <w:num w:numId="66">
    <w:abstractNumId w:val="5"/>
  </w:num>
  <w:num w:numId="67">
    <w:abstractNumId w:val="55"/>
  </w:num>
  <w:num w:numId="68">
    <w:abstractNumId w:val="75"/>
  </w:num>
  <w:num w:numId="69">
    <w:abstractNumId w:val="49"/>
  </w:num>
  <w:num w:numId="70">
    <w:abstractNumId w:val="82"/>
  </w:num>
  <w:num w:numId="71">
    <w:abstractNumId w:val="10"/>
  </w:num>
  <w:num w:numId="72">
    <w:abstractNumId w:val="22"/>
  </w:num>
  <w:num w:numId="73">
    <w:abstractNumId w:val="38"/>
  </w:num>
  <w:num w:numId="74">
    <w:abstractNumId w:val="12"/>
  </w:num>
  <w:num w:numId="75">
    <w:abstractNumId w:val="67"/>
  </w:num>
  <w:num w:numId="76">
    <w:abstractNumId w:val="31"/>
  </w:num>
  <w:num w:numId="77">
    <w:abstractNumId w:val="56"/>
  </w:num>
  <w:num w:numId="78">
    <w:abstractNumId w:val="17"/>
  </w:num>
  <w:num w:numId="79">
    <w:abstractNumId w:val="79"/>
  </w:num>
  <w:num w:numId="80">
    <w:abstractNumId w:val="48"/>
  </w:num>
  <w:num w:numId="81">
    <w:abstractNumId w:val="16"/>
  </w:num>
  <w:num w:numId="82">
    <w:abstractNumId w:val="51"/>
  </w:num>
  <w:num w:numId="83">
    <w:abstractNumId w:val="65"/>
  </w:num>
  <w:num w:numId="84">
    <w:abstractNumId w:val="78"/>
  </w:num>
  <w:num w:numId="85">
    <w:abstractNumId w:val="59"/>
  </w:num>
  <w:num w:numId="86">
    <w:abstractNumId w:val="58"/>
  </w:num>
  <w:num w:numId="87">
    <w:abstractNumId w:val="15"/>
  </w:num>
  <w:numIdMacAtCleanup w:val="8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Nicol, Fabrice">
    <w15:presenceInfo w15:providerId="AD" w15:userId="S-1-5-21-1801674531-1767777339-725345543-18687"/>
  </w15:person>
  <w15:person w15:author="fabrice nicol">
    <w15:presenceInfo w15:providerId="Windows Live" w15:userId="6084a2255dd0eb47"/>
  </w15:person>
  <w15:person w15:author="Rebat, Marie-Thérèse">
    <w15:presenceInfo w15:providerId="AD" w15:userId="S-1-5-21-1801674531-1767777339-725345543-25208"/>
  </w15:person>
  <w15:person w15:author="Le Boudec  Vitalia">
    <w15:presenceInfo w15:providerId="AD" w15:userId="S-1-5-21-1801674531-1767777339-725345543-184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trackRevisions/>
  <w:defaultTabStop w:val="708"/>
  <w:hyphenationZone w:val="567"/>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4D1A"/>
    <w:rsid w:val="000003E1"/>
    <w:rsid w:val="000012ED"/>
    <w:rsid w:val="00001EA0"/>
    <w:rsid w:val="00002060"/>
    <w:rsid w:val="000026FC"/>
    <w:rsid w:val="00003D75"/>
    <w:rsid w:val="00004AB0"/>
    <w:rsid w:val="00007E07"/>
    <w:rsid w:val="00007EB1"/>
    <w:rsid w:val="00010CC4"/>
    <w:rsid w:val="00012782"/>
    <w:rsid w:val="000144EE"/>
    <w:rsid w:val="000145D6"/>
    <w:rsid w:val="000146D1"/>
    <w:rsid w:val="00014F29"/>
    <w:rsid w:val="000154E4"/>
    <w:rsid w:val="00016C18"/>
    <w:rsid w:val="00017DB0"/>
    <w:rsid w:val="00020EB2"/>
    <w:rsid w:val="00021983"/>
    <w:rsid w:val="00021D34"/>
    <w:rsid w:val="00021DB5"/>
    <w:rsid w:val="00021E56"/>
    <w:rsid w:val="000221D5"/>
    <w:rsid w:val="00022806"/>
    <w:rsid w:val="00023A66"/>
    <w:rsid w:val="00025620"/>
    <w:rsid w:val="00026CE2"/>
    <w:rsid w:val="000271A0"/>
    <w:rsid w:val="000273F7"/>
    <w:rsid w:val="000314D7"/>
    <w:rsid w:val="000314E4"/>
    <w:rsid w:val="000315B6"/>
    <w:rsid w:val="0003175C"/>
    <w:rsid w:val="0003247B"/>
    <w:rsid w:val="00033454"/>
    <w:rsid w:val="00033E03"/>
    <w:rsid w:val="000346C3"/>
    <w:rsid w:val="0003537B"/>
    <w:rsid w:val="00042493"/>
    <w:rsid w:val="00044901"/>
    <w:rsid w:val="00047EAC"/>
    <w:rsid w:val="000510B5"/>
    <w:rsid w:val="00053972"/>
    <w:rsid w:val="00055FF1"/>
    <w:rsid w:val="00056042"/>
    <w:rsid w:val="00056217"/>
    <w:rsid w:val="000567F4"/>
    <w:rsid w:val="00060962"/>
    <w:rsid w:val="0006100E"/>
    <w:rsid w:val="000628C2"/>
    <w:rsid w:val="00063088"/>
    <w:rsid w:val="000630B4"/>
    <w:rsid w:val="000632BB"/>
    <w:rsid w:val="00064970"/>
    <w:rsid w:val="0006694F"/>
    <w:rsid w:val="00066D6A"/>
    <w:rsid w:val="00070FCD"/>
    <w:rsid w:val="00071768"/>
    <w:rsid w:val="00071D61"/>
    <w:rsid w:val="00072915"/>
    <w:rsid w:val="0007367C"/>
    <w:rsid w:val="00073BC4"/>
    <w:rsid w:val="00073C1F"/>
    <w:rsid w:val="00074290"/>
    <w:rsid w:val="00074BE7"/>
    <w:rsid w:val="00076896"/>
    <w:rsid w:val="00082920"/>
    <w:rsid w:val="00083491"/>
    <w:rsid w:val="00083D51"/>
    <w:rsid w:val="000841A6"/>
    <w:rsid w:val="00084385"/>
    <w:rsid w:val="000859DA"/>
    <w:rsid w:val="00085F33"/>
    <w:rsid w:val="00086670"/>
    <w:rsid w:val="000869B6"/>
    <w:rsid w:val="00086FCF"/>
    <w:rsid w:val="00090505"/>
    <w:rsid w:val="00090D52"/>
    <w:rsid w:val="00093140"/>
    <w:rsid w:val="00095D73"/>
    <w:rsid w:val="00095E38"/>
    <w:rsid w:val="000960D8"/>
    <w:rsid w:val="000966E8"/>
    <w:rsid w:val="00096FBD"/>
    <w:rsid w:val="000A0D1B"/>
    <w:rsid w:val="000A264F"/>
    <w:rsid w:val="000A280A"/>
    <w:rsid w:val="000A2C8E"/>
    <w:rsid w:val="000A33D6"/>
    <w:rsid w:val="000A5EA4"/>
    <w:rsid w:val="000A68E6"/>
    <w:rsid w:val="000A699D"/>
    <w:rsid w:val="000B16A6"/>
    <w:rsid w:val="000B2CA3"/>
    <w:rsid w:val="000B3E92"/>
    <w:rsid w:val="000B4553"/>
    <w:rsid w:val="000B4D94"/>
    <w:rsid w:val="000B4EFA"/>
    <w:rsid w:val="000B5722"/>
    <w:rsid w:val="000B5E25"/>
    <w:rsid w:val="000B64DA"/>
    <w:rsid w:val="000B65E7"/>
    <w:rsid w:val="000B73F8"/>
    <w:rsid w:val="000B7FE1"/>
    <w:rsid w:val="000C006B"/>
    <w:rsid w:val="000C0338"/>
    <w:rsid w:val="000C0BA2"/>
    <w:rsid w:val="000C22E0"/>
    <w:rsid w:val="000C434C"/>
    <w:rsid w:val="000C444D"/>
    <w:rsid w:val="000C4761"/>
    <w:rsid w:val="000C50E8"/>
    <w:rsid w:val="000C5635"/>
    <w:rsid w:val="000C62FD"/>
    <w:rsid w:val="000C7EED"/>
    <w:rsid w:val="000D162A"/>
    <w:rsid w:val="000D25F1"/>
    <w:rsid w:val="000D2F4B"/>
    <w:rsid w:val="000D4CD2"/>
    <w:rsid w:val="000D742C"/>
    <w:rsid w:val="000D7664"/>
    <w:rsid w:val="000D78B2"/>
    <w:rsid w:val="000E1625"/>
    <w:rsid w:val="000E2A2C"/>
    <w:rsid w:val="000E3229"/>
    <w:rsid w:val="000E5395"/>
    <w:rsid w:val="000E61DD"/>
    <w:rsid w:val="000E6A82"/>
    <w:rsid w:val="000E6D17"/>
    <w:rsid w:val="000E6F5C"/>
    <w:rsid w:val="000E7C87"/>
    <w:rsid w:val="000F2D83"/>
    <w:rsid w:val="000F6947"/>
    <w:rsid w:val="000F6A97"/>
    <w:rsid w:val="000F76D1"/>
    <w:rsid w:val="000F7EB8"/>
    <w:rsid w:val="00101089"/>
    <w:rsid w:val="001019D4"/>
    <w:rsid w:val="00103794"/>
    <w:rsid w:val="00104D14"/>
    <w:rsid w:val="0010626B"/>
    <w:rsid w:val="001076AE"/>
    <w:rsid w:val="001108FD"/>
    <w:rsid w:val="001112D3"/>
    <w:rsid w:val="00111D79"/>
    <w:rsid w:val="00112ABA"/>
    <w:rsid w:val="00113A38"/>
    <w:rsid w:val="0011543C"/>
    <w:rsid w:val="00115DD2"/>
    <w:rsid w:val="00116B50"/>
    <w:rsid w:val="00117F8E"/>
    <w:rsid w:val="00120C2A"/>
    <w:rsid w:val="0012209E"/>
    <w:rsid w:val="0012346A"/>
    <w:rsid w:val="0012427B"/>
    <w:rsid w:val="00124C56"/>
    <w:rsid w:val="00126F22"/>
    <w:rsid w:val="00131BF9"/>
    <w:rsid w:val="001320CE"/>
    <w:rsid w:val="0013249B"/>
    <w:rsid w:val="00133A37"/>
    <w:rsid w:val="00133DBA"/>
    <w:rsid w:val="001350A6"/>
    <w:rsid w:val="00136C4F"/>
    <w:rsid w:val="00136D46"/>
    <w:rsid w:val="00141291"/>
    <w:rsid w:val="00141BD8"/>
    <w:rsid w:val="00142DC1"/>
    <w:rsid w:val="00146A5F"/>
    <w:rsid w:val="00150F7B"/>
    <w:rsid w:val="00152505"/>
    <w:rsid w:val="0015278B"/>
    <w:rsid w:val="00153077"/>
    <w:rsid w:val="00153D5B"/>
    <w:rsid w:val="00154629"/>
    <w:rsid w:val="001552C4"/>
    <w:rsid w:val="00156B0C"/>
    <w:rsid w:val="00160213"/>
    <w:rsid w:val="00160624"/>
    <w:rsid w:val="001608C4"/>
    <w:rsid w:val="001613D2"/>
    <w:rsid w:val="00161BED"/>
    <w:rsid w:val="0016276D"/>
    <w:rsid w:val="00162942"/>
    <w:rsid w:val="0016307C"/>
    <w:rsid w:val="00164614"/>
    <w:rsid w:val="001646C8"/>
    <w:rsid w:val="0016589B"/>
    <w:rsid w:val="001658A8"/>
    <w:rsid w:val="00167C80"/>
    <w:rsid w:val="00170A97"/>
    <w:rsid w:val="00172CD8"/>
    <w:rsid w:val="001731F5"/>
    <w:rsid w:val="00174A6D"/>
    <w:rsid w:val="00175AD0"/>
    <w:rsid w:val="001760D7"/>
    <w:rsid w:val="00176E6F"/>
    <w:rsid w:val="0017700E"/>
    <w:rsid w:val="001807F8"/>
    <w:rsid w:val="0018188E"/>
    <w:rsid w:val="001834DC"/>
    <w:rsid w:val="00184B46"/>
    <w:rsid w:val="0018668B"/>
    <w:rsid w:val="00187400"/>
    <w:rsid w:val="00190582"/>
    <w:rsid w:val="00190921"/>
    <w:rsid w:val="00191358"/>
    <w:rsid w:val="00191958"/>
    <w:rsid w:val="00191CDA"/>
    <w:rsid w:val="00192E5F"/>
    <w:rsid w:val="001936A3"/>
    <w:rsid w:val="00196863"/>
    <w:rsid w:val="001A0536"/>
    <w:rsid w:val="001A091D"/>
    <w:rsid w:val="001A1AD2"/>
    <w:rsid w:val="001A5792"/>
    <w:rsid w:val="001A69D9"/>
    <w:rsid w:val="001A7457"/>
    <w:rsid w:val="001A74BA"/>
    <w:rsid w:val="001B1EE0"/>
    <w:rsid w:val="001B34FA"/>
    <w:rsid w:val="001B400B"/>
    <w:rsid w:val="001B4FA1"/>
    <w:rsid w:val="001B5704"/>
    <w:rsid w:val="001C01E3"/>
    <w:rsid w:val="001C067C"/>
    <w:rsid w:val="001C1159"/>
    <w:rsid w:val="001C1B31"/>
    <w:rsid w:val="001C273F"/>
    <w:rsid w:val="001C2EE6"/>
    <w:rsid w:val="001C3055"/>
    <w:rsid w:val="001C699A"/>
    <w:rsid w:val="001C6D72"/>
    <w:rsid w:val="001D0671"/>
    <w:rsid w:val="001D0B62"/>
    <w:rsid w:val="001D3F2F"/>
    <w:rsid w:val="001D512C"/>
    <w:rsid w:val="001D61BD"/>
    <w:rsid w:val="001E1022"/>
    <w:rsid w:val="001E1817"/>
    <w:rsid w:val="001E334B"/>
    <w:rsid w:val="001E33D7"/>
    <w:rsid w:val="001E56A3"/>
    <w:rsid w:val="001E5A92"/>
    <w:rsid w:val="001E6171"/>
    <w:rsid w:val="001F1252"/>
    <w:rsid w:val="001F15F4"/>
    <w:rsid w:val="001F2318"/>
    <w:rsid w:val="001F2D99"/>
    <w:rsid w:val="001F2E35"/>
    <w:rsid w:val="001F314B"/>
    <w:rsid w:val="001F3391"/>
    <w:rsid w:val="001F4F3D"/>
    <w:rsid w:val="001F5426"/>
    <w:rsid w:val="001F5456"/>
    <w:rsid w:val="001F5ECE"/>
    <w:rsid w:val="001F7052"/>
    <w:rsid w:val="001F74B8"/>
    <w:rsid w:val="00203E47"/>
    <w:rsid w:val="00204065"/>
    <w:rsid w:val="0020528D"/>
    <w:rsid w:val="00205B87"/>
    <w:rsid w:val="00206319"/>
    <w:rsid w:val="00207141"/>
    <w:rsid w:val="00207417"/>
    <w:rsid w:val="00210699"/>
    <w:rsid w:val="00211014"/>
    <w:rsid w:val="00211559"/>
    <w:rsid w:val="0021276E"/>
    <w:rsid w:val="00213C78"/>
    <w:rsid w:val="002153D3"/>
    <w:rsid w:val="002161C7"/>
    <w:rsid w:val="00216AEB"/>
    <w:rsid w:val="00217763"/>
    <w:rsid w:val="002179DE"/>
    <w:rsid w:val="00220290"/>
    <w:rsid w:val="00223331"/>
    <w:rsid w:val="00223FB2"/>
    <w:rsid w:val="00224C46"/>
    <w:rsid w:val="00224CFE"/>
    <w:rsid w:val="00226DA8"/>
    <w:rsid w:val="00227EFC"/>
    <w:rsid w:val="00230EB4"/>
    <w:rsid w:val="002314F0"/>
    <w:rsid w:val="0023289B"/>
    <w:rsid w:val="00232F62"/>
    <w:rsid w:val="00233349"/>
    <w:rsid w:val="00233CB1"/>
    <w:rsid w:val="00234445"/>
    <w:rsid w:val="00234B73"/>
    <w:rsid w:val="00236382"/>
    <w:rsid w:val="00237351"/>
    <w:rsid w:val="002379EB"/>
    <w:rsid w:val="0024019C"/>
    <w:rsid w:val="00240CC4"/>
    <w:rsid w:val="00241520"/>
    <w:rsid w:val="00241986"/>
    <w:rsid w:val="00243207"/>
    <w:rsid w:val="00244257"/>
    <w:rsid w:val="00244B85"/>
    <w:rsid w:val="00245A79"/>
    <w:rsid w:val="0024699E"/>
    <w:rsid w:val="00246F5D"/>
    <w:rsid w:val="00247036"/>
    <w:rsid w:val="00247121"/>
    <w:rsid w:val="00250194"/>
    <w:rsid w:val="00250624"/>
    <w:rsid w:val="00252649"/>
    <w:rsid w:val="0025362F"/>
    <w:rsid w:val="00254F5C"/>
    <w:rsid w:val="002573AF"/>
    <w:rsid w:val="00257FB8"/>
    <w:rsid w:val="00260064"/>
    <w:rsid w:val="00262591"/>
    <w:rsid w:val="00263950"/>
    <w:rsid w:val="002669FC"/>
    <w:rsid w:val="00266D68"/>
    <w:rsid w:val="00267CE0"/>
    <w:rsid w:val="002717E9"/>
    <w:rsid w:val="002722BF"/>
    <w:rsid w:val="002724D1"/>
    <w:rsid w:val="00274957"/>
    <w:rsid w:val="00274F17"/>
    <w:rsid w:val="0027506D"/>
    <w:rsid w:val="00276291"/>
    <w:rsid w:val="002767F7"/>
    <w:rsid w:val="00276C3C"/>
    <w:rsid w:val="00277084"/>
    <w:rsid w:val="0028073B"/>
    <w:rsid w:val="00281A22"/>
    <w:rsid w:val="00281C6E"/>
    <w:rsid w:val="00282734"/>
    <w:rsid w:val="00282A32"/>
    <w:rsid w:val="00284EB7"/>
    <w:rsid w:val="0028576A"/>
    <w:rsid w:val="002858FB"/>
    <w:rsid w:val="00286FA1"/>
    <w:rsid w:val="00286FB8"/>
    <w:rsid w:val="002875FA"/>
    <w:rsid w:val="002901EF"/>
    <w:rsid w:val="0029107A"/>
    <w:rsid w:val="00291FD0"/>
    <w:rsid w:val="00292020"/>
    <w:rsid w:val="00292339"/>
    <w:rsid w:val="00294ACF"/>
    <w:rsid w:val="0029589F"/>
    <w:rsid w:val="00295DD9"/>
    <w:rsid w:val="002A1790"/>
    <w:rsid w:val="002A1AAB"/>
    <w:rsid w:val="002A2FDA"/>
    <w:rsid w:val="002A33B9"/>
    <w:rsid w:val="002A37BF"/>
    <w:rsid w:val="002A4425"/>
    <w:rsid w:val="002A45E2"/>
    <w:rsid w:val="002A4E7E"/>
    <w:rsid w:val="002A50A8"/>
    <w:rsid w:val="002A59B7"/>
    <w:rsid w:val="002B4055"/>
    <w:rsid w:val="002B72D9"/>
    <w:rsid w:val="002B79C3"/>
    <w:rsid w:val="002B7A8A"/>
    <w:rsid w:val="002C3F76"/>
    <w:rsid w:val="002C6858"/>
    <w:rsid w:val="002C7610"/>
    <w:rsid w:val="002C76C1"/>
    <w:rsid w:val="002D00E1"/>
    <w:rsid w:val="002D074E"/>
    <w:rsid w:val="002D1735"/>
    <w:rsid w:val="002D1A02"/>
    <w:rsid w:val="002D1CB5"/>
    <w:rsid w:val="002D2DC8"/>
    <w:rsid w:val="002D2EC1"/>
    <w:rsid w:val="002D37B2"/>
    <w:rsid w:val="002D51C4"/>
    <w:rsid w:val="002D5F29"/>
    <w:rsid w:val="002D6C3A"/>
    <w:rsid w:val="002D7330"/>
    <w:rsid w:val="002E0561"/>
    <w:rsid w:val="002E1FF9"/>
    <w:rsid w:val="002E4485"/>
    <w:rsid w:val="002E5527"/>
    <w:rsid w:val="002E593C"/>
    <w:rsid w:val="002E5D2C"/>
    <w:rsid w:val="002E630D"/>
    <w:rsid w:val="002E6B74"/>
    <w:rsid w:val="002E6D5F"/>
    <w:rsid w:val="002E7F48"/>
    <w:rsid w:val="002F0714"/>
    <w:rsid w:val="002F0B66"/>
    <w:rsid w:val="002F3B8C"/>
    <w:rsid w:val="002F54FE"/>
    <w:rsid w:val="002F6541"/>
    <w:rsid w:val="002F695D"/>
    <w:rsid w:val="002F6A0E"/>
    <w:rsid w:val="00301654"/>
    <w:rsid w:val="0030299C"/>
    <w:rsid w:val="00302A0E"/>
    <w:rsid w:val="003036A3"/>
    <w:rsid w:val="00303830"/>
    <w:rsid w:val="0030393D"/>
    <w:rsid w:val="00304AA5"/>
    <w:rsid w:val="00304E80"/>
    <w:rsid w:val="00305335"/>
    <w:rsid w:val="003066C6"/>
    <w:rsid w:val="00306705"/>
    <w:rsid w:val="00306851"/>
    <w:rsid w:val="00310EC1"/>
    <w:rsid w:val="003118C6"/>
    <w:rsid w:val="00311B47"/>
    <w:rsid w:val="00313836"/>
    <w:rsid w:val="00313C48"/>
    <w:rsid w:val="003140B8"/>
    <w:rsid w:val="003145F5"/>
    <w:rsid w:val="00315AD9"/>
    <w:rsid w:val="00316D1C"/>
    <w:rsid w:val="00316F95"/>
    <w:rsid w:val="00317D12"/>
    <w:rsid w:val="003221B2"/>
    <w:rsid w:val="00322689"/>
    <w:rsid w:val="00325188"/>
    <w:rsid w:val="0032786C"/>
    <w:rsid w:val="00330A81"/>
    <w:rsid w:val="003316D1"/>
    <w:rsid w:val="003332B5"/>
    <w:rsid w:val="00334B60"/>
    <w:rsid w:val="003357B3"/>
    <w:rsid w:val="003365CD"/>
    <w:rsid w:val="00336994"/>
    <w:rsid w:val="003405D3"/>
    <w:rsid w:val="00340855"/>
    <w:rsid w:val="003412AE"/>
    <w:rsid w:val="003413FE"/>
    <w:rsid w:val="003432A9"/>
    <w:rsid w:val="00344B7A"/>
    <w:rsid w:val="00345697"/>
    <w:rsid w:val="00345B3D"/>
    <w:rsid w:val="0034647F"/>
    <w:rsid w:val="00346885"/>
    <w:rsid w:val="00346BDC"/>
    <w:rsid w:val="003473BC"/>
    <w:rsid w:val="00350977"/>
    <w:rsid w:val="0035154A"/>
    <w:rsid w:val="00352E01"/>
    <w:rsid w:val="00353F71"/>
    <w:rsid w:val="00354310"/>
    <w:rsid w:val="003564BC"/>
    <w:rsid w:val="00356E53"/>
    <w:rsid w:val="00357BA1"/>
    <w:rsid w:val="00360238"/>
    <w:rsid w:val="00360470"/>
    <w:rsid w:val="003616DC"/>
    <w:rsid w:val="003642BB"/>
    <w:rsid w:val="003643EA"/>
    <w:rsid w:val="003656BE"/>
    <w:rsid w:val="00365B17"/>
    <w:rsid w:val="00367114"/>
    <w:rsid w:val="003671EF"/>
    <w:rsid w:val="003674A9"/>
    <w:rsid w:val="003677EE"/>
    <w:rsid w:val="0037113C"/>
    <w:rsid w:val="00371539"/>
    <w:rsid w:val="003730AC"/>
    <w:rsid w:val="00374A89"/>
    <w:rsid w:val="003759BC"/>
    <w:rsid w:val="003761F1"/>
    <w:rsid w:val="00380ED3"/>
    <w:rsid w:val="003816B3"/>
    <w:rsid w:val="00382C7D"/>
    <w:rsid w:val="0038337A"/>
    <w:rsid w:val="00385451"/>
    <w:rsid w:val="00385F0A"/>
    <w:rsid w:val="0038678F"/>
    <w:rsid w:val="00387785"/>
    <w:rsid w:val="00391CF1"/>
    <w:rsid w:val="00392AC0"/>
    <w:rsid w:val="00392DAA"/>
    <w:rsid w:val="00393CF6"/>
    <w:rsid w:val="00396828"/>
    <w:rsid w:val="00396BF3"/>
    <w:rsid w:val="00397BEE"/>
    <w:rsid w:val="003A1953"/>
    <w:rsid w:val="003A36E4"/>
    <w:rsid w:val="003A44B9"/>
    <w:rsid w:val="003A4DD4"/>
    <w:rsid w:val="003A511A"/>
    <w:rsid w:val="003A5ACE"/>
    <w:rsid w:val="003A77E6"/>
    <w:rsid w:val="003A78BA"/>
    <w:rsid w:val="003A7DA2"/>
    <w:rsid w:val="003B26B2"/>
    <w:rsid w:val="003B3039"/>
    <w:rsid w:val="003B3B5A"/>
    <w:rsid w:val="003B3E00"/>
    <w:rsid w:val="003B5372"/>
    <w:rsid w:val="003B5E67"/>
    <w:rsid w:val="003B65BB"/>
    <w:rsid w:val="003B6A86"/>
    <w:rsid w:val="003B70F3"/>
    <w:rsid w:val="003C0A42"/>
    <w:rsid w:val="003C0C5D"/>
    <w:rsid w:val="003C0E28"/>
    <w:rsid w:val="003C15D8"/>
    <w:rsid w:val="003C1F27"/>
    <w:rsid w:val="003C4E76"/>
    <w:rsid w:val="003C57B1"/>
    <w:rsid w:val="003C5E4B"/>
    <w:rsid w:val="003C6878"/>
    <w:rsid w:val="003D2672"/>
    <w:rsid w:val="003D465C"/>
    <w:rsid w:val="003D500F"/>
    <w:rsid w:val="003D619C"/>
    <w:rsid w:val="003E0292"/>
    <w:rsid w:val="003E198D"/>
    <w:rsid w:val="003E31AA"/>
    <w:rsid w:val="003E47DE"/>
    <w:rsid w:val="003E5313"/>
    <w:rsid w:val="003E5445"/>
    <w:rsid w:val="003E7326"/>
    <w:rsid w:val="003F0BB0"/>
    <w:rsid w:val="003F4176"/>
    <w:rsid w:val="003F681B"/>
    <w:rsid w:val="003F746A"/>
    <w:rsid w:val="003F76D7"/>
    <w:rsid w:val="003F7BDB"/>
    <w:rsid w:val="0040030A"/>
    <w:rsid w:val="00400D01"/>
    <w:rsid w:val="00403234"/>
    <w:rsid w:val="00403797"/>
    <w:rsid w:val="00403D64"/>
    <w:rsid w:val="0040463F"/>
    <w:rsid w:val="00404ADD"/>
    <w:rsid w:val="004069FB"/>
    <w:rsid w:val="0040712D"/>
    <w:rsid w:val="004077E5"/>
    <w:rsid w:val="00411E22"/>
    <w:rsid w:val="00412B61"/>
    <w:rsid w:val="004139D8"/>
    <w:rsid w:val="00413FB9"/>
    <w:rsid w:val="00414545"/>
    <w:rsid w:val="0041454B"/>
    <w:rsid w:val="00414C7D"/>
    <w:rsid w:val="00416797"/>
    <w:rsid w:val="0041748E"/>
    <w:rsid w:val="00420143"/>
    <w:rsid w:val="00420A6A"/>
    <w:rsid w:val="00420F92"/>
    <w:rsid w:val="00422169"/>
    <w:rsid w:val="004227FF"/>
    <w:rsid w:val="00422AE6"/>
    <w:rsid w:val="0042491A"/>
    <w:rsid w:val="00424CD0"/>
    <w:rsid w:val="0042695C"/>
    <w:rsid w:val="00426CDD"/>
    <w:rsid w:val="0043088F"/>
    <w:rsid w:val="00430A33"/>
    <w:rsid w:val="00430A92"/>
    <w:rsid w:val="00430C8B"/>
    <w:rsid w:val="004312C4"/>
    <w:rsid w:val="00431880"/>
    <w:rsid w:val="0043420F"/>
    <w:rsid w:val="00436365"/>
    <w:rsid w:val="004365F6"/>
    <w:rsid w:val="00436770"/>
    <w:rsid w:val="00436E55"/>
    <w:rsid w:val="00440C70"/>
    <w:rsid w:val="00445CBA"/>
    <w:rsid w:val="004461D7"/>
    <w:rsid w:val="00447419"/>
    <w:rsid w:val="004501C8"/>
    <w:rsid w:val="00452990"/>
    <w:rsid w:val="004555F6"/>
    <w:rsid w:val="0045575F"/>
    <w:rsid w:val="004561C6"/>
    <w:rsid w:val="00456D1E"/>
    <w:rsid w:val="0045746A"/>
    <w:rsid w:val="00457BE6"/>
    <w:rsid w:val="00460EB0"/>
    <w:rsid w:val="004640A3"/>
    <w:rsid w:val="00464A5F"/>
    <w:rsid w:val="004655D9"/>
    <w:rsid w:val="00465E75"/>
    <w:rsid w:val="00467099"/>
    <w:rsid w:val="00470F41"/>
    <w:rsid w:val="00473320"/>
    <w:rsid w:val="004765D4"/>
    <w:rsid w:val="00476758"/>
    <w:rsid w:val="004773B6"/>
    <w:rsid w:val="00482BEB"/>
    <w:rsid w:val="004836A7"/>
    <w:rsid w:val="00484170"/>
    <w:rsid w:val="00484593"/>
    <w:rsid w:val="00485543"/>
    <w:rsid w:val="0048560A"/>
    <w:rsid w:val="004863B7"/>
    <w:rsid w:val="00486E10"/>
    <w:rsid w:val="004871BC"/>
    <w:rsid w:val="00487646"/>
    <w:rsid w:val="004876DF"/>
    <w:rsid w:val="0049031F"/>
    <w:rsid w:val="00491706"/>
    <w:rsid w:val="00491886"/>
    <w:rsid w:val="00491906"/>
    <w:rsid w:val="00493021"/>
    <w:rsid w:val="0049382B"/>
    <w:rsid w:val="00496478"/>
    <w:rsid w:val="004968CD"/>
    <w:rsid w:val="00496B2B"/>
    <w:rsid w:val="00496ED6"/>
    <w:rsid w:val="00497691"/>
    <w:rsid w:val="00497C52"/>
    <w:rsid w:val="004A0FE4"/>
    <w:rsid w:val="004A1456"/>
    <w:rsid w:val="004A162C"/>
    <w:rsid w:val="004A1E79"/>
    <w:rsid w:val="004A1EE1"/>
    <w:rsid w:val="004A20B0"/>
    <w:rsid w:val="004A2802"/>
    <w:rsid w:val="004A3024"/>
    <w:rsid w:val="004A3362"/>
    <w:rsid w:val="004A4E3B"/>
    <w:rsid w:val="004A4F37"/>
    <w:rsid w:val="004A61B2"/>
    <w:rsid w:val="004A6CE5"/>
    <w:rsid w:val="004A6E34"/>
    <w:rsid w:val="004B22EE"/>
    <w:rsid w:val="004B3480"/>
    <w:rsid w:val="004B35DB"/>
    <w:rsid w:val="004B5127"/>
    <w:rsid w:val="004B5DFE"/>
    <w:rsid w:val="004B74FB"/>
    <w:rsid w:val="004C0A27"/>
    <w:rsid w:val="004C0A75"/>
    <w:rsid w:val="004C0C10"/>
    <w:rsid w:val="004C154E"/>
    <w:rsid w:val="004C17F3"/>
    <w:rsid w:val="004C1C9D"/>
    <w:rsid w:val="004C1E3E"/>
    <w:rsid w:val="004C208D"/>
    <w:rsid w:val="004C2717"/>
    <w:rsid w:val="004C39BA"/>
    <w:rsid w:val="004C4510"/>
    <w:rsid w:val="004C52EA"/>
    <w:rsid w:val="004C71A9"/>
    <w:rsid w:val="004D0AB2"/>
    <w:rsid w:val="004D0BEF"/>
    <w:rsid w:val="004D0CA2"/>
    <w:rsid w:val="004D2147"/>
    <w:rsid w:val="004D249B"/>
    <w:rsid w:val="004D2642"/>
    <w:rsid w:val="004D2DE2"/>
    <w:rsid w:val="004D371B"/>
    <w:rsid w:val="004D3F01"/>
    <w:rsid w:val="004D405F"/>
    <w:rsid w:val="004D446F"/>
    <w:rsid w:val="004D47A3"/>
    <w:rsid w:val="004D556F"/>
    <w:rsid w:val="004D5606"/>
    <w:rsid w:val="004D625D"/>
    <w:rsid w:val="004E10D9"/>
    <w:rsid w:val="004E1287"/>
    <w:rsid w:val="004E1AEC"/>
    <w:rsid w:val="004E75D0"/>
    <w:rsid w:val="004E7FC8"/>
    <w:rsid w:val="004F0A1B"/>
    <w:rsid w:val="004F0EF4"/>
    <w:rsid w:val="004F1FB2"/>
    <w:rsid w:val="004F4AF7"/>
    <w:rsid w:val="004F5C3A"/>
    <w:rsid w:val="004F645E"/>
    <w:rsid w:val="004F6912"/>
    <w:rsid w:val="0050053F"/>
    <w:rsid w:val="00501560"/>
    <w:rsid w:val="0050326B"/>
    <w:rsid w:val="00503708"/>
    <w:rsid w:val="005043B8"/>
    <w:rsid w:val="005056E1"/>
    <w:rsid w:val="00505FCF"/>
    <w:rsid w:val="0050618C"/>
    <w:rsid w:val="005061CC"/>
    <w:rsid w:val="005069FE"/>
    <w:rsid w:val="00506C02"/>
    <w:rsid w:val="00506ECC"/>
    <w:rsid w:val="00507ACD"/>
    <w:rsid w:val="005105DA"/>
    <w:rsid w:val="00511C6F"/>
    <w:rsid w:val="00512FEF"/>
    <w:rsid w:val="005134A9"/>
    <w:rsid w:val="00515BB1"/>
    <w:rsid w:val="005161ED"/>
    <w:rsid w:val="00516F80"/>
    <w:rsid w:val="005204EA"/>
    <w:rsid w:val="0052111C"/>
    <w:rsid w:val="00521834"/>
    <w:rsid w:val="00521842"/>
    <w:rsid w:val="00523603"/>
    <w:rsid w:val="00525C12"/>
    <w:rsid w:val="00526962"/>
    <w:rsid w:val="00526C59"/>
    <w:rsid w:val="005309C1"/>
    <w:rsid w:val="00530AA5"/>
    <w:rsid w:val="00530E61"/>
    <w:rsid w:val="00534BFB"/>
    <w:rsid w:val="00535E5C"/>
    <w:rsid w:val="005362C1"/>
    <w:rsid w:val="00536A89"/>
    <w:rsid w:val="0053738D"/>
    <w:rsid w:val="00537C45"/>
    <w:rsid w:val="00540B95"/>
    <w:rsid w:val="00540BA5"/>
    <w:rsid w:val="00541EB5"/>
    <w:rsid w:val="00542592"/>
    <w:rsid w:val="0054333E"/>
    <w:rsid w:val="00543E6A"/>
    <w:rsid w:val="00545383"/>
    <w:rsid w:val="00545DAA"/>
    <w:rsid w:val="0054668C"/>
    <w:rsid w:val="005466AF"/>
    <w:rsid w:val="00547C36"/>
    <w:rsid w:val="0055057C"/>
    <w:rsid w:val="00550637"/>
    <w:rsid w:val="00550E60"/>
    <w:rsid w:val="005511E2"/>
    <w:rsid w:val="00551B3D"/>
    <w:rsid w:val="00552FD7"/>
    <w:rsid w:val="00554E54"/>
    <w:rsid w:val="0055682C"/>
    <w:rsid w:val="00557763"/>
    <w:rsid w:val="0056179F"/>
    <w:rsid w:val="00561D08"/>
    <w:rsid w:val="00562CA1"/>
    <w:rsid w:val="00562EF0"/>
    <w:rsid w:val="00563BAD"/>
    <w:rsid w:val="005642BB"/>
    <w:rsid w:val="00565296"/>
    <w:rsid w:val="00565302"/>
    <w:rsid w:val="0056571C"/>
    <w:rsid w:val="00565B5B"/>
    <w:rsid w:val="00566290"/>
    <w:rsid w:val="005700E9"/>
    <w:rsid w:val="0057059F"/>
    <w:rsid w:val="00570962"/>
    <w:rsid w:val="00570BF4"/>
    <w:rsid w:val="00571816"/>
    <w:rsid w:val="00571931"/>
    <w:rsid w:val="0057217A"/>
    <w:rsid w:val="005722C9"/>
    <w:rsid w:val="005726C4"/>
    <w:rsid w:val="00572CC6"/>
    <w:rsid w:val="00572FE1"/>
    <w:rsid w:val="005748D8"/>
    <w:rsid w:val="00576439"/>
    <w:rsid w:val="00576AFD"/>
    <w:rsid w:val="00580B4E"/>
    <w:rsid w:val="00580CBF"/>
    <w:rsid w:val="00582899"/>
    <w:rsid w:val="00582A3A"/>
    <w:rsid w:val="00582C71"/>
    <w:rsid w:val="005838FD"/>
    <w:rsid w:val="0059037E"/>
    <w:rsid w:val="00592163"/>
    <w:rsid w:val="0059492F"/>
    <w:rsid w:val="00594E34"/>
    <w:rsid w:val="00595555"/>
    <w:rsid w:val="0059573E"/>
    <w:rsid w:val="005957BE"/>
    <w:rsid w:val="005963D5"/>
    <w:rsid w:val="00596FCC"/>
    <w:rsid w:val="005976C2"/>
    <w:rsid w:val="005A03F5"/>
    <w:rsid w:val="005A0484"/>
    <w:rsid w:val="005A0A35"/>
    <w:rsid w:val="005A0A9D"/>
    <w:rsid w:val="005A0C5C"/>
    <w:rsid w:val="005A17C1"/>
    <w:rsid w:val="005A1F02"/>
    <w:rsid w:val="005A34B7"/>
    <w:rsid w:val="005A364A"/>
    <w:rsid w:val="005A40FF"/>
    <w:rsid w:val="005A41EA"/>
    <w:rsid w:val="005A4240"/>
    <w:rsid w:val="005A50A6"/>
    <w:rsid w:val="005A573F"/>
    <w:rsid w:val="005A5C4E"/>
    <w:rsid w:val="005A5E0E"/>
    <w:rsid w:val="005A6671"/>
    <w:rsid w:val="005A709B"/>
    <w:rsid w:val="005B149D"/>
    <w:rsid w:val="005B1F19"/>
    <w:rsid w:val="005B2304"/>
    <w:rsid w:val="005B48D9"/>
    <w:rsid w:val="005B64E8"/>
    <w:rsid w:val="005B778C"/>
    <w:rsid w:val="005C0301"/>
    <w:rsid w:val="005C04B7"/>
    <w:rsid w:val="005C0ADA"/>
    <w:rsid w:val="005C1139"/>
    <w:rsid w:val="005C1434"/>
    <w:rsid w:val="005C1DAC"/>
    <w:rsid w:val="005C43BD"/>
    <w:rsid w:val="005C49DD"/>
    <w:rsid w:val="005C597F"/>
    <w:rsid w:val="005C5CC9"/>
    <w:rsid w:val="005C656A"/>
    <w:rsid w:val="005C7FA6"/>
    <w:rsid w:val="005D06AA"/>
    <w:rsid w:val="005D133D"/>
    <w:rsid w:val="005D16AC"/>
    <w:rsid w:val="005D186B"/>
    <w:rsid w:val="005D440C"/>
    <w:rsid w:val="005D48A2"/>
    <w:rsid w:val="005D59F2"/>
    <w:rsid w:val="005D73F6"/>
    <w:rsid w:val="005E07CA"/>
    <w:rsid w:val="005E0EF0"/>
    <w:rsid w:val="005E2614"/>
    <w:rsid w:val="005E296C"/>
    <w:rsid w:val="005E3096"/>
    <w:rsid w:val="005E3974"/>
    <w:rsid w:val="005E3A55"/>
    <w:rsid w:val="005E4456"/>
    <w:rsid w:val="005E4A3A"/>
    <w:rsid w:val="005E4EA0"/>
    <w:rsid w:val="005E50EA"/>
    <w:rsid w:val="005E6D14"/>
    <w:rsid w:val="005E7598"/>
    <w:rsid w:val="005E7B55"/>
    <w:rsid w:val="005F070D"/>
    <w:rsid w:val="005F2FC5"/>
    <w:rsid w:val="005F38A1"/>
    <w:rsid w:val="005F482C"/>
    <w:rsid w:val="005F4F82"/>
    <w:rsid w:val="005F5E40"/>
    <w:rsid w:val="005F6B4D"/>
    <w:rsid w:val="005F797C"/>
    <w:rsid w:val="00600DF0"/>
    <w:rsid w:val="0060240A"/>
    <w:rsid w:val="0060371D"/>
    <w:rsid w:val="00604758"/>
    <w:rsid w:val="00604EC2"/>
    <w:rsid w:val="006101DC"/>
    <w:rsid w:val="00611E2B"/>
    <w:rsid w:val="00611F68"/>
    <w:rsid w:val="006122CD"/>
    <w:rsid w:val="0061344E"/>
    <w:rsid w:val="00614772"/>
    <w:rsid w:val="006150CA"/>
    <w:rsid w:val="00616714"/>
    <w:rsid w:val="00621258"/>
    <w:rsid w:val="0062430D"/>
    <w:rsid w:val="006259B8"/>
    <w:rsid w:val="00625F92"/>
    <w:rsid w:val="0062606F"/>
    <w:rsid w:val="006265A5"/>
    <w:rsid w:val="006275FF"/>
    <w:rsid w:val="00627CA3"/>
    <w:rsid w:val="0063034B"/>
    <w:rsid w:val="006306D1"/>
    <w:rsid w:val="00630B0F"/>
    <w:rsid w:val="0063186A"/>
    <w:rsid w:val="00634EDD"/>
    <w:rsid w:val="006356D6"/>
    <w:rsid w:val="00636722"/>
    <w:rsid w:val="00636DE4"/>
    <w:rsid w:val="00640013"/>
    <w:rsid w:val="0064103A"/>
    <w:rsid w:val="006413A5"/>
    <w:rsid w:val="00643061"/>
    <w:rsid w:val="00643251"/>
    <w:rsid w:val="00643D0F"/>
    <w:rsid w:val="00646789"/>
    <w:rsid w:val="006473C0"/>
    <w:rsid w:val="006478C8"/>
    <w:rsid w:val="00647975"/>
    <w:rsid w:val="006537B5"/>
    <w:rsid w:val="006548B5"/>
    <w:rsid w:val="00654DAD"/>
    <w:rsid w:val="006550D4"/>
    <w:rsid w:val="006557F4"/>
    <w:rsid w:val="006561DC"/>
    <w:rsid w:val="00660F91"/>
    <w:rsid w:val="00662F07"/>
    <w:rsid w:val="00663636"/>
    <w:rsid w:val="00664C00"/>
    <w:rsid w:val="00665A13"/>
    <w:rsid w:val="00667F6E"/>
    <w:rsid w:val="00672542"/>
    <w:rsid w:val="00673EE6"/>
    <w:rsid w:val="00674E90"/>
    <w:rsid w:val="00674F9B"/>
    <w:rsid w:val="00675527"/>
    <w:rsid w:val="0067616F"/>
    <w:rsid w:val="00676400"/>
    <w:rsid w:val="00677C99"/>
    <w:rsid w:val="006800FF"/>
    <w:rsid w:val="00680AF1"/>
    <w:rsid w:val="00681BCA"/>
    <w:rsid w:val="006838FA"/>
    <w:rsid w:val="006876F7"/>
    <w:rsid w:val="00687EDA"/>
    <w:rsid w:val="00690485"/>
    <w:rsid w:val="0069074A"/>
    <w:rsid w:val="00691365"/>
    <w:rsid w:val="0069211A"/>
    <w:rsid w:val="006925F2"/>
    <w:rsid w:val="00693558"/>
    <w:rsid w:val="00693AF3"/>
    <w:rsid w:val="00693C00"/>
    <w:rsid w:val="00694516"/>
    <w:rsid w:val="00694851"/>
    <w:rsid w:val="00696022"/>
    <w:rsid w:val="006972F2"/>
    <w:rsid w:val="006975F6"/>
    <w:rsid w:val="00697BCB"/>
    <w:rsid w:val="006A07BB"/>
    <w:rsid w:val="006A1535"/>
    <w:rsid w:val="006A227F"/>
    <w:rsid w:val="006A3025"/>
    <w:rsid w:val="006A3D16"/>
    <w:rsid w:val="006A46CB"/>
    <w:rsid w:val="006A55B6"/>
    <w:rsid w:val="006A728D"/>
    <w:rsid w:val="006A777B"/>
    <w:rsid w:val="006B09E9"/>
    <w:rsid w:val="006B11F1"/>
    <w:rsid w:val="006B15EC"/>
    <w:rsid w:val="006B1811"/>
    <w:rsid w:val="006B1F77"/>
    <w:rsid w:val="006B26C4"/>
    <w:rsid w:val="006B3293"/>
    <w:rsid w:val="006B363E"/>
    <w:rsid w:val="006B3C18"/>
    <w:rsid w:val="006B3D99"/>
    <w:rsid w:val="006B3F7D"/>
    <w:rsid w:val="006B55C3"/>
    <w:rsid w:val="006B73DD"/>
    <w:rsid w:val="006B7F66"/>
    <w:rsid w:val="006C10EA"/>
    <w:rsid w:val="006C1955"/>
    <w:rsid w:val="006C2EC1"/>
    <w:rsid w:val="006C3DFA"/>
    <w:rsid w:val="006C4740"/>
    <w:rsid w:val="006C4918"/>
    <w:rsid w:val="006C4C92"/>
    <w:rsid w:val="006C559E"/>
    <w:rsid w:val="006C66EB"/>
    <w:rsid w:val="006C76C2"/>
    <w:rsid w:val="006D1617"/>
    <w:rsid w:val="006D17FD"/>
    <w:rsid w:val="006D4734"/>
    <w:rsid w:val="006D66FA"/>
    <w:rsid w:val="006D6EA6"/>
    <w:rsid w:val="006D77A2"/>
    <w:rsid w:val="006E111A"/>
    <w:rsid w:val="006E1AF6"/>
    <w:rsid w:val="006E3C4F"/>
    <w:rsid w:val="006E4CB1"/>
    <w:rsid w:val="006E54A1"/>
    <w:rsid w:val="006E6FC7"/>
    <w:rsid w:val="006E797D"/>
    <w:rsid w:val="006F03C5"/>
    <w:rsid w:val="006F09BD"/>
    <w:rsid w:val="006F0F84"/>
    <w:rsid w:val="006F103A"/>
    <w:rsid w:val="006F380B"/>
    <w:rsid w:val="006F50C4"/>
    <w:rsid w:val="006F798A"/>
    <w:rsid w:val="006F7CC8"/>
    <w:rsid w:val="00701086"/>
    <w:rsid w:val="00701192"/>
    <w:rsid w:val="00703AAA"/>
    <w:rsid w:val="00704399"/>
    <w:rsid w:val="007044BE"/>
    <w:rsid w:val="007050E1"/>
    <w:rsid w:val="00707C2F"/>
    <w:rsid w:val="0071124D"/>
    <w:rsid w:val="00712465"/>
    <w:rsid w:val="00712EA8"/>
    <w:rsid w:val="00713AEA"/>
    <w:rsid w:val="007146E0"/>
    <w:rsid w:val="007146EF"/>
    <w:rsid w:val="007155DB"/>
    <w:rsid w:val="0071572A"/>
    <w:rsid w:val="00715D9C"/>
    <w:rsid w:val="00715FC6"/>
    <w:rsid w:val="007164DF"/>
    <w:rsid w:val="00716761"/>
    <w:rsid w:val="00716916"/>
    <w:rsid w:val="00716E40"/>
    <w:rsid w:val="0071793D"/>
    <w:rsid w:val="00717C69"/>
    <w:rsid w:val="00722067"/>
    <w:rsid w:val="00723DE0"/>
    <w:rsid w:val="007252DE"/>
    <w:rsid w:val="00726703"/>
    <w:rsid w:val="007267E7"/>
    <w:rsid w:val="007273AF"/>
    <w:rsid w:val="00727618"/>
    <w:rsid w:val="007276E6"/>
    <w:rsid w:val="0073006E"/>
    <w:rsid w:val="00731473"/>
    <w:rsid w:val="00731F70"/>
    <w:rsid w:val="007334AE"/>
    <w:rsid w:val="0073393D"/>
    <w:rsid w:val="007353A3"/>
    <w:rsid w:val="0073543A"/>
    <w:rsid w:val="00735939"/>
    <w:rsid w:val="00740A74"/>
    <w:rsid w:val="00741392"/>
    <w:rsid w:val="00741F99"/>
    <w:rsid w:val="0074329D"/>
    <w:rsid w:val="007441A3"/>
    <w:rsid w:val="00744CC0"/>
    <w:rsid w:val="00746038"/>
    <w:rsid w:val="0074686F"/>
    <w:rsid w:val="00746AE5"/>
    <w:rsid w:val="00747367"/>
    <w:rsid w:val="00750176"/>
    <w:rsid w:val="00750ED9"/>
    <w:rsid w:val="0075117D"/>
    <w:rsid w:val="00751BCC"/>
    <w:rsid w:val="00753118"/>
    <w:rsid w:val="00753858"/>
    <w:rsid w:val="00753FA6"/>
    <w:rsid w:val="007549E0"/>
    <w:rsid w:val="00756324"/>
    <w:rsid w:val="00762897"/>
    <w:rsid w:val="00763B8E"/>
    <w:rsid w:val="00764557"/>
    <w:rsid w:val="007663DB"/>
    <w:rsid w:val="0076693D"/>
    <w:rsid w:val="0076705F"/>
    <w:rsid w:val="00767BCA"/>
    <w:rsid w:val="00767C10"/>
    <w:rsid w:val="00770128"/>
    <w:rsid w:val="007748AD"/>
    <w:rsid w:val="00776164"/>
    <w:rsid w:val="007818A0"/>
    <w:rsid w:val="00783F3C"/>
    <w:rsid w:val="00783F7A"/>
    <w:rsid w:val="00785B96"/>
    <w:rsid w:val="00787CEB"/>
    <w:rsid w:val="007903DA"/>
    <w:rsid w:val="007905E0"/>
    <w:rsid w:val="00792029"/>
    <w:rsid w:val="00793B3F"/>
    <w:rsid w:val="00795225"/>
    <w:rsid w:val="00795390"/>
    <w:rsid w:val="007A0CF1"/>
    <w:rsid w:val="007A1C3C"/>
    <w:rsid w:val="007A1F1D"/>
    <w:rsid w:val="007A2F9D"/>
    <w:rsid w:val="007A5564"/>
    <w:rsid w:val="007A7225"/>
    <w:rsid w:val="007B2300"/>
    <w:rsid w:val="007B2A94"/>
    <w:rsid w:val="007B3E33"/>
    <w:rsid w:val="007B4893"/>
    <w:rsid w:val="007B54FD"/>
    <w:rsid w:val="007B7026"/>
    <w:rsid w:val="007B716D"/>
    <w:rsid w:val="007B7D98"/>
    <w:rsid w:val="007C0859"/>
    <w:rsid w:val="007C20D5"/>
    <w:rsid w:val="007C541A"/>
    <w:rsid w:val="007C63D8"/>
    <w:rsid w:val="007C6EE0"/>
    <w:rsid w:val="007C7A99"/>
    <w:rsid w:val="007C7BC5"/>
    <w:rsid w:val="007C7F2B"/>
    <w:rsid w:val="007D1045"/>
    <w:rsid w:val="007D1DEF"/>
    <w:rsid w:val="007D1E3E"/>
    <w:rsid w:val="007D2F57"/>
    <w:rsid w:val="007D303D"/>
    <w:rsid w:val="007D3F60"/>
    <w:rsid w:val="007D5181"/>
    <w:rsid w:val="007D59CC"/>
    <w:rsid w:val="007D754D"/>
    <w:rsid w:val="007D7830"/>
    <w:rsid w:val="007D7921"/>
    <w:rsid w:val="007D7CC1"/>
    <w:rsid w:val="007E20D5"/>
    <w:rsid w:val="007E3746"/>
    <w:rsid w:val="007E5571"/>
    <w:rsid w:val="007E721B"/>
    <w:rsid w:val="007E7243"/>
    <w:rsid w:val="007E7982"/>
    <w:rsid w:val="007E7E96"/>
    <w:rsid w:val="007F32A2"/>
    <w:rsid w:val="007F487D"/>
    <w:rsid w:val="0080238A"/>
    <w:rsid w:val="00802D6C"/>
    <w:rsid w:val="008033B8"/>
    <w:rsid w:val="00805E7E"/>
    <w:rsid w:val="00807D04"/>
    <w:rsid w:val="00811C30"/>
    <w:rsid w:val="00811F06"/>
    <w:rsid w:val="00812047"/>
    <w:rsid w:val="00813E04"/>
    <w:rsid w:val="00814BF6"/>
    <w:rsid w:val="0081505E"/>
    <w:rsid w:val="00815171"/>
    <w:rsid w:val="00815B6E"/>
    <w:rsid w:val="00816B26"/>
    <w:rsid w:val="008177C0"/>
    <w:rsid w:val="0082107A"/>
    <w:rsid w:val="008227B9"/>
    <w:rsid w:val="008232FF"/>
    <w:rsid w:val="00824A1B"/>
    <w:rsid w:val="00824FAB"/>
    <w:rsid w:val="00826553"/>
    <w:rsid w:val="00826A5D"/>
    <w:rsid w:val="00827B10"/>
    <w:rsid w:val="00833634"/>
    <w:rsid w:val="008346C2"/>
    <w:rsid w:val="00836807"/>
    <w:rsid w:val="00836C17"/>
    <w:rsid w:val="00836C54"/>
    <w:rsid w:val="008415A5"/>
    <w:rsid w:val="00842023"/>
    <w:rsid w:val="0084328A"/>
    <w:rsid w:val="008435DE"/>
    <w:rsid w:val="0084498B"/>
    <w:rsid w:val="00844EAB"/>
    <w:rsid w:val="00844FD7"/>
    <w:rsid w:val="0084501A"/>
    <w:rsid w:val="008457D0"/>
    <w:rsid w:val="00847F7B"/>
    <w:rsid w:val="00850A64"/>
    <w:rsid w:val="008517C8"/>
    <w:rsid w:val="0085248B"/>
    <w:rsid w:val="00852C18"/>
    <w:rsid w:val="008530A1"/>
    <w:rsid w:val="00853637"/>
    <w:rsid w:val="0085590C"/>
    <w:rsid w:val="00856AD6"/>
    <w:rsid w:val="00856F12"/>
    <w:rsid w:val="008575D2"/>
    <w:rsid w:val="0086058D"/>
    <w:rsid w:val="0086091D"/>
    <w:rsid w:val="00860B6E"/>
    <w:rsid w:val="00861457"/>
    <w:rsid w:val="00861E66"/>
    <w:rsid w:val="008628F1"/>
    <w:rsid w:val="008630B5"/>
    <w:rsid w:val="008647EC"/>
    <w:rsid w:val="00865178"/>
    <w:rsid w:val="00866C33"/>
    <w:rsid w:val="0086734D"/>
    <w:rsid w:val="00867ABF"/>
    <w:rsid w:val="00867ADC"/>
    <w:rsid w:val="00867AE5"/>
    <w:rsid w:val="0087001C"/>
    <w:rsid w:val="008700A0"/>
    <w:rsid w:val="00870881"/>
    <w:rsid w:val="0087181E"/>
    <w:rsid w:val="00872543"/>
    <w:rsid w:val="00874176"/>
    <w:rsid w:val="00874AB3"/>
    <w:rsid w:val="00875F1E"/>
    <w:rsid w:val="0087697F"/>
    <w:rsid w:val="00877974"/>
    <w:rsid w:val="0088128F"/>
    <w:rsid w:val="00881DA7"/>
    <w:rsid w:val="00881F32"/>
    <w:rsid w:val="00882B41"/>
    <w:rsid w:val="008878CF"/>
    <w:rsid w:val="00887BCC"/>
    <w:rsid w:val="00887F46"/>
    <w:rsid w:val="008915C8"/>
    <w:rsid w:val="008921B3"/>
    <w:rsid w:val="00892D8F"/>
    <w:rsid w:val="0089319B"/>
    <w:rsid w:val="00897033"/>
    <w:rsid w:val="008A02C0"/>
    <w:rsid w:val="008A1A5A"/>
    <w:rsid w:val="008A1AC6"/>
    <w:rsid w:val="008A2942"/>
    <w:rsid w:val="008A3A99"/>
    <w:rsid w:val="008A41C9"/>
    <w:rsid w:val="008A51AE"/>
    <w:rsid w:val="008A575F"/>
    <w:rsid w:val="008A5F5A"/>
    <w:rsid w:val="008A6305"/>
    <w:rsid w:val="008A7088"/>
    <w:rsid w:val="008B0990"/>
    <w:rsid w:val="008B1226"/>
    <w:rsid w:val="008B1553"/>
    <w:rsid w:val="008B3BAB"/>
    <w:rsid w:val="008B3D2E"/>
    <w:rsid w:val="008B50F9"/>
    <w:rsid w:val="008B7C6A"/>
    <w:rsid w:val="008C0A80"/>
    <w:rsid w:val="008C0BEE"/>
    <w:rsid w:val="008C13F3"/>
    <w:rsid w:val="008C15EB"/>
    <w:rsid w:val="008C17BF"/>
    <w:rsid w:val="008C28A3"/>
    <w:rsid w:val="008C2FEE"/>
    <w:rsid w:val="008C4646"/>
    <w:rsid w:val="008C4A86"/>
    <w:rsid w:val="008C4DAF"/>
    <w:rsid w:val="008C4EFF"/>
    <w:rsid w:val="008C5B5F"/>
    <w:rsid w:val="008C7B47"/>
    <w:rsid w:val="008D0ED3"/>
    <w:rsid w:val="008D10AD"/>
    <w:rsid w:val="008D157F"/>
    <w:rsid w:val="008D267E"/>
    <w:rsid w:val="008D2D26"/>
    <w:rsid w:val="008D4181"/>
    <w:rsid w:val="008D59F7"/>
    <w:rsid w:val="008D5A0C"/>
    <w:rsid w:val="008D64E5"/>
    <w:rsid w:val="008D6E7E"/>
    <w:rsid w:val="008E09BD"/>
    <w:rsid w:val="008E34C6"/>
    <w:rsid w:val="008E3DE1"/>
    <w:rsid w:val="008E4B77"/>
    <w:rsid w:val="008E6487"/>
    <w:rsid w:val="008E65B4"/>
    <w:rsid w:val="008E6C09"/>
    <w:rsid w:val="008E7465"/>
    <w:rsid w:val="008F021F"/>
    <w:rsid w:val="008F094E"/>
    <w:rsid w:val="008F18BD"/>
    <w:rsid w:val="008F2957"/>
    <w:rsid w:val="008F3276"/>
    <w:rsid w:val="00900571"/>
    <w:rsid w:val="00900A28"/>
    <w:rsid w:val="00900FB2"/>
    <w:rsid w:val="0090161E"/>
    <w:rsid w:val="00903A68"/>
    <w:rsid w:val="00903FE3"/>
    <w:rsid w:val="00904AF8"/>
    <w:rsid w:val="00905A7D"/>
    <w:rsid w:val="00905FF1"/>
    <w:rsid w:val="0090629B"/>
    <w:rsid w:val="009065B9"/>
    <w:rsid w:val="00907905"/>
    <w:rsid w:val="00907B02"/>
    <w:rsid w:val="00910592"/>
    <w:rsid w:val="009106BC"/>
    <w:rsid w:val="0091124E"/>
    <w:rsid w:val="0091202D"/>
    <w:rsid w:val="00912FF9"/>
    <w:rsid w:val="009136EB"/>
    <w:rsid w:val="00913B3D"/>
    <w:rsid w:val="009153CC"/>
    <w:rsid w:val="00916066"/>
    <w:rsid w:val="00917E97"/>
    <w:rsid w:val="00917FCA"/>
    <w:rsid w:val="009222E1"/>
    <w:rsid w:val="009222EC"/>
    <w:rsid w:val="009267D5"/>
    <w:rsid w:val="00927179"/>
    <w:rsid w:val="0092775E"/>
    <w:rsid w:val="00930AA3"/>
    <w:rsid w:val="00931DDF"/>
    <w:rsid w:val="00931DEB"/>
    <w:rsid w:val="00933C8E"/>
    <w:rsid w:val="00933CF6"/>
    <w:rsid w:val="0093429C"/>
    <w:rsid w:val="009351C8"/>
    <w:rsid w:val="00936186"/>
    <w:rsid w:val="009367FD"/>
    <w:rsid w:val="00936979"/>
    <w:rsid w:val="00936D4F"/>
    <w:rsid w:val="00936DAD"/>
    <w:rsid w:val="009375CD"/>
    <w:rsid w:val="00937FD1"/>
    <w:rsid w:val="00937FE3"/>
    <w:rsid w:val="009402B5"/>
    <w:rsid w:val="0094126B"/>
    <w:rsid w:val="009416B9"/>
    <w:rsid w:val="009417F6"/>
    <w:rsid w:val="009427AB"/>
    <w:rsid w:val="00942EDD"/>
    <w:rsid w:val="00943330"/>
    <w:rsid w:val="009441F7"/>
    <w:rsid w:val="00944516"/>
    <w:rsid w:val="00944F95"/>
    <w:rsid w:val="00945F59"/>
    <w:rsid w:val="00946020"/>
    <w:rsid w:val="00946B71"/>
    <w:rsid w:val="0094730E"/>
    <w:rsid w:val="0095056D"/>
    <w:rsid w:val="00950E60"/>
    <w:rsid w:val="00951D54"/>
    <w:rsid w:val="00953966"/>
    <w:rsid w:val="00954128"/>
    <w:rsid w:val="009541B5"/>
    <w:rsid w:val="00954554"/>
    <w:rsid w:val="00954F10"/>
    <w:rsid w:val="00954FD3"/>
    <w:rsid w:val="009569ED"/>
    <w:rsid w:val="00961FFE"/>
    <w:rsid w:val="00962B26"/>
    <w:rsid w:val="00963B98"/>
    <w:rsid w:val="00963F6A"/>
    <w:rsid w:val="00964204"/>
    <w:rsid w:val="00964A65"/>
    <w:rsid w:val="00965406"/>
    <w:rsid w:val="0096591F"/>
    <w:rsid w:val="009665DC"/>
    <w:rsid w:val="0096703E"/>
    <w:rsid w:val="00971B52"/>
    <w:rsid w:val="009739F6"/>
    <w:rsid w:val="00974E4F"/>
    <w:rsid w:val="00975C50"/>
    <w:rsid w:val="00976D55"/>
    <w:rsid w:val="00977B48"/>
    <w:rsid w:val="00980037"/>
    <w:rsid w:val="00981AD7"/>
    <w:rsid w:val="00983236"/>
    <w:rsid w:val="00983417"/>
    <w:rsid w:val="009862CA"/>
    <w:rsid w:val="00992244"/>
    <w:rsid w:val="0099348C"/>
    <w:rsid w:val="00993D16"/>
    <w:rsid w:val="00993EB7"/>
    <w:rsid w:val="009950E9"/>
    <w:rsid w:val="009950F4"/>
    <w:rsid w:val="00995204"/>
    <w:rsid w:val="00995420"/>
    <w:rsid w:val="009956C7"/>
    <w:rsid w:val="00995769"/>
    <w:rsid w:val="009959F9"/>
    <w:rsid w:val="00996A53"/>
    <w:rsid w:val="009A06BE"/>
    <w:rsid w:val="009A18F8"/>
    <w:rsid w:val="009A1E12"/>
    <w:rsid w:val="009A2989"/>
    <w:rsid w:val="009A331F"/>
    <w:rsid w:val="009A3B3C"/>
    <w:rsid w:val="009A51F0"/>
    <w:rsid w:val="009A6161"/>
    <w:rsid w:val="009A7B7D"/>
    <w:rsid w:val="009B0D1C"/>
    <w:rsid w:val="009B0EEB"/>
    <w:rsid w:val="009B1ACA"/>
    <w:rsid w:val="009B2264"/>
    <w:rsid w:val="009B2671"/>
    <w:rsid w:val="009B39AE"/>
    <w:rsid w:val="009B4539"/>
    <w:rsid w:val="009B484D"/>
    <w:rsid w:val="009B4CFA"/>
    <w:rsid w:val="009B7BFB"/>
    <w:rsid w:val="009C0C3D"/>
    <w:rsid w:val="009C0E2C"/>
    <w:rsid w:val="009C0F73"/>
    <w:rsid w:val="009C1A34"/>
    <w:rsid w:val="009C6E6E"/>
    <w:rsid w:val="009C6F5A"/>
    <w:rsid w:val="009D04EE"/>
    <w:rsid w:val="009D093D"/>
    <w:rsid w:val="009D2290"/>
    <w:rsid w:val="009D40DC"/>
    <w:rsid w:val="009D4956"/>
    <w:rsid w:val="009D5B79"/>
    <w:rsid w:val="009D6198"/>
    <w:rsid w:val="009E04FC"/>
    <w:rsid w:val="009E0D11"/>
    <w:rsid w:val="009E1309"/>
    <w:rsid w:val="009E175D"/>
    <w:rsid w:val="009E1D53"/>
    <w:rsid w:val="009E2A79"/>
    <w:rsid w:val="009E46C7"/>
    <w:rsid w:val="009E52C1"/>
    <w:rsid w:val="009E704D"/>
    <w:rsid w:val="009E7F80"/>
    <w:rsid w:val="009F089E"/>
    <w:rsid w:val="009F2030"/>
    <w:rsid w:val="009F20FA"/>
    <w:rsid w:val="009F2D84"/>
    <w:rsid w:val="009F3391"/>
    <w:rsid w:val="009F40A1"/>
    <w:rsid w:val="009F47F6"/>
    <w:rsid w:val="009F4BC8"/>
    <w:rsid w:val="009F4E51"/>
    <w:rsid w:val="009F50A3"/>
    <w:rsid w:val="009F5ED3"/>
    <w:rsid w:val="00A00610"/>
    <w:rsid w:val="00A00C9D"/>
    <w:rsid w:val="00A02298"/>
    <w:rsid w:val="00A024A1"/>
    <w:rsid w:val="00A02610"/>
    <w:rsid w:val="00A02892"/>
    <w:rsid w:val="00A0442E"/>
    <w:rsid w:val="00A05514"/>
    <w:rsid w:val="00A05B08"/>
    <w:rsid w:val="00A06725"/>
    <w:rsid w:val="00A07362"/>
    <w:rsid w:val="00A102E9"/>
    <w:rsid w:val="00A10DF4"/>
    <w:rsid w:val="00A11088"/>
    <w:rsid w:val="00A1297F"/>
    <w:rsid w:val="00A12F62"/>
    <w:rsid w:val="00A13508"/>
    <w:rsid w:val="00A14625"/>
    <w:rsid w:val="00A147F7"/>
    <w:rsid w:val="00A15376"/>
    <w:rsid w:val="00A1578A"/>
    <w:rsid w:val="00A16ABF"/>
    <w:rsid w:val="00A16B36"/>
    <w:rsid w:val="00A16BC8"/>
    <w:rsid w:val="00A20484"/>
    <w:rsid w:val="00A20F22"/>
    <w:rsid w:val="00A210A4"/>
    <w:rsid w:val="00A232CA"/>
    <w:rsid w:val="00A247A3"/>
    <w:rsid w:val="00A24D1A"/>
    <w:rsid w:val="00A24DFA"/>
    <w:rsid w:val="00A2576C"/>
    <w:rsid w:val="00A30EF1"/>
    <w:rsid w:val="00A310E5"/>
    <w:rsid w:val="00A33D17"/>
    <w:rsid w:val="00A3435F"/>
    <w:rsid w:val="00A34B31"/>
    <w:rsid w:val="00A36EF2"/>
    <w:rsid w:val="00A4007C"/>
    <w:rsid w:val="00A40E94"/>
    <w:rsid w:val="00A40EF9"/>
    <w:rsid w:val="00A41696"/>
    <w:rsid w:val="00A45C4F"/>
    <w:rsid w:val="00A4693D"/>
    <w:rsid w:val="00A479F4"/>
    <w:rsid w:val="00A524B9"/>
    <w:rsid w:val="00A55494"/>
    <w:rsid w:val="00A55560"/>
    <w:rsid w:val="00A56C1C"/>
    <w:rsid w:val="00A600F0"/>
    <w:rsid w:val="00A60893"/>
    <w:rsid w:val="00A6305A"/>
    <w:rsid w:val="00A635C7"/>
    <w:rsid w:val="00A63F25"/>
    <w:rsid w:val="00A650E7"/>
    <w:rsid w:val="00A66A7F"/>
    <w:rsid w:val="00A67C7C"/>
    <w:rsid w:val="00A70AEB"/>
    <w:rsid w:val="00A727AD"/>
    <w:rsid w:val="00A72B3E"/>
    <w:rsid w:val="00A72E30"/>
    <w:rsid w:val="00A74A36"/>
    <w:rsid w:val="00A75F47"/>
    <w:rsid w:val="00A76D31"/>
    <w:rsid w:val="00A77301"/>
    <w:rsid w:val="00A777FA"/>
    <w:rsid w:val="00A77808"/>
    <w:rsid w:val="00A80356"/>
    <w:rsid w:val="00A80364"/>
    <w:rsid w:val="00A8240D"/>
    <w:rsid w:val="00A82E0C"/>
    <w:rsid w:val="00A83801"/>
    <w:rsid w:val="00A84EAE"/>
    <w:rsid w:val="00A85E20"/>
    <w:rsid w:val="00A86487"/>
    <w:rsid w:val="00A86636"/>
    <w:rsid w:val="00A91800"/>
    <w:rsid w:val="00A91AE1"/>
    <w:rsid w:val="00A91DB1"/>
    <w:rsid w:val="00A940C3"/>
    <w:rsid w:val="00A950CA"/>
    <w:rsid w:val="00A95324"/>
    <w:rsid w:val="00A9540B"/>
    <w:rsid w:val="00A9550C"/>
    <w:rsid w:val="00A957F0"/>
    <w:rsid w:val="00A96031"/>
    <w:rsid w:val="00AA25E4"/>
    <w:rsid w:val="00AA3BCA"/>
    <w:rsid w:val="00AA3E5D"/>
    <w:rsid w:val="00AA3E91"/>
    <w:rsid w:val="00AA49A2"/>
    <w:rsid w:val="00AA526C"/>
    <w:rsid w:val="00AA5E89"/>
    <w:rsid w:val="00AA6D54"/>
    <w:rsid w:val="00AA6FD4"/>
    <w:rsid w:val="00AA7A65"/>
    <w:rsid w:val="00AB07BC"/>
    <w:rsid w:val="00AB4C4E"/>
    <w:rsid w:val="00AB56B4"/>
    <w:rsid w:val="00AB5DFD"/>
    <w:rsid w:val="00AB7359"/>
    <w:rsid w:val="00AC11AC"/>
    <w:rsid w:val="00AC1883"/>
    <w:rsid w:val="00AC2299"/>
    <w:rsid w:val="00AC396D"/>
    <w:rsid w:val="00AC40BF"/>
    <w:rsid w:val="00AC4506"/>
    <w:rsid w:val="00AC4D53"/>
    <w:rsid w:val="00AC7C19"/>
    <w:rsid w:val="00AC7D4D"/>
    <w:rsid w:val="00AD1B6E"/>
    <w:rsid w:val="00AD2C58"/>
    <w:rsid w:val="00AD37E0"/>
    <w:rsid w:val="00AD4687"/>
    <w:rsid w:val="00AD50A6"/>
    <w:rsid w:val="00AE03AF"/>
    <w:rsid w:val="00AE0B27"/>
    <w:rsid w:val="00AE0BD9"/>
    <w:rsid w:val="00AE2D47"/>
    <w:rsid w:val="00AE3CCF"/>
    <w:rsid w:val="00AE475D"/>
    <w:rsid w:val="00AE4801"/>
    <w:rsid w:val="00AE55AD"/>
    <w:rsid w:val="00AE608F"/>
    <w:rsid w:val="00AF0C35"/>
    <w:rsid w:val="00AF167B"/>
    <w:rsid w:val="00AF196E"/>
    <w:rsid w:val="00AF2FCF"/>
    <w:rsid w:val="00AF34CD"/>
    <w:rsid w:val="00AF3C80"/>
    <w:rsid w:val="00AF48B0"/>
    <w:rsid w:val="00AF4E45"/>
    <w:rsid w:val="00AF51DF"/>
    <w:rsid w:val="00AF57B5"/>
    <w:rsid w:val="00B01B6C"/>
    <w:rsid w:val="00B03407"/>
    <w:rsid w:val="00B0341F"/>
    <w:rsid w:val="00B052BE"/>
    <w:rsid w:val="00B072A6"/>
    <w:rsid w:val="00B07C3D"/>
    <w:rsid w:val="00B109E7"/>
    <w:rsid w:val="00B12FFB"/>
    <w:rsid w:val="00B1365C"/>
    <w:rsid w:val="00B1448C"/>
    <w:rsid w:val="00B14FB8"/>
    <w:rsid w:val="00B16662"/>
    <w:rsid w:val="00B16C92"/>
    <w:rsid w:val="00B17151"/>
    <w:rsid w:val="00B177AD"/>
    <w:rsid w:val="00B203E6"/>
    <w:rsid w:val="00B21847"/>
    <w:rsid w:val="00B23049"/>
    <w:rsid w:val="00B23E15"/>
    <w:rsid w:val="00B24D86"/>
    <w:rsid w:val="00B26383"/>
    <w:rsid w:val="00B27BA1"/>
    <w:rsid w:val="00B30AC7"/>
    <w:rsid w:val="00B311CD"/>
    <w:rsid w:val="00B3233A"/>
    <w:rsid w:val="00B32B84"/>
    <w:rsid w:val="00B340A9"/>
    <w:rsid w:val="00B34902"/>
    <w:rsid w:val="00B353B0"/>
    <w:rsid w:val="00B35437"/>
    <w:rsid w:val="00B37B16"/>
    <w:rsid w:val="00B41612"/>
    <w:rsid w:val="00B43172"/>
    <w:rsid w:val="00B450F9"/>
    <w:rsid w:val="00B454E4"/>
    <w:rsid w:val="00B45DFD"/>
    <w:rsid w:val="00B46AEB"/>
    <w:rsid w:val="00B51EBF"/>
    <w:rsid w:val="00B5260B"/>
    <w:rsid w:val="00B52A4A"/>
    <w:rsid w:val="00B52F0B"/>
    <w:rsid w:val="00B53094"/>
    <w:rsid w:val="00B5546B"/>
    <w:rsid w:val="00B55A5E"/>
    <w:rsid w:val="00B56DAE"/>
    <w:rsid w:val="00B571BE"/>
    <w:rsid w:val="00B57342"/>
    <w:rsid w:val="00B60236"/>
    <w:rsid w:val="00B60499"/>
    <w:rsid w:val="00B6235D"/>
    <w:rsid w:val="00B635EB"/>
    <w:rsid w:val="00B63664"/>
    <w:rsid w:val="00B704A4"/>
    <w:rsid w:val="00B71DEE"/>
    <w:rsid w:val="00B7251A"/>
    <w:rsid w:val="00B7258B"/>
    <w:rsid w:val="00B727CF"/>
    <w:rsid w:val="00B72DD8"/>
    <w:rsid w:val="00B73653"/>
    <w:rsid w:val="00B73800"/>
    <w:rsid w:val="00B7496B"/>
    <w:rsid w:val="00B7541C"/>
    <w:rsid w:val="00B7587D"/>
    <w:rsid w:val="00B75DE8"/>
    <w:rsid w:val="00B76218"/>
    <w:rsid w:val="00B7693D"/>
    <w:rsid w:val="00B772BC"/>
    <w:rsid w:val="00B77D0B"/>
    <w:rsid w:val="00B805FE"/>
    <w:rsid w:val="00B81B7F"/>
    <w:rsid w:val="00B829E5"/>
    <w:rsid w:val="00B82E63"/>
    <w:rsid w:val="00B82FAC"/>
    <w:rsid w:val="00B852B8"/>
    <w:rsid w:val="00B86857"/>
    <w:rsid w:val="00B8699C"/>
    <w:rsid w:val="00B91A67"/>
    <w:rsid w:val="00B91D37"/>
    <w:rsid w:val="00B91EE4"/>
    <w:rsid w:val="00B92E6A"/>
    <w:rsid w:val="00B92F7B"/>
    <w:rsid w:val="00B932EE"/>
    <w:rsid w:val="00B94DA0"/>
    <w:rsid w:val="00B96C60"/>
    <w:rsid w:val="00BA0C4F"/>
    <w:rsid w:val="00BA0CA4"/>
    <w:rsid w:val="00BA1417"/>
    <w:rsid w:val="00BA27B4"/>
    <w:rsid w:val="00BA2CE9"/>
    <w:rsid w:val="00BA3595"/>
    <w:rsid w:val="00BA39A0"/>
    <w:rsid w:val="00BA5A67"/>
    <w:rsid w:val="00BA61C4"/>
    <w:rsid w:val="00BA7F09"/>
    <w:rsid w:val="00BA7FEF"/>
    <w:rsid w:val="00BB01FD"/>
    <w:rsid w:val="00BB1179"/>
    <w:rsid w:val="00BB21DD"/>
    <w:rsid w:val="00BB3DA2"/>
    <w:rsid w:val="00BB3E4D"/>
    <w:rsid w:val="00BB579A"/>
    <w:rsid w:val="00BB5A98"/>
    <w:rsid w:val="00BB66ED"/>
    <w:rsid w:val="00BB6B90"/>
    <w:rsid w:val="00BB7FF8"/>
    <w:rsid w:val="00BC015C"/>
    <w:rsid w:val="00BC015F"/>
    <w:rsid w:val="00BC157E"/>
    <w:rsid w:val="00BC158E"/>
    <w:rsid w:val="00BC3767"/>
    <w:rsid w:val="00BC4416"/>
    <w:rsid w:val="00BC4685"/>
    <w:rsid w:val="00BC4E52"/>
    <w:rsid w:val="00BC7C78"/>
    <w:rsid w:val="00BD0270"/>
    <w:rsid w:val="00BD0CC3"/>
    <w:rsid w:val="00BD37F3"/>
    <w:rsid w:val="00BD38C6"/>
    <w:rsid w:val="00BD49EA"/>
    <w:rsid w:val="00BD50A5"/>
    <w:rsid w:val="00BD58BB"/>
    <w:rsid w:val="00BD74DA"/>
    <w:rsid w:val="00BD78A0"/>
    <w:rsid w:val="00BE261B"/>
    <w:rsid w:val="00BE36BB"/>
    <w:rsid w:val="00BE3EFE"/>
    <w:rsid w:val="00BE4789"/>
    <w:rsid w:val="00BE702F"/>
    <w:rsid w:val="00BE70F4"/>
    <w:rsid w:val="00BF06EE"/>
    <w:rsid w:val="00BF06FF"/>
    <w:rsid w:val="00BF10EE"/>
    <w:rsid w:val="00BF2094"/>
    <w:rsid w:val="00BF2D8B"/>
    <w:rsid w:val="00BF51BA"/>
    <w:rsid w:val="00BF709C"/>
    <w:rsid w:val="00C0241E"/>
    <w:rsid w:val="00C0266D"/>
    <w:rsid w:val="00C04BB6"/>
    <w:rsid w:val="00C059F9"/>
    <w:rsid w:val="00C072CE"/>
    <w:rsid w:val="00C1071A"/>
    <w:rsid w:val="00C11AB5"/>
    <w:rsid w:val="00C13AB9"/>
    <w:rsid w:val="00C14D4F"/>
    <w:rsid w:val="00C161F4"/>
    <w:rsid w:val="00C176BE"/>
    <w:rsid w:val="00C26257"/>
    <w:rsid w:val="00C26CB5"/>
    <w:rsid w:val="00C26E66"/>
    <w:rsid w:val="00C272CF"/>
    <w:rsid w:val="00C3075E"/>
    <w:rsid w:val="00C307DE"/>
    <w:rsid w:val="00C324E9"/>
    <w:rsid w:val="00C32624"/>
    <w:rsid w:val="00C35411"/>
    <w:rsid w:val="00C357DE"/>
    <w:rsid w:val="00C36119"/>
    <w:rsid w:val="00C36330"/>
    <w:rsid w:val="00C36520"/>
    <w:rsid w:val="00C36819"/>
    <w:rsid w:val="00C40594"/>
    <w:rsid w:val="00C41299"/>
    <w:rsid w:val="00C416DA"/>
    <w:rsid w:val="00C43818"/>
    <w:rsid w:val="00C438FA"/>
    <w:rsid w:val="00C449C1"/>
    <w:rsid w:val="00C44F95"/>
    <w:rsid w:val="00C456D8"/>
    <w:rsid w:val="00C45809"/>
    <w:rsid w:val="00C461AC"/>
    <w:rsid w:val="00C500CD"/>
    <w:rsid w:val="00C50301"/>
    <w:rsid w:val="00C51BE4"/>
    <w:rsid w:val="00C53D2F"/>
    <w:rsid w:val="00C53F70"/>
    <w:rsid w:val="00C54400"/>
    <w:rsid w:val="00C544B6"/>
    <w:rsid w:val="00C5518D"/>
    <w:rsid w:val="00C555B7"/>
    <w:rsid w:val="00C629CC"/>
    <w:rsid w:val="00C63B7B"/>
    <w:rsid w:val="00C655AB"/>
    <w:rsid w:val="00C65F3D"/>
    <w:rsid w:val="00C66049"/>
    <w:rsid w:val="00C66929"/>
    <w:rsid w:val="00C66F81"/>
    <w:rsid w:val="00C6729F"/>
    <w:rsid w:val="00C71F2E"/>
    <w:rsid w:val="00C7455A"/>
    <w:rsid w:val="00C746B5"/>
    <w:rsid w:val="00C7539E"/>
    <w:rsid w:val="00C7609D"/>
    <w:rsid w:val="00C77A03"/>
    <w:rsid w:val="00C8033B"/>
    <w:rsid w:val="00C804F2"/>
    <w:rsid w:val="00C817B1"/>
    <w:rsid w:val="00C820B8"/>
    <w:rsid w:val="00C83818"/>
    <w:rsid w:val="00C83932"/>
    <w:rsid w:val="00C83EA7"/>
    <w:rsid w:val="00C846E6"/>
    <w:rsid w:val="00C84D9D"/>
    <w:rsid w:val="00C84F9B"/>
    <w:rsid w:val="00C859B6"/>
    <w:rsid w:val="00C86FB5"/>
    <w:rsid w:val="00C86FE6"/>
    <w:rsid w:val="00C870D6"/>
    <w:rsid w:val="00C8711A"/>
    <w:rsid w:val="00C872A1"/>
    <w:rsid w:val="00C87AF9"/>
    <w:rsid w:val="00C912C3"/>
    <w:rsid w:val="00C92012"/>
    <w:rsid w:val="00C922FD"/>
    <w:rsid w:val="00C9303D"/>
    <w:rsid w:val="00C938E8"/>
    <w:rsid w:val="00C93D6E"/>
    <w:rsid w:val="00C945D4"/>
    <w:rsid w:val="00C95B1A"/>
    <w:rsid w:val="00CA1205"/>
    <w:rsid w:val="00CA305D"/>
    <w:rsid w:val="00CA375C"/>
    <w:rsid w:val="00CA4CB7"/>
    <w:rsid w:val="00CA667A"/>
    <w:rsid w:val="00CA7285"/>
    <w:rsid w:val="00CB1FC1"/>
    <w:rsid w:val="00CB2A2B"/>
    <w:rsid w:val="00CB2BD9"/>
    <w:rsid w:val="00CB2E54"/>
    <w:rsid w:val="00CB4B99"/>
    <w:rsid w:val="00CB6C9C"/>
    <w:rsid w:val="00CB7B37"/>
    <w:rsid w:val="00CB7CEB"/>
    <w:rsid w:val="00CC1297"/>
    <w:rsid w:val="00CC44CA"/>
    <w:rsid w:val="00CC4FE3"/>
    <w:rsid w:val="00CC550E"/>
    <w:rsid w:val="00CC5C0B"/>
    <w:rsid w:val="00CC6B66"/>
    <w:rsid w:val="00CC753A"/>
    <w:rsid w:val="00CD0FCB"/>
    <w:rsid w:val="00CD2045"/>
    <w:rsid w:val="00CD323D"/>
    <w:rsid w:val="00CD4250"/>
    <w:rsid w:val="00CE040D"/>
    <w:rsid w:val="00CE1A9F"/>
    <w:rsid w:val="00CE22EE"/>
    <w:rsid w:val="00CE3169"/>
    <w:rsid w:val="00CE46A8"/>
    <w:rsid w:val="00CE471B"/>
    <w:rsid w:val="00CE538B"/>
    <w:rsid w:val="00CE53C7"/>
    <w:rsid w:val="00CE5D54"/>
    <w:rsid w:val="00CE6B45"/>
    <w:rsid w:val="00CE6F47"/>
    <w:rsid w:val="00CF087E"/>
    <w:rsid w:val="00CF0F6D"/>
    <w:rsid w:val="00CF12CB"/>
    <w:rsid w:val="00CF2BB4"/>
    <w:rsid w:val="00CF574A"/>
    <w:rsid w:val="00CF5B36"/>
    <w:rsid w:val="00CF79CD"/>
    <w:rsid w:val="00D001EB"/>
    <w:rsid w:val="00D00751"/>
    <w:rsid w:val="00D007ED"/>
    <w:rsid w:val="00D00D00"/>
    <w:rsid w:val="00D00DF6"/>
    <w:rsid w:val="00D02D20"/>
    <w:rsid w:val="00D05DFA"/>
    <w:rsid w:val="00D0610A"/>
    <w:rsid w:val="00D073DC"/>
    <w:rsid w:val="00D11781"/>
    <w:rsid w:val="00D11E33"/>
    <w:rsid w:val="00D11F92"/>
    <w:rsid w:val="00D11FE1"/>
    <w:rsid w:val="00D1412A"/>
    <w:rsid w:val="00D15188"/>
    <w:rsid w:val="00D156AC"/>
    <w:rsid w:val="00D16915"/>
    <w:rsid w:val="00D20B44"/>
    <w:rsid w:val="00D20C15"/>
    <w:rsid w:val="00D20CBF"/>
    <w:rsid w:val="00D22337"/>
    <w:rsid w:val="00D226D7"/>
    <w:rsid w:val="00D22A23"/>
    <w:rsid w:val="00D22C8F"/>
    <w:rsid w:val="00D2482A"/>
    <w:rsid w:val="00D2544E"/>
    <w:rsid w:val="00D26839"/>
    <w:rsid w:val="00D301F7"/>
    <w:rsid w:val="00D30874"/>
    <w:rsid w:val="00D309D7"/>
    <w:rsid w:val="00D31A41"/>
    <w:rsid w:val="00D3485E"/>
    <w:rsid w:val="00D356F1"/>
    <w:rsid w:val="00D35CE4"/>
    <w:rsid w:val="00D36231"/>
    <w:rsid w:val="00D3648A"/>
    <w:rsid w:val="00D37765"/>
    <w:rsid w:val="00D37CCA"/>
    <w:rsid w:val="00D421E9"/>
    <w:rsid w:val="00D42438"/>
    <w:rsid w:val="00D42725"/>
    <w:rsid w:val="00D43079"/>
    <w:rsid w:val="00D452E7"/>
    <w:rsid w:val="00D468B1"/>
    <w:rsid w:val="00D47C92"/>
    <w:rsid w:val="00D500BC"/>
    <w:rsid w:val="00D512A0"/>
    <w:rsid w:val="00D5146C"/>
    <w:rsid w:val="00D52D72"/>
    <w:rsid w:val="00D53032"/>
    <w:rsid w:val="00D530D2"/>
    <w:rsid w:val="00D533E9"/>
    <w:rsid w:val="00D53A70"/>
    <w:rsid w:val="00D54BBA"/>
    <w:rsid w:val="00D557D9"/>
    <w:rsid w:val="00D5671A"/>
    <w:rsid w:val="00D57A38"/>
    <w:rsid w:val="00D57D54"/>
    <w:rsid w:val="00D6241F"/>
    <w:rsid w:val="00D627D8"/>
    <w:rsid w:val="00D62B45"/>
    <w:rsid w:val="00D64E54"/>
    <w:rsid w:val="00D65611"/>
    <w:rsid w:val="00D66DB7"/>
    <w:rsid w:val="00D6777E"/>
    <w:rsid w:val="00D701CC"/>
    <w:rsid w:val="00D7054F"/>
    <w:rsid w:val="00D7072E"/>
    <w:rsid w:val="00D70BD4"/>
    <w:rsid w:val="00D70F2D"/>
    <w:rsid w:val="00D71E5A"/>
    <w:rsid w:val="00D73183"/>
    <w:rsid w:val="00D73190"/>
    <w:rsid w:val="00D82711"/>
    <w:rsid w:val="00D8459E"/>
    <w:rsid w:val="00D8482B"/>
    <w:rsid w:val="00D853D8"/>
    <w:rsid w:val="00D85B53"/>
    <w:rsid w:val="00D86515"/>
    <w:rsid w:val="00D8739E"/>
    <w:rsid w:val="00D90C67"/>
    <w:rsid w:val="00D92C21"/>
    <w:rsid w:val="00D9319D"/>
    <w:rsid w:val="00D95B8C"/>
    <w:rsid w:val="00D975CE"/>
    <w:rsid w:val="00DA187C"/>
    <w:rsid w:val="00DA257F"/>
    <w:rsid w:val="00DA35BD"/>
    <w:rsid w:val="00DA412A"/>
    <w:rsid w:val="00DA454B"/>
    <w:rsid w:val="00DA4D19"/>
    <w:rsid w:val="00DA5A8C"/>
    <w:rsid w:val="00DA6065"/>
    <w:rsid w:val="00DA78ED"/>
    <w:rsid w:val="00DB043C"/>
    <w:rsid w:val="00DB067A"/>
    <w:rsid w:val="00DB2B57"/>
    <w:rsid w:val="00DB3E64"/>
    <w:rsid w:val="00DB3ED1"/>
    <w:rsid w:val="00DB43E9"/>
    <w:rsid w:val="00DB48C1"/>
    <w:rsid w:val="00DB50BF"/>
    <w:rsid w:val="00DC1363"/>
    <w:rsid w:val="00DC4003"/>
    <w:rsid w:val="00DC4A2A"/>
    <w:rsid w:val="00DC5042"/>
    <w:rsid w:val="00DC5A5A"/>
    <w:rsid w:val="00DC78B5"/>
    <w:rsid w:val="00DD15F5"/>
    <w:rsid w:val="00DD1629"/>
    <w:rsid w:val="00DD2044"/>
    <w:rsid w:val="00DD3607"/>
    <w:rsid w:val="00DD37E1"/>
    <w:rsid w:val="00DD3CA5"/>
    <w:rsid w:val="00DD495C"/>
    <w:rsid w:val="00DD76F4"/>
    <w:rsid w:val="00DD78FC"/>
    <w:rsid w:val="00DE0556"/>
    <w:rsid w:val="00DE0ABE"/>
    <w:rsid w:val="00DE2987"/>
    <w:rsid w:val="00DE2EB4"/>
    <w:rsid w:val="00DE2F71"/>
    <w:rsid w:val="00DE3A89"/>
    <w:rsid w:val="00DE41C8"/>
    <w:rsid w:val="00DE4881"/>
    <w:rsid w:val="00DE56D9"/>
    <w:rsid w:val="00DE5D7B"/>
    <w:rsid w:val="00DE5F5D"/>
    <w:rsid w:val="00DE600F"/>
    <w:rsid w:val="00DE6B52"/>
    <w:rsid w:val="00DE7742"/>
    <w:rsid w:val="00DE7D55"/>
    <w:rsid w:val="00DF070E"/>
    <w:rsid w:val="00DF11BB"/>
    <w:rsid w:val="00DF75EF"/>
    <w:rsid w:val="00E018F5"/>
    <w:rsid w:val="00E03374"/>
    <w:rsid w:val="00E03D14"/>
    <w:rsid w:val="00E03EA1"/>
    <w:rsid w:val="00E045AB"/>
    <w:rsid w:val="00E04692"/>
    <w:rsid w:val="00E062E8"/>
    <w:rsid w:val="00E06E43"/>
    <w:rsid w:val="00E0766C"/>
    <w:rsid w:val="00E076BD"/>
    <w:rsid w:val="00E0777A"/>
    <w:rsid w:val="00E10DA3"/>
    <w:rsid w:val="00E11377"/>
    <w:rsid w:val="00E115C8"/>
    <w:rsid w:val="00E11E74"/>
    <w:rsid w:val="00E1230E"/>
    <w:rsid w:val="00E12444"/>
    <w:rsid w:val="00E1377C"/>
    <w:rsid w:val="00E13843"/>
    <w:rsid w:val="00E139D2"/>
    <w:rsid w:val="00E1480C"/>
    <w:rsid w:val="00E151D0"/>
    <w:rsid w:val="00E1528A"/>
    <w:rsid w:val="00E16281"/>
    <w:rsid w:val="00E16BC6"/>
    <w:rsid w:val="00E16D8E"/>
    <w:rsid w:val="00E17EDE"/>
    <w:rsid w:val="00E20183"/>
    <w:rsid w:val="00E220DE"/>
    <w:rsid w:val="00E220EB"/>
    <w:rsid w:val="00E22F4C"/>
    <w:rsid w:val="00E2323B"/>
    <w:rsid w:val="00E23C63"/>
    <w:rsid w:val="00E25360"/>
    <w:rsid w:val="00E255CA"/>
    <w:rsid w:val="00E2667D"/>
    <w:rsid w:val="00E26997"/>
    <w:rsid w:val="00E272FF"/>
    <w:rsid w:val="00E27AE5"/>
    <w:rsid w:val="00E363A8"/>
    <w:rsid w:val="00E37139"/>
    <w:rsid w:val="00E37B34"/>
    <w:rsid w:val="00E405F3"/>
    <w:rsid w:val="00E40A41"/>
    <w:rsid w:val="00E40A45"/>
    <w:rsid w:val="00E42867"/>
    <w:rsid w:val="00E441C6"/>
    <w:rsid w:val="00E4463B"/>
    <w:rsid w:val="00E45B98"/>
    <w:rsid w:val="00E4617A"/>
    <w:rsid w:val="00E461E2"/>
    <w:rsid w:val="00E469EB"/>
    <w:rsid w:val="00E46C71"/>
    <w:rsid w:val="00E47A33"/>
    <w:rsid w:val="00E50E31"/>
    <w:rsid w:val="00E50FAA"/>
    <w:rsid w:val="00E5379F"/>
    <w:rsid w:val="00E54199"/>
    <w:rsid w:val="00E541BF"/>
    <w:rsid w:val="00E5437F"/>
    <w:rsid w:val="00E54E64"/>
    <w:rsid w:val="00E55E28"/>
    <w:rsid w:val="00E56811"/>
    <w:rsid w:val="00E56F3D"/>
    <w:rsid w:val="00E57183"/>
    <w:rsid w:val="00E57841"/>
    <w:rsid w:val="00E60689"/>
    <w:rsid w:val="00E60E9A"/>
    <w:rsid w:val="00E61370"/>
    <w:rsid w:val="00E6167B"/>
    <w:rsid w:val="00E61CAD"/>
    <w:rsid w:val="00E61EEE"/>
    <w:rsid w:val="00E61F66"/>
    <w:rsid w:val="00E65538"/>
    <w:rsid w:val="00E661ED"/>
    <w:rsid w:val="00E66E14"/>
    <w:rsid w:val="00E67893"/>
    <w:rsid w:val="00E70732"/>
    <w:rsid w:val="00E70BDE"/>
    <w:rsid w:val="00E727A9"/>
    <w:rsid w:val="00E72884"/>
    <w:rsid w:val="00E76681"/>
    <w:rsid w:val="00E77672"/>
    <w:rsid w:val="00E77F9E"/>
    <w:rsid w:val="00E808B9"/>
    <w:rsid w:val="00E8313F"/>
    <w:rsid w:val="00E834E4"/>
    <w:rsid w:val="00E83502"/>
    <w:rsid w:val="00E84B11"/>
    <w:rsid w:val="00E860F9"/>
    <w:rsid w:val="00E8757B"/>
    <w:rsid w:val="00E87E79"/>
    <w:rsid w:val="00E90E11"/>
    <w:rsid w:val="00E91EB1"/>
    <w:rsid w:val="00E92537"/>
    <w:rsid w:val="00E92A08"/>
    <w:rsid w:val="00E9376F"/>
    <w:rsid w:val="00E96222"/>
    <w:rsid w:val="00E966B1"/>
    <w:rsid w:val="00E975A3"/>
    <w:rsid w:val="00EA07DE"/>
    <w:rsid w:val="00EA115D"/>
    <w:rsid w:val="00EA1BCF"/>
    <w:rsid w:val="00EA2262"/>
    <w:rsid w:val="00EA2E42"/>
    <w:rsid w:val="00EA4C0B"/>
    <w:rsid w:val="00EA579D"/>
    <w:rsid w:val="00EA645E"/>
    <w:rsid w:val="00EA7E52"/>
    <w:rsid w:val="00EB00F1"/>
    <w:rsid w:val="00EB01E4"/>
    <w:rsid w:val="00EB06B3"/>
    <w:rsid w:val="00EB0AD5"/>
    <w:rsid w:val="00EB0B80"/>
    <w:rsid w:val="00EB102D"/>
    <w:rsid w:val="00EB106F"/>
    <w:rsid w:val="00EB12D4"/>
    <w:rsid w:val="00EB278F"/>
    <w:rsid w:val="00EB2807"/>
    <w:rsid w:val="00EB745E"/>
    <w:rsid w:val="00EC079D"/>
    <w:rsid w:val="00EC07E4"/>
    <w:rsid w:val="00EC0D15"/>
    <w:rsid w:val="00EC1AD9"/>
    <w:rsid w:val="00EC2924"/>
    <w:rsid w:val="00EC2A66"/>
    <w:rsid w:val="00EC3F83"/>
    <w:rsid w:val="00EC4BBB"/>
    <w:rsid w:val="00EC5E13"/>
    <w:rsid w:val="00EC5ED8"/>
    <w:rsid w:val="00EC76DD"/>
    <w:rsid w:val="00ED0711"/>
    <w:rsid w:val="00ED1120"/>
    <w:rsid w:val="00ED362C"/>
    <w:rsid w:val="00ED4371"/>
    <w:rsid w:val="00ED4515"/>
    <w:rsid w:val="00ED4882"/>
    <w:rsid w:val="00ED75E5"/>
    <w:rsid w:val="00EE0F72"/>
    <w:rsid w:val="00EE2E47"/>
    <w:rsid w:val="00EE51E3"/>
    <w:rsid w:val="00EE6AFB"/>
    <w:rsid w:val="00EE6B94"/>
    <w:rsid w:val="00EE6C22"/>
    <w:rsid w:val="00EE7D65"/>
    <w:rsid w:val="00EF0AAD"/>
    <w:rsid w:val="00EF133F"/>
    <w:rsid w:val="00EF1CE5"/>
    <w:rsid w:val="00EF1FF6"/>
    <w:rsid w:val="00EF3495"/>
    <w:rsid w:val="00EF3FE1"/>
    <w:rsid w:val="00EF4B6C"/>
    <w:rsid w:val="00EF4F2F"/>
    <w:rsid w:val="00EF720D"/>
    <w:rsid w:val="00F0073A"/>
    <w:rsid w:val="00F02B8F"/>
    <w:rsid w:val="00F0358C"/>
    <w:rsid w:val="00F06EB6"/>
    <w:rsid w:val="00F07951"/>
    <w:rsid w:val="00F10013"/>
    <w:rsid w:val="00F10F6E"/>
    <w:rsid w:val="00F114D0"/>
    <w:rsid w:val="00F11B92"/>
    <w:rsid w:val="00F13DEF"/>
    <w:rsid w:val="00F149FF"/>
    <w:rsid w:val="00F1517C"/>
    <w:rsid w:val="00F15503"/>
    <w:rsid w:val="00F15560"/>
    <w:rsid w:val="00F16D83"/>
    <w:rsid w:val="00F1700C"/>
    <w:rsid w:val="00F2000A"/>
    <w:rsid w:val="00F2016F"/>
    <w:rsid w:val="00F209F8"/>
    <w:rsid w:val="00F22923"/>
    <w:rsid w:val="00F25A89"/>
    <w:rsid w:val="00F26F93"/>
    <w:rsid w:val="00F3234E"/>
    <w:rsid w:val="00F34126"/>
    <w:rsid w:val="00F35B5C"/>
    <w:rsid w:val="00F35D64"/>
    <w:rsid w:val="00F37CAD"/>
    <w:rsid w:val="00F40801"/>
    <w:rsid w:val="00F40D8F"/>
    <w:rsid w:val="00F41129"/>
    <w:rsid w:val="00F434DF"/>
    <w:rsid w:val="00F43CB2"/>
    <w:rsid w:val="00F445CC"/>
    <w:rsid w:val="00F46734"/>
    <w:rsid w:val="00F50748"/>
    <w:rsid w:val="00F53985"/>
    <w:rsid w:val="00F55120"/>
    <w:rsid w:val="00F55C87"/>
    <w:rsid w:val="00F55D74"/>
    <w:rsid w:val="00F55DA8"/>
    <w:rsid w:val="00F56260"/>
    <w:rsid w:val="00F576BF"/>
    <w:rsid w:val="00F57C29"/>
    <w:rsid w:val="00F57DAF"/>
    <w:rsid w:val="00F606D2"/>
    <w:rsid w:val="00F6092E"/>
    <w:rsid w:val="00F62134"/>
    <w:rsid w:val="00F632AF"/>
    <w:rsid w:val="00F6390C"/>
    <w:rsid w:val="00F66DB7"/>
    <w:rsid w:val="00F66E77"/>
    <w:rsid w:val="00F70967"/>
    <w:rsid w:val="00F70D6B"/>
    <w:rsid w:val="00F713AB"/>
    <w:rsid w:val="00F7171A"/>
    <w:rsid w:val="00F71F90"/>
    <w:rsid w:val="00F723B6"/>
    <w:rsid w:val="00F72C09"/>
    <w:rsid w:val="00F73732"/>
    <w:rsid w:val="00F75AB6"/>
    <w:rsid w:val="00F7700A"/>
    <w:rsid w:val="00F819EC"/>
    <w:rsid w:val="00F81B33"/>
    <w:rsid w:val="00F81FE2"/>
    <w:rsid w:val="00F84A75"/>
    <w:rsid w:val="00F84BA0"/>
    <w:rsid w:val="00F85203"/>
    <w:rsid w:val="00F85771"/>
    <w:rsid w:val="00F86E5B"/>
    <w:rsid w:val="00F90463"/>
    <w:rsid w:val="00F9285C"/>
    <w:rsid w:val="00F929DF"/>
    <w:rsid w:val="00F92CD0"/>
    <w:rsid w:val="00F93011"/>
    <w:rsid w:val="00F93A2A"/>
    <w:rsid w:val="00F93C5F"/>
    <w:rsid w:val="00F954DA"/>
    <w:rsid w:val="00F96A36"/>
    <w:rsid w:val="00F97669"/>
    <w:rsid w:val="00F978F9"/>
    <w:rsid w:val="00FA0E9F"/>
    <w:rsid w:val="00FA348A"/>
    <w:rsid w:val="00FA4B59"/>
    <w:rsid w:val="00FA59C0"/>
    <w:rsid w:val="00FA706D"/>
    <w:rsid w:val="00FA7A47"/>
    <w:rsid w:val="00FB00D2"/>
    <w:rsid w:val="00FB04F2"/>
    <w:rsid w:val="00FB0CFB"/>
    <w:rsid w:val="00FB1DEC"/>
    <w:rsid w:val="00FB26D0"/>
    <w:rsid w:val="00FB3D1B"/>
    <w:rsid w:val="00FB40E2"/>
    <w:rsid w:val="00FB4655"/>
    <w:rsid w:val="00FB48DB"/>
    <w:rsid w:val="00FB5DC9"/>
    <w:rsid w:val="00FB709B"/>
    <w:rsid w:val="00FC04DB"/>
    <w:rsid w:val="00FC167E"/>
    <w:rsid w:val="00FC21E5"/>
    <w:rsid w:val="00FC412B"/>
    <w:rsid w:val="00FC46BC"/>
    <w:rsid w:val="00FC4A7B"/>
    <w:rsid w:val="00FC50E3"/>
    <w:rsid w:val="00FC55FF"/>
    <w:rsid w:val="00FC6075"/>
    <w:rsid w:val="00FD3D53"/>
    <w:rsid w:val="00FD4F5C"/>
    <w:rsid w:val="00FD6366"/>
    <w:rsid w:val="00FD6A23"/>
    <w:rsid w:val="00FE074F"/>
    <w:rsid w:val="00FE0CB5"/>
    <w:rsid w:val="00FE18F3"/>
    <w:rsid w:val="00FE26DD"/>
    <w:rsid w:val="00FE3A5A"/>
    <w:rsid w:val="00FE48C5"/>
    <w:rsid w:val="00FE50AC"/>
    <w:rsid w:val="00FE50B3"/>
    <w:rsid w:val="00FE54E6"/>
    <w:rsid w:val="00FE5DBF"/>
    <w:rsid w:val="00FE67FE"/>
    <w:rsid w:val="00FE73FD"/>
    <w:rsid w:val="00FF0C2E"/>
    <w:rsid w:val="00FF26CB"/>
    <w:rsid w:val="00FF2C38"/>
    <w:rsid w:val="00FF63B9"/>
    <w:rsid w:val="00FF7227"/>
    <w:rsid w:val="00FF7C4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5EF110"/>
  <w15:docId w15:val="{065D7647-58E9-4C47-8751-13D7239E47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imes New Roman" w:hAnsiTheme="minorHAnsi" w:cstheme="minorBidi"/>
        <w:sz w:val="22"/>
        <w:szCs w:val="22"/>
        <w:lang w:val="fr-FR" w:eastAsia="en-US" w:bidi="ar-SA"/>
      </w:rPr>
    </w:rPrDefault>
    <w:pPrDefault>
      <w:pPr>
        <w:spacing w:after="200" w:line="276" w:lineRule="auto"/>
      </w:pPr>
    </w:pPrDefault>
  </w:docDefaults>
  <w:latentStyles w:defLockedState="0" w:defUIPriority="49" w:defSemiHidden="0" w:defUnhideWhenUsed="0" w:defQFormat="0" w:count="376">
    <w:lsdException w:name="Normal" w:uiPriority="19" w:qFormat="1"/>
    <w:lsdException w:name="heading 1" w:uiPriority="14" w:qFormat="1"/>
    <w:lsdException w:name="heading 2" w:semiHidden="1" w:uiPriority="14" w:unhideWhenUsed="1" w:qFormat="1"/>
    <w:lsdException w:name="heading 3" w:semiHidden="1" w:uiPriority="14" w:unhideWhenUsed="1" w:qFormat="1"/>
    <w:lsdException w:name="heading 4" w:semiHidden="1" w:uiPriority="14" w:unhideWhenUsed="1" w:qFormat="1"/>
    <w:lsdException w:name="heading 5" w:semiHidden="1" w:uiPriority="14"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5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iPriority="99" w:unhideWhenUsed="1"/>
    <w:lsdException w:name="index heading" w:semiHidden="1" w:unhideWhenUsed="1"/>
    <w:lsdException w:name="caption" w:semiHidden="1" w:uiPriority="29"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4" w:unhideWhenUsed="1" w:qFormat="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iPriority="24" w:unhideWhenUsed="1" w:qFormat="1"/>
    <w:lsdException w:name="List Bullet 3" w:semiHidden="1" w:unhideWhenUsed="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lsdException w:name="Date" w:semiHidden="1" w:uiPriority="2" w:unhideWhenUsed="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uiPriority="99"/>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uiPriority="99"/>
    <w:lsdException w:name="Table Subtle 2" w:semiHidden="1" w:uiPriority="99" w:unhideWhenUsed="1"/>
    <w:lsdException w:name="Table Web 1" w:semiHidden="1" w:uiPriority="99" w:unhideWhenUsed="1"/>
    <w:lsdException w:name="Table Web 2" w:uiPriority="99"/>
    <w:lsdException w:name="Table Web 3" w:uiPriority="99"/>
    <w:lsdException w:name="Balloon Text" w:semiHidden="1" w:unhideWhenUsed="1"/>
    <w:lsdException w:name="Table Grid" w:uiPriority="0"/>
    <w:lsdException w:name="Table Theme" w:semiHidden="1" w:uiPriority="99" w:unhideWhenUsed="1"/>
    <w:lsdException w:name="Placeholder Text" w:semiHidden="1"/>
    <w:lsdException w:name="No Spacing"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9"/>
    <w:qFormat/>
    <w:rsid w:val="00931DDF"/>
    <w:pPr>
      <w:spacing w:after="120" w:line="240" w:lineRule="auto"/>
      <w:jc w:val="both"/>
    </w:pPr>
    <w:rPr>
      <w:rFonts w:cs="Times New Roman"/>
      <w:sz w:val="24"/>
      <w:szCs w:val="24"/>
      <w:lang w:eastAsia="fr-FR"/>
    </w:rPr>
  </w:style>
  <w:style w:type="paragraph" w:styleId="Titre1">
    <w:name w:val="heading 1"/>
    <w:basedOn w:val="Normal"/>
    <w:next w:val="Normal"/>
    <w:link w:val="Titre1Car"/>
    <w:uiPriority w:val="14"/>
    <w:qFormat/>
    <w:rsid w:val="006925F2"/>
    <w:pPr>
      <w:keepNext/>
      <w:keepLines/>
      <w:suppressAutoHyphens/>
      <w:spacing w:before="1000" w:after="500"/>
      <w:jc w:val="left"/>
      <w:outlineLvl w:val="0"/>
    </w:pPr>
    <w:rPr>
      <w:rFonts w:asciiTheme="majorHAnsi" w:eastAsiaTheme="majorEastAsia" w:hAnsiTheme="majorHAnsi" w:cstheme="majorBidi"/>
      <w:b/>
      <w:bCs/>
      <w:caps/>
      <w:sz w:val="30"/>
      <w:szCs w:val="28"/>
    </w:rPr>
  </w:style>
  <w:style w:type="paragraph" w:styleId="Titre2">
    <w:name w:val="heading 2"/>
    <w:basedOn w:val="Normal"/>
    <w:next w:val="Normal"/>
    <w:link w:val="Titre2Car"/>
    <w:uiPriority w:val="14"/>
    <w:qFormat/>
    <w:rsid w:val="006925F2"/>
    <w:pPr>
      <w:keepNext/>
      <w:keepLines/>
      <w:numPr>
        <w:ilvl w:val="1"/>
        <w:numId w:val="17"/>
      </w:numPr>
      <w:tabs>
        <w:tab w:val="num" w:pos="1276"/>
      </w:tabs>
      <w:suppressAutoHyphens/>
      <w:spacing w:before="800" w:after="400"/>
      <w:ind w:left="1143"/>
      <w:jc w:val="left"/>
      <w:outlineLvl w:val="1"/>
    </w:pPr>
    <w:rPr>
      <w:rFonts w:asciiTheme="majorHAnsi" w:eastAsiaTheme="majorEastAsia" w:hAnsiTheme="majorHAnsi" w:cstheme="majorBidi"/>
      <w:b/>
      <w:bCs/>
      <w:sz w:val="28"/>
      <w:szCs w:val="26"/>
    </w:rPr>
  </w:style>
  <w:style w:type="paragraph" w:styleId="Titre3">
    <w:name w:val="heading 3"/>
    <w:basedOn w:val="Normal"/>
    <w:next w:val="Normal"/>
    <w:link w:val="Titre3Car"/>
    <w:uiPriority w:val="14"/>
    <w:qFormat/>
    <w:rsid w:val="006925F2"/>
    <w:pPr>
      <w:keepNext/>
      <w:keepLines/>
      <w:numPr>
        <w:ilvl w:val="2"/>
        <w:numId w:val="17"/>
      </w:numPr>
      <w:tabs>
        <w:tab w:val="left" w:pos="936"/>
      </w:tabs>
      <w:suppressAutoHyphens/>
      <w:spacing w:before="600" w:after="360"/>
      <w:jc w:val="left"/>
      <w:outlineLvl w:val="2"/>
    </w:pPr>
    <w:rPr>
      <w:rFonts w:asciiTheme="majorHAnsi" w:eastAsiaTheme="majorEastAsia" w:hAnsiTheme="majorHAnsi" w:cstheme="majorBidi"/>
      <w:b/>
      <w:bCs/>
      <w:sz w:val="25"/>
    </w:rPr>
  </w:style>
  <w:style w:type="paragraph" w:styleId="Titre4">
    <w:name w:val="heading 4"/>
    <w:basedOn w:val="Normal"/>
    <w:next w:val="Normal"/>
    <w:link w:val="Titre4Car"/>
    <w:uiPriority w:val="14"/>
    <w:qFormat/>
    <w:rsid w:val="006925F2"/>
    <w:pPr>
      <w:keepNext/>
      <w:keepLines/>
      <w:numPr>
        <w:ilvl w:val="3"/>
        <w:numId w:val="17"/>
      </w:numPr>
      <w:tabs>
        <w:tab w:val="left" w:pos="1106"/>
      </w:tabs>
      <w:suppressAutoHyphens/>
      <w:spacing w:before="600" w:after="360"/>
      <w:jc w:val="left"/>
      <w:outlineLvl w:val="3"/>
    </w:pPr>
    <w:rPr>
      <w:rFonts w:asciiTheme="majorHAnsi" w:eastAsiaTheme="majorEastAsia" w:hAnsiTheme="majorHAnsi" w:cstheme="majorBidi"/>
      <w:bCs/>
      <w:iCs/>
      <w:sz w:val="25"/>
      <w:u w:val="single"/>
    </w:rPr>
  </w:style>
  <w:style w:type="paragraph" w:styleId="Titre5">
    <w:name w:val="heading 5"/>
    <w:basedOn w:val="Normal"/>
    <w:next w:val="Normal"/>
    <w:link w:val="Titre5Car"/>
    <w:uiPriority w:val="14"/>
    <w:semiHidden/>
    <w:qFormat/>
    <w:rsid w:val="006925F2"/>
    <w:pPr>
      <w:keepNext/>
      <w:keepLines/>
      <w:numPr>
        <w:ilvl w:val="4"/>
        <w:numId w:val="17"/>
      </w:numPr>
      <w:suppressAutoHyphens/>
      <w:spacing w:before="480" w:after="300"/>
      <w:jc w:val="left"/>
      <w:outlineLvl w:val="4"/>
    </w:pPr>
    <w:rPr>
      <w:rFonts w:asciiTheme="majorHAnsi" w:eastAsiaTheme="majorEastAsia" w:hAnsiTheme="majorHAnsi" w:cstheme="majorBidi"/>
    </w:rPr>
  </w:style>
  <w:style w:type="paragraph" w:styleId="Titre6">
    <w:name w:val="heading 6"/>
    <w:basedOn w:val="Normal"/>
    <w:next w:val="Normal"/>
    <w:link w:val="Titre6Car"/>
    <w:uiPriority w:val="49"/>
    <w:semiHidden/>
    <w:qFormat/>
    <w:rsid w:val="009F4E51"/>
    <w:pPr>
      <w:keepNext/>
      <w:keepLines/>
      <w:numPr>
        <w:ilvl w:val="5"/>
        <w:numId w:val="17"/>
      </w:numPr>
      <w:spacing w:before="200"/>
      <w:outlineLvl w:val="5"/>
    </w:pPr>
    <w:rPr>
      <w:rFonts w:asciiTheme="majorHAnsi" w:eastAsiaTheme="majorEastAsia" w:hAnsiTheme="majorHAnsi" w:cstheme="majorBidi"/>
      <w:i/>
      <w:iCs/>
      <w:color w:val="701C4A" w:themeColor="accent1" w:themeShade="7F"/>
    </w:rPr>
  </w:style>
  <w:style w:type="paragraph" w:styleId="Titre7">
    <w:name w:val="heading 7"/>
    <w:basedOn w:val="Normal"/>
    <w:next w:val="Normal"/>
    <w:link w:val="Titre7Car"/>
    <w:uiPriority w:val="49"/>
    <w:semiHidden/>
    <w:qFormat/>
    <w:rsid w:val="009F4E51"/>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49"/>
    <w:semiHidden/>
    <w:qFormat/>
    <w:rsid w:val="009F4E51"/>
    <w:pPr>
      <w:keepNext/>
      <w:keepLines/>
      <w:numPr>
        <w:ilvl w:val="7"/>
        <w:numId w:val="17"/>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49"/>
    <w:semiHidden/>
    <w:qFormat/>
    <w:rsid w:val="009F4E51"/>
    <w:pPr>
      <w:keepNext/>
      <w:keepLines/>
      <w:numPr>
        <w:ilvl w:val="8"/>
        <w:numId w:val="17"/>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nnexes-Titre">
    <w:name w:val="Annexes - Titre"/>
    <w:basedOn w:val="Normal"/>
    <w:next w:val="Normal"/>
    <w:uiPriority w:val="49"/>
    <w:semiHidden/>
    <w:qFormat/>
    <w:rsid w:val="009F4E51"/>
    <w:pPr>
      <w:keepNext/>
      <w:pageBreakBefore/>
      <w:numPr>
        <w:numId w:val="1"/>
      </w:numPr>
      <w:suppressAutoHyphens/>
      <w:jc w:val="left"/>
    </w:pPr>
    <w:rPr>
      <w:rFonts w:asciiTheme="majorHAnsi" w:hAnsiTheme="majorHAnsi"/>
    </w:rPr>
  </w:style>
  <w:style w:type="paragraph" w:customStyle="1" w:styleId="Annoncesautdesection">
    <w:name w:val="Annonce saut de section"/>
    <w:basedOn w:val="Normal"/>
    <w:next w:val="Normal"/>
    <w:uiPriority w:val="49"/>
    <w:semiHidden/>
    <w:rsid w:val="009F4E51"/>
    <w:pPr>
      <w:suppressAutoHyphens/>
      <w:spacing w:line="160" w:lineRule="exact"/>
      <w:jc w:val="left"/>
    </w:pPr>
    <w:rPr>
      <w:sz w:val="16"/>
    </w:rPr>
  </w:style>
  <w:style w:type="character" w:styleId="Appelnotedebasdep">
    <w:name w:val="footnote reference"/>
    <w:basedOn w:val="Policepardfaut"/>
    <w:semiHidden/>
    <w:qFormat/>
    <w:rsid w:val="009F4E51"/>
    <w:rPr>
      <w:vertAlign w:val="superscript"/>
    </w:rPr>
  </w:style>
  <w:style w:type="character" w:customStyle="1" w:styleId="Consolas">
    <w:name w:val="Consolas"/>
    <w:basedOn w:val="Policepardfaut"/>
    <w:uiPriority w:val="49"/>
    <w:semiHidden/>
    <w:rsid w:val="009F4E51"/>
    <w:rPr>
      <w:rFonts w:ascii="Consolas" w:hAnsi="Consolas"/>
      <w:b/>
    </w:rPr>
  </w:style>
  <w:style w:type="paragraph" w:styleId="Date">
    <w:name w:val="Date"/>
    <w:basedOn w:val="Normal"/>
    <w:next w:val="Normal"/>
    <w:link w:val="DateCar"/>
    <w:uiPriority w:val="2"/>
    <w:semiHidden/>
    <w:rsid w:val="009F4E51"/>
    <w:pPr>
      <w:suppressAutoHyphens/>
    </w:pPr>
  </w:style>
  <w:style w:type="character" w:customStyle="1" w:styleId="DateCar">
    <w:name w:val="Date Car"/>
    <w:basedOn w:val="Policepardfaut"/>
    <w:link w:val="Date"/>
    <w:uiPriority w:val="2"/>
    <w:semiHidden/>
    <w:rsid w:val="00FE50B3"/>
    <w:rPr>
      <w:rFonts w:cs="Times New Roman"/>
      <w:sz w:val="20"/>
      <w:szCs w:val="24"/>
      <w:lang w:eastAsia="fr-FR"/>
    </w:rPr>
  </w:style>
  <w:style w:type="character" w:styleId="lev">
    <w:name w:val="Strong"/>
    <w:basedOn w:val="Policepardfaut"/>
    <w:uiPriority w:val="22"/>
    <w:qFormat/>
    <w:rsid w:val="009F4E51"/>
    <w:rPr>
      <w:b/>
      <w:bCs/>
    </w:rPr>
  </w:style>
  <w:style w:type="character" w:customStyle="1" w:styleId="lev2">
    <w:name w:val="Élevé 2"/>
    <w:basedOn w:val="lev"/>
    <w:uiPriority w:val="49"/>
    <w:semiHidden/>
    <w:qFormat/>
    <w:rsid w:val="009F4E51"/>
    <w:rPr>
      <w:b/>
      <w:bCs/>
      <w:color w:val="D14A95" w:themeColor="accent1"/>
    </w:rPr>
  </w:style>
  <w:style w:type="paragraph" w:styleId="En-tte">
    <w:name w:val="header"/>
    <w:basedOn w:val="Normal"/>
    <w:link w:val="En-tteCar"/>
    <w:uiPriority w:val="49"/>
    <w:semiHidden/>
    <w:rsid w:val="00537C45"/>
    <w:pPr>
      <w:suppressAutoHyphens/>
      <w:spacing w:after="40"/>
      <w:jc w:val="right"/>
    </w:pPr>
    <w:rPr>
      <w:rFonts w:asciiTheme="majorHAnsi" w:hAnsiTheme="majorHAnsi"/>
      <w:caps/>
      <w:color w:val="7F7F7F"/>
      <w:sz w:val="21"/>
    </w:rPr>
  </w:style>
  <w:style w:type="character" w:customStyle="1" w:styleId="En-tteCar">
    <w:name w:val="En-tête Car"/>
    <w:basedOn w:val="Policepardfaut"/>
    <w:link w:val="En-tte"/>
    <w:uiPriority w:val="49"/>
    <w:semiHidden/>
    <w:rsid w:val="00537C45"/>
    <w:rPr>
      <w:rFonts w:asciiTheme="majorHAnsi" w:hAnsiTheme="majorHAnsi" w:cs="Times New Roman"/>
      <w:caps/>
      <w:color w:val="7F7F7F"/>
      <w:sz w:val="21"/>
      <w:szCs w:val="24"/>
      <w:lang w:eastAsia="fr-FR"/>
    </w:rPr>
  </w:style>
  <w:style w:type="paragraph" w:customStyle="1" w:styleId="Espace2pt">
    <w:name w:val="Espace 2 pt"/>
    <w:basedOn w:val="Normal"/>
    <w:next w:val="Normal"/>
    <w:uiPriority w:val="49"/>
    <w:semiHidden/>
    <w:rsid w:val="009F4E51"/>
    <w:pPr>
      <w:suppressAutoHyphens/>
      <w:spacing w:line="40" w:lineRule="exact"/>
    </w:pPr>
    <w:rPr>
      <w:sz w:val="4"/>
    </w:rPr>
  </w:style>
  <w:style w:type="paragraph" w:customStyle="1" w:styleId="Espace4pt">
    <w:name w:val="Espace 4 pt"/>
    <w:basedOn w:val="Normal"/>
    <w:next w:val="Normal"/>
    <w:uiPriority w:val="49"/>
    <w:semiHidden/>
    <w:rsid w:val="009F4E51"/>
    <w:pPr>
      <w:suppressAutoHyphens/>
      <w:spacing w:line="80" w:lineRule="exact"/>
      <w:jc w:val="left"/>
    </w:pPr>
    <w:rPr>
      <w:sz w:val="8"/>
    </w:rPr>
  </w:style>
  <w:style w:type="paragraph" w:customStyle="1" w:styleId="Espace100pt">
    <w:name w:val="Espace 100 pt"/>
    <w:basedOn w:val="Normal"/>
    <w:next w:val="Normal"/>
    <w:uiPriority w:val="49"/>
    <w:semiHidden/>
    <w:rsid w:val="007C0859"/>
    <w:pPr>
      <w:suppressAutoHyphens/>
      <w:spacing w:after="2000"/>
      <w:jc w:val="left"/>
    </w:pPr>
  </w:style>
  <w:style w:type="character" w:customStyle="1" w:styleId="FormBarreCar">
    <w:name w:val="Form_Barre (Car)"/>
    <w:basedOn w:val="Policepardfaut"/>
    <w:uiPriority w:val="49"/>
    <w:semiHidden/>
    <w:qFormat/>
    <w:rsid w:val="009F4E51"/>
    <w:rPr>
      <w:rFonts w:ascii="Arial Narrow" w:eastAsiaTheme="minorHAnsi" w:hAnsi="Arial Narrow" w:cstheme="minorBidi"/>
      <w:noProof/>
      <w:color w:val="000000"/>
      <w:spacing w:val="-24"/>
      <w:position w:val="-2"/>
      <w:sz w:val="24"/>
      <w:szCs w:val="22"/>
      <w:lang w:eastAsia="en-US"/>
    </w:rPr>
  </w:style>
  <w:style w:type="character" w:customStyle="1" w:styleId="FormUnderscoreCar">
    <w:name w:val="Form_Underscore (Car)"/>
    <w:basedOn w:val="FormBarreCar"/>
    <w:uiPriority w:val="49"/>
    <w:semiHidden/>
    <w:qFormat/>
    <w:rsid w:val="009F4E51"/>
    <w:rPr>
      <w:rFonts w:ascii="Arial Narrow" w:eastAsiaTheme="minorHAnsi" w:hAnsi="Arial Narrow" w:cstheme="minorBidi"/>
      <w:noProof/>
      <w:color w:val="000000"/>
      <w:spacing w:val="-24"/>
      <w:w w:val="200"/>
      <w:position w:val="1"/>
      <w:sz w:val="24"/>
      <w:szCs w:val="22"/>
      <w:lang w:eastAsia="en-US"/>
    </w:rPr>
  </w:style>
  <w:style w:type="table" w:styleId="Grilledutableau">
    <w:name w:val="Table Grid"/>
    <w:aliases w:val="TABLEAU RAPPORT ANALYSE DES RÉPONSES"/>
    <w:basedOn w:val="TableauNormal"/>
    <w:rsid w:val="0038678F"/>
    <w:pPr>
      <w:spacing w:after="0" w:line="240" w:lineRule="auto"/>
    </w:pPr>
    <w:tblPr>
      <w:tblStyleRowBandSize w:val="1"/>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tcPr>
      <w:vAlign w:val="center"/>
    </w:tcPr>
    <w:tblStylePr w:type="firstRow">
      <w:pPr>
        <w:keepNext/>
        <w:wordWrap/>
      </w:pPr>
      <w:rPr>
        <w:b/>
        <w:color w:val="FFFFFF" w:themeColor="background2"/>
      </w:rPr>
      <w:tblPr/>
      <w:trPr>
        <w:cantSplit w:val="0"/>
        <w:tblHeader/>
      </w:tr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C0B9B4" w:themeFill="accent4"/>
      </w:tcPr>
    </w:tblStylePr>
    <w:tblStylePr w:type="lastRow">
      <w:rPr>
        <w:b/>
      </w:rPr>
      <w:tblPr/>
      <w:tcPr>
        <w:tcBorders>
          <w:top w:val="single" w:sz="12" w:space="0" w:color="auto"/>
          <w:left w:val="single" w:sz="4" w:space="0" w:color="auto"/>
          <w:bottom w:val="single" w:sz="12" w:space="0" w:color="auto"/>
          <w:right w:val="single" w:sz="4" w:space="0" w:color="auto"/>
          <w:insideH w:val="nil"/>
          <w:insideV w:val="single" w:sz="4" w:space="0" w:color="auto"/>
          <w:tl2br w:val="nil"/>
          <w:tr2bl w:val="nil"/>
        </w:tcBorders>
      </w:tcPr>
    </w:tblStylePr>
    <w:tblStylePr w:type="firstCol">
      <w:rPr>
        <w:i/>
      </w:rPr>
    </w:tblStylePr>
    <w:tblStylePr w:type="band1Horz">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F2F2F2" w:themeFill="background2" w:themeFillShade="F2"/>
      </w:tcPr>
    </w:tblStylePr>
  </w:style>
  <w:style w:type="paragraph" w:styleId="Index1">
    <w:name w:val="index 1"/>
    <w:basedOn w:val="Normal"/>
    <w:next w:val="Normal"/>
    <w:uiPriority w:val="49"/>
    <w:semiHidden/>
    <w:rsid w:val="009F4E51"/>
    <w:pPr>
      <w:ind w:left="210" w:hanging="210"/>
      <w:jc w:val="left"/>
    </w:pPr>
    <w:rPr>
      <w:rFonts w:eastAsiaTheme="minorHAnsi" w:cstheme="minorHAnsi"/>
      <w:sz w:val="18"/>
      <w:szCs w:val="18"/>
      <w:lang w:eastAsia="en-US"/>
    </w:rPr>
  </w:style>
  <w:style w:type="paragraph" w:styleId="Index2">
    <w:name w:val="index 2"/>
    <w:basedOn w:val="Normal"/>
    <w:next w:val="Normal"/>
    <w:uiPriority w:val="49"/>
    <w:semiHidden/>
    <w:rsid w:val="009F4E51"/>
    <w:pPr>
      <w:ind w:left="420" w:hanging="210"/>
      <w:jc w:val="left"/>
    </w:pPr>
    <w:rPr>
      <w:rFonts w:eastAsiaTheme="minorHAnsi" w:cstheme="minorHAnsi"/>
      <w:sz w:val="18"/>
      <w:szCs w:val="18"/>
      <w:lang w:eastAsia="en-US"/>
    </w:rPr>
  </w:style>
  <w:style w:type="paragraph" w:styleId="Index3">
    <w:name w:val="index 3"/>
    <w:basedOn w:val="Normal"/>
    <w:next w:val="Normal"/>
    <w:uiPriority w:val="49"/>
    <w:semiHidden/>
    <w:rsid w:val="009F4E51"/>
    <w:pPr>
      <w:ind w:left="630" w:hanging="210"/>
      <w:jc w:val="left"/>
    </w:pPr>
    <w:rPr>
      <w:rFonts w:eastAsiaTheme="minorHAnsi" w:cstheme="minorHAnsi"/>
      <w:sz w:val="18"/>
      <w:szCs w:val="18"/>
      <w:lang w:eastAsia="en-US"/>
    </w:rPr>
  </w:style>
  <w:style w:type="paragraph" w:styleId="Index4">
    <w:name w:val="index 4"/>
    <w:basedOn w:val="Normal"/>
    <w:next w:val="Normal"/>
    <w:uiPriority w:val="49"/>
    <w:semiHidden/>
    <w:rsid w:val="009F4E51"/>
    <w:pPr>
      <w:ind w:left="840" w:hanging="210"/>
      <w:jc w:val="left"/>
    </w:pPr>
    <w:rPr>
      <w:rFonts w:eastAsiaTheme="minorHAnsi" w:cstheme="minorHAnsi"/>
      <w:sz w:val="18"/>
      <w:szCs w:val="18"/>
      <w:lang w:eastAsia="en-US"/>
    </w:rPr>
  </w:style>
  <w:style w:type="paragraph" w:styleId="Index5">
    <w:name w:val="index 5"/>
    <w:basedOn w:val="Normal"/>
    <w:next w:val="Normal"/>
    <w:uiPriority w:val="49"/>
    <w:semiHidden/>
    <w:rsid w:val="009F4E51"/>
    <w:pPr>
      <w:ind w:left="1050" w:hanging="210"/>
      <w:jc w:val="left"/>
    </w:pPr>
    <w:rPr>
      <w:rFonts w:eastAsiaTheme="minorHAnsi" w:cstheme="minorHAnsi"/>
      <w:sz w:val="18"/>
      <w:szCs w:val="18"/>
      <w:lang w:eastAsia="en-US"/>
    </w:rPr>
  </w:style>
  <w:style w:type="paragraph" w:styleId="Index6">
    <w:name w:val="index 6"/>
    <w:basedOn w:val="Normal"/>
    <w:next w:val="Normal"/>
    <w:uiPriority w:val="49"/>
    <w:semiHidden/>
    <w:rsid w:val="009F4E51"/>
    <w:pPr>
      <w:ind w:left="1260" w:hanging="210"/>
      <w:jc w:val="left"/>
    </w:pPr>
    <w:rPr>
      <w:rFonts w:eastAsiaTheme="minorHAnsi" w:cstheme="minorHAnsi"/>
      <w:sz w:val="18"/>
      <w:szCs w:val="18"/>
      <w:lang w:eastAsia="en-US"/>
    </w:rPr>
  </w:style>
  <w:style w:type="paragraph" w:styleId="Index7">
    <w:name w:val="index 7"/>
    <w:basedOn w:val="Normal"/>
    <w:next w:val="Normal"/>
    <w:uiPriority w:val="49"/>
    <w:semiHidden/>
    <w:rsid w:val="009F4E51"/>
    <w:pPr>
      <w:ind w:left="1470" w:hanging="210"/>
      <w:jc w:val="left"/>
    </w:pPr>
    <w:rPr>
      <w:rFonts w:eastAsiaTheme="minorHAnsi" w:cstheme="minorHAnsi"/>
      <w:sz w:val="18"/>
      <w:szCs w:val="18"/>
      <w:lang w:eastAsia="en-US"/>
    </w:rPr>
  </w:style>
  <w:style w:type="paragraph" w:styleId="Index8">
    <w:name w:val="index 8"/>
    <w:basedOn w:val="Normal"/>
    <w:next w:val="Normal"/>
    <w:uiPriority w:val="49"/>
    <w:semiHidden/>
    <w:rsid w:val="009F4E51"/>
    <w:pPr>
      <w:ind w:left="1680" w:hanging="210"/>
      <w:jc w:val="left"/>
    </w:pPr>
    <w:rPr>
      <w:rFonts w:eastAsiaTheme="minorHAnsi" w:cstheme="minorHAnsi"/>
      <w:sz w:val="18"/>
      <w:szCs w:val="18"/>
      <w:lang w:eastAsia="en-US"/>
    </w:rPr>
  </w:style>
  <w:style w:type="paragraph" w:styleId="Index9">
    <w:name w:val="index 9"/>
    <w:basedOn w:val="Normal"/>
    <w:next w:val="Normal"/>
    <w:uiPriority w:val="49"/>
    <w:semiHidden/>
    <w:rsid w:val="009F4E51"/>
    <w:pPr>
      <w:ind w:left="1890" w:hanging="210"/>
      <w:jc w:val="left"/>
    </w:pPr>
    <w:rPr>
      <w:rFonts w:eastAsiaTheme="minorHAnsi" w:cstheme="minorHAnsi"/>
      <w:sz w:val="18"/>
      <w:szCs w:val="18"/>
      <w:lang w:eastAsia="en-US"/>
    </w:rPr>
  </w:style>
  <w:style w:type="paragraph" w:customStyle="1" w:styleId="Intertitre">
    <w:name w:val="Intertitre"/>
    <w:basedOn w:val="Normal"/>
    <w:next w:val="Normal"/>
    <w:uiPriority w:val="49"/>
    <w:semiHidden/>
    <w:qFormat/>
    <w:rsid w:val="009F4E51"/>
    <w:pPr>
      <w:keepNext/>
      <w:suppressAutoHyphens/>
      <w:spacing w:before="240"/>
      <w:jc w:val="left"/>
    </w:pPr>
    <w:rPr>
      <w:b/>
      <w:color w:val="D14A95" w:themeColor="accent1"/>
      <w:sz w:val="22"/>
    </w:rPr>
  </w:style>
  <w:style w:type="paragraph" w:styleId="Lgende">
    <w:name w:val="caption"/>
    <w:basedOn w:val="Normal"/>
    <w:next w:val="Normal"/>
    <w:uiPriority w:val="49"/>
    <w:semiHidden/>
    <w:qFormat/>
    <w:rsid w:val="009F4E51"/>
    <w:pPr>
      <w:keepNext/>
      <w:suppressAutoHyphens/>
      <w:spacing w:before="240"/>
      <w:jc w:val="left"/>
    </w:pPr>
    <w:rPr>
      <w:b/>
      <w:bCs/>
      <w:sz w:val="18"/>
      <w:szCs w:val="18"/>
    </w:rPr>
  </w:style>
  <w:style w:type="character" w:styleId="Lienhypertexte">
    <w:name w:val="Hyperlink"/>
    <w:basedOn w:val="Policepardfaut"/>
    <w:uiPriority w:val="99"/>
    <w:rsid w:val="009F4E51"/>
    <w:rPr>
      <w:color w:val="5692CE" w:themeColor="hyperlink"/>
      <w:u w:val="single"/>
    </w:rPr>
  </w:style>
  <w:style w:type="character" w:styleId="Lienhypertextesuivivisit">
    <w:name w:val="FollowedHyperlink"/>
    <w:basedOn w:val="Policepardfaut"/>
    <w:uiPriority w:val="49"/>
    <w:semiHidden/>
    <w:rsid w:val="009959F9"/>
    <w:rPr>
      <w:color w:val="auto"/>
      <w:u w:val="single"/>
    </w:rPr>
  </w:style>
  <w:style w:type="paragraph" w:styleId="Listepuces">
    <w:name w:val="List Bullet"/>
    <w:basedOn w:val="Normal"/>
    <w:uiPriority w:val="24"/>
    <w:qFormat/>
    <w:rsid w:val="004C2717"/>
    <w:pPr>
      <w:numPr>
        <w:numId w:val="2"/>
      </w:numPr>
      <w:spacing w:before="80" w:after="80"/>
    </w:pPr>
  </w:style>
  <w:style w:type="paragraph" w:styleId="Listepuces2">
    <w:name w:val="List Bullet 2"/>
    <w:basedOn w:val="Normal"/>
    <w:uiPriority w:val="24"/>
    <w:qFormat/>
    <w:rsid w:val="004C2717"/>
    <w:pPr>
      <w:numPr>
        <w:ilvl w:val="1"/>
        <w:numId w:val="2"/>
      </w:numPr>
      <w:spacing w:before="60" w:after="60"/>
    </w:pPr>
  </w:style>
  <w:style w:type="paragraph" w:styleId="Listepuces3">
    <w:name w:val="List Bullet 3"/>
    <w:basedOn w:val="Normal"/>
    <w:uiPriority w:val="49"/>
    <w:semiHidden/>
    <w:qFormat/>
    <w:rsid w:val="009F4E51"/>
    <w:pPr>
      <w:numPr>
        <w:ilvl w:val="2"/>
        <w:numId w:val="2"/>
      </w:numPr>
      <w:spacing w:before="40" w:after="40"/>
      <w:contextualSpacing/>
    </w:pPr>
  </w:style>
  <w:style w:type="paragraph" w:customStyle="1" w:styleId="Listenumrote">
    <w:name w:val="Liste numérotée"/>
    <w:basedOn w:val="Normal"/>
    <w:uiPriority w:val="49"/>
    <w:semiHidden/>
    <w:qFormat/>
    <w:rsid w:val="009F4E51"/>
    <w:pPr>
      <w:numPr>
        <w:numId w:val="3"/>
      </w:numPr>
    </w:pPr>
  </w:style>
  <w:style w:type="paragraph" w:customStyle="1" w:styleId="Miseenvaleurtexte">
    <w:name w:val="Mise en valeur texte"/>
    <w:basedOn w:val="Normal"/>
    <w:next w:val="Normal"/>
    <w:uiPriority w:val="49"/>
    <w:semiHidden/>
    <w:qFormat/>
    <w:rsid w:val="009F4E51"/>
    <w:pPr>
      <w:pBdr>
        <w:top w:val="single" w:sz="2" w:space="1" w:color="FFFFFF" w:themeColor="background1"/>
        <w:left w:val="single" w:sz="18" w:space="4" w:color="auto"/>
        <w:bottom w:val="single" w:sz="2" w:space="1" w:color="FFFFFF" w:themeColor="background1"/>
      </w:pBdr>
      <w:spacing w:before="240" w:after="240"/>
      <w:ind w:left="170"/>
      <w:contextualSpacing/>
      <w:jc w:val="left"/>
    </w:pPr>
    <w:rPr>
      <w:rFonts w:eastAsia="SimSun" w:cstheme="minorBidi"/>
      <w:b/>
      <w:szCs w:val="22"/>
      <w:lang w:eastAsia="en-US"/>
    </w:rPr>
  </w:style>
  <w:style w:type="paragraph" w:customStyle="1" w:styleId="Normalgauche">
    <w:name w:val="Normal (gauche)"/>
    <w:basedOn w:val="Normal"/>
    <w:uiPriority w:val="49"/>
    <w:semiHidden/>
    <w:qFormat/>
    <w:rsid w:val="009F4E51"/>
    <w:pPr>
      <w:suppressAutoHyphens/>
    </w:pPr>
    <w:rPr>
      <w:rFonts w:ascii="Verdana" w:hAnsi="Verdana"/>
      <w:sz w:val="18"/>
    </w:rPr>
  </w:style>
  <w:style w:type="paragraph" w:customStyle="1" w:styleId="Normaltableaux">
    <w:name w:val="Normal (tableaux)"/>
    <w:basedOn w:val="Normal"/>
    <w:uiPriority w:val="19"/>
    <w:qFormat/>
    <w:rsid w:val="004B5DFE"/>
    <w:pPr>
      <w:keepLines/>
      <w:suppressAutoHyphens/>
      <w:spacing w:before="60" w:after="60"/>
      <w:jc w:val="left"/>
    </w:pPr>
    <w:rPr>
      <w:sz w:val="22"/>
    </w:rPr>
  </w:style>
  <w:style w:type="paragraph" w:customStyle="1" w:styleId="Normal18ptavant">
    <w:name w:val="Normal + 18 pt avant"/>
    <w:basedOn w:val="Normal"/>
    <w:next w:val="Normal"/>
    <w:uiPriority w:val="49"/>
    <w:semiHidden/>
    <w:qFormat/>
    <w:rsid w:val="009F4E51"/>
    <w:pPr>
      <w:spacing w:before="360" w:after="140" w:line="280" w:lineRule="atLeast"/>
    </w:pPr>
    <w:rPr>
      <w:rFonts w:ascii="BNPP Sans Light" w:eastAsia="Batang" w:hAnsi="BNPP Sans Light"/>
      <w:sz w:val="23"/>
    </w:rPr>
  </w:style>
  <w:style w:type="paragraph" w:styleId="Normalcentr">
    <w:name w:val="Block Text"/>
    <w:basedOn w:val="Normal"/>
    <w:uiPriority w:val="49"/>
    <w:semiHidden/>
    <w:rsid w:val="009F4E51"/>
    <w:pPr>
      <w:pBdr>
        <w:top w:val="single" w:sz="2" w:space="10" w:color="D14A95" w:themeColor="accent1"/>
        <w:left w:val="single" w:sz="2" w:space="10" w:color="D14A95" w:themeColor="accent1"/>
        <w:bottom w:val="single" w:sz="2" w:space="10" w:color="D14A95" w:themeColor="accent1"/>
        <w:right w:val="single" w:sz="2" w:space="10" w:color="D14A95" w:themeColor="accent1"/>
      </w:pBdr>
      <w:ind w:left="1152" w:right="1152"/>
    </w:pPr>
    <w:rPr>
      <w:rFonts w:eastAsiaTheme="minorEastAsia" w:cstheme="minorBidi"/>
      <w:i/>
      <w:iCs/>
      <w:color w:val="D14A95" w:themeColor="accent1"/>
    </w:rPr>
  </w:style>
  <w:style w:type="paragraph" w:customStyle="1" w:styleId="Normalgauche0">
    <w:name w:val="Normal gauche"/>
    <w:basedOn w:val="Normalcentr"/>
    <w:uiPriority w:val="49"/>
    <w:semiHidden/>
    <w:qFormat/>
    <w:rsid w:val="009F4E51"/>
    <w:pPr>
      <w:pBdr>
        <w:top w:val="none" w:sz="0" w:space="0" w:color="auto"/>
        <w:left w:val="none" w:sz="0" w:space="0" w:color="auto"/>
        <w:bottom w:val="none" w:sz="0" w:space="0" w:color="auto"/>
        <w:right w:val="none" w:sz="0" w:space="0" w:color="auto"/>
      </w:pBdr>
      <w:suppressAutoHyphens/>
      <w:ind w:left="0" w:right="0"/>
    </w:pPr>
    <w:rPr>
      <w:rFonts w:ascii="Verdana" w:eastAsia="Times New Roman" w:hAnsi="Verdana" w:cs="Times New Roman"/>
      <w:i w:val="0"/>
      <w:iCs w:val="0"/>
      <w:color w:val="auto"/>
      <w:sz w:val="18"/>
    </w:rPr>
  </w:style>
  <w:style w:type="paragraph" w:styleId="Notedebasdepage">
    <w:name w:val="footnote text"/>
    <w:basedOn w:val="Normal"/>
    <w:link w:val="NotedebasdepageCar"/>
    <w:uiPriority w:val="49"/>
    <w:semiHidden/>
    <w:rsid w:val="00744CC0"/>
    <w:pPr>
      <w:spacing w:after="0"/>
    </w:pPr>
    <w:rPr>
      <w:sz w:val="20"/>
      <w:szCs w:val="20"/>
    </w:rPr>
  </w:style>
  <w:style w:type="character" w:customStyle="1" w:styleId="NotedebasdepageCar">
    <w:name w:val="Note de bas de page Car"/>
    <w:basedOn w:val="Policepardfaut"/>
    <w:link w:val="Notedebasdepage"/>
    <w:uiPriority w:val="49"/>
    <w:semiHidden/>
    <w:rsid w:val="00744CC0"/>
    <w:rPr>
      <w:rFonts w:cs="Times New Roman"/>
      <w:sz w:val="20"/>
      <w:szCs w:val="20"/>
      <w:lang w:eastAsia="fr-FR"/>
    </w:rPr>
  </w:style>
  <w:style w:type="paragraph" w:styleId="Pieddepage">
    <w:name w:val="footer"/>
    <w:basedOn w:val="Normal"/>
    <w:link w:val="PieddepageCar"/>
    <w:uiPriority w:val="99"/>
    <w:rsid w:val="008F18BD"/>
    <w:pPr>
      <w:tabs>
        <w:tab w:val="center" w:pos="4536"/>
        <w:tab w:val="right" w:pos="9072"/>
      </w:tabs>
      <w:suppressAutoHyphens/>
      <w:spacing w:before="2" w:after="2"/>
      <w:jc w:val="center"/>
    </w:pPr>
    <w:rPr>
      <w:rFonts w:asciiTheme="majorHAnsi" w:hAnsiTheme="majorHAnsi"/>
      <w:sz w:val="18"/>
    </w:rPr>
  </w:style>
  <w:style w:type="character" w:customStyle="1" w:styleId="PieddepageCar">
    <w:name w:val="Pied de page Car"/>
    <w:basedOn w:val="Policepardfaut"/>
    <w:link w:val="Pieddepage"/>
    <w:uiPriority w:val="99"/>
    <w:rsid w:val="008F18BD"/>
    <w:rPr>
      <w:rFonts w:asciiTheme="majorHAnsi" w:hAnsiTheme="majorHAnsi" w:cs="Times New Roman"/>
      <w:sz w:val="18"/>
      <w:szCs w:val="24"/>
      <w:lang w:eastAsia="fr-FR"/>
    </w:rPr>
  </w:style>
  <w:style w:type="paragraph" w:customStyle="1" w:styleId="Sautdepage">
    <w:name w:val="Saut de page"/>
    <w:basedOn w:val="Normal"/>
    <w:next w:val="Normal"/>
    <w:uiPriority w:val="49"/>
    <w:semiHidden/>
    <w:qFormat/>
    <w:rsid w:val="009F4E51"/>
    <w:pPr>
      <w:pageBreakBefore/>
    </w:pPr>
  </w:style>
  <w:style w:type="paragraph" w:customStyle="1" w:styleId="Sautdesection">
    <w:name w:val="Saut de section"/>
    <w:basedOn w:val="Normal"/>
    <w:next w:val="Normal"/>
    <w:uiPriority w:val="59"/>
    <w:rsid w:val="004B74FB"/>
    <w:pPr>
      <w:keepLines/>
      <w:suppressAutoHyphens/>
      <w:spacing w:before="1" w:after="1"/>
      <w:jc w:val="left"/>
    </w:pPr>
    <w:rPr>
      <w:color w:val="FF0000"/>
      <w:w w:val="500"/>
      <w:sz w:val="16"/>
    </w:rPr>
  </w:style>
  <w:style w:type="paragraph" w:customStyle="1" w:styleId="Sommaire">
    <w:name w:val="Sommaire"/>
    <w:basedOn w:val="Normal"/>
    <w:next w:val="Normal"/>
    <w:uiPriority w:val="49"/>
    <w:semiHidden/>
    <w:rsid w:val="009F4E51"/>
    <w:pPr>
      <w:pageBreakBefore/>
      <w:pBdr>
        <w:bottom w:val="single" w:sz="4" w:space="1" w:color="auto"/>
      </w:pBdr>
      <w:suppressAutoHyphens/>
      <w:spacing w:after="240"/>
      <w:jc w:val="left"/>
    </w:pPr>
    <w:rPr>
      <w:rFonts w:asciiTheme="majorHAnsi" w:hAnsiTheme="majorHAnsi"/>
      <w:sz w:val="40"/>
    </w:rPr>
  </w:style>
  <w:style w:type="paragraph" w:customStyle="1" w:styleId="Sourcenote">
    <w:name w:val="Source/note"/>
    <w:basedOn w:val="Normal"/>
    <w:next w:val="Normal"/>
    <w:uiPriority w:val="49"/>
    <w:qFormat/>
    <w:rsid w:val="006B73DD"/>
    <w:pPr>
      <w:spacing w:after="440"/>
      <w:contextualSpacing/>
    </w:pPr>
    <w:rPr>
      <w:i/>
      <w:sz w:val="20"/>
    </w:rPr>
  </w:style>
  <w:style w:type="paragraph" w:styleId="Sous-titre">
    <w:name w:val="Subtitle"/>
    <w:basedOn w:val="Normal"/>
    <w:next w:val="Normal"/>
    <w:link w:val="Sous-titreCar"/>
    <w:semiHidden/>
    <w:qFormat/>
    <w:rsid w:val="009F4E51"/>
    <w:pPr>
      <w:numPr>
        <w:ilvl w:val="1"/>
      </w:numPr>
      <w:suppressAutoHyphens/>
      <w:ind w:firstLine="709"/>
      <w:jc w:val="left"/>
    </w:pPr>
    <w:rPr>
      <w:rFonts w:asciiTheme="majorHAnsi" w:eastAsiaTheme="majorEastAsia" w:hAnsiTheme="majorHAnsi" w:cstheme="majorBidi"/>
      <w:iCs/>
    </w:rPr>
  </w:style>
  <w:style w:type="character" w:customStyle="1" w:styleId="Sous-titreCar">
    <w:name w:val="Sous-titre Car"/>
    <w:basedOn w:val="Policepardfaut"/>
    <w:link w:val="Sous-titre"/>
    <w:semiHidden/>
    <w:rsid w:val="003A4DD4"/>
    <w:rPr>
      <w:rFonts w:asciiTheme="majorHAnsi" w:eastAsiaTheme="majorEastAsia" w:hAnsiTheme="majorHAnsi" w:cstheme="majorBidi"/>
      <w:iCs/>
      <w:sz w:val="24"/>
      <w:szCs w:val="24"/>
      <w:lang w:eastAsia="fr-FR"/>
    </w:rPr>
  </w:style>
  <w:style w:type="paragraph" w:styleId="Titre">
    <w:name w:val="Title"/>
    <w:basedOn w:val="Normal"/>
    <w:next w:val="Normal"/>
    <w:link w:val="TitreCar"/>
    <w:semiHidden/>
    <w:qFormat/>
    <w:rsid w:val="009F4E51"/>
    <w:pPr>
      <w:suppressAutoHyphens/>
      <w:contextualSpacing/>
      <w:jc w:val="left"/>
    </w:pPr>
    <w:rPr>
      <w:rFonts w:asciiTheme="majorHAnsi" w:eastAsiaTheme="majorEastAsia" w:hAnsiTheme="majorHAnsi" w:cstheme="majorBidi"/>
      <w:color w:val="D14A95" w:themeColor="accent1"/>
      <w:kern w:val="28"/>
      <w:sz w:val="52"/>
      <w:szCs w:val="52"/>
    </w:rPr>
  </w:style>
  <w:style w:type="character" w:customStyle="1" w:styleId="TitreCar">
    <w:name w:val="Titre Car"/>
    <w:basedOn w:val="Policepardfaut"/>
    <w:link w:val="Titre"/>
    <w:semiHidden/>
    <w:rsid w:val="003A4DD4"/>
    <w:rPr>
      <w:rFonts w:asciiTheme="majorHAnsi" w:eastAsiaTheme="majorEastAsia" w:hAnsiTheme="majorHAnsi" w:cstheme="majorBidi"/>
      <w:color w:val="D14A95" w:themeColor="accent1"/>
      <w:kern w:val="28"/>
      <w:sz w:val="52"/>
      <w:szCs w:val="52"/>
      <w:lang w:eastAsia="fr-FR"/>
    </w:rPr>
  </w:style>
  <w:style w:type="character" w:customStyle="1" w:styleId="Titre1Car">
    <w:name w:val="Titre 1 Car"/>
    <w:basedOn w:val="Policepardfaut"/>
    <w:link w:val="Titre1"/>
    <w:uiPriority w:val="14"/>
    <w:rsid w:val="00227EFC"/>
    <w:rPr>
      <w:rFonts w:asciiTheme="majorHAnsi" w:eastAsiaTheme="majorEastAsia" w:hAnsiTheme="majorHAnsi" w:cstheme="majorBidi"/>
      <w:b/>
      <w:bCs/>
      <w:caps/>
      <w:sz w:val="30"/>
      <w:szCs w:val="28"/>
      <w:lang w:eastAsia="fr-FR"/>
    </w:rPr>
  </w:style>
  <w:style w:type="character" w:customStyle="1" w:styleId="Titre2Car">
    <w:name w:val="Titre 2 Car"/>
    <w:basedOn w:val="Policepardfaut"/>
    <w:link w:val="Titre2"/>
    <w:uiPriority w:val="14"/>
    <w:rsid w:val="00227EFC"/>
    <w:rPr>
      <w:rFonts w:asciiTheme="majorHAnsi" w:eastAsiaTheme="majorEastAsia" w:hAnsiTheme="majorHAnsi" w:cstheme="majorBidi"/>
      <w:b/>
      <w:bCs/>
      <w:sz w:val="28"/>
      <w:szCs w:val="26"/>
      <w:lang w:eastAsia="fr-FR"/>
    </w:rPr>
  </w:style>
  <w:style w:type="character" w:customStyle="1" w:styleId="Titre3Car">
    <w:name w:val="Titre 3 Car"/>
    <w:basedOn w:val="Policepardfaut"/>
    <w:link w:val="Titre3"/>
    <w:uiPriority w:val="14"/>
    <w:rsid w:val="001F5ECE"/>
    <w:rPr>
      <w:rFonts w:asciiTheme="majorHAnsi" w:eastAsiaTheme="majorEastAsia" w:hAnsiTheme="majorHAnsi" w:cstheme="majorBidi"/>
      <w:b/>
      <w:bCs/>
      <w:sz w:val="25"/>
      <w:szCs w:val="24"/>
      <w:lang w:eastAsia="fr-FR"/>
    </w:rPr>
  </w:style>
  <w:style w:type="character" w:customStyle="1" w:styleId="Titre4Car">
    <w:name w:val="Titre 4 Car"/>
    <w:basedOn w:val="Policepardfaut"/>
    <w:link w:val="Titre4"/>
    <w:uiPriority w:val="14"/>
    <w:rsid w:val="001F5ECE"/>
    <w:rPr>
      <w:rFonts w:asciiTheme="majorHAnsi" w:eastAsiaTheme="majorEastAsia" w:hAnsiTheme="majorHAnsi" w:cstheme="majorBidi"/>
      <w:bCs/>
      <w:iCs/>
      <w:sz w:val="25"/>
      <w:szCs w:val="24"/>
      <w:u w:val="single"/>
      <w:lang w:eastAsia="fr-FR"/>
    </w:rPr>
  </w:style>
  <w:style w:type="character" w:customStyle="1" w:styleId="Titre5Car">
    <w:name w:val="Titre 5 Car"/>
    <w:basedOn w:val="Policepardfaut"/>
    <w:link w:val="Titre5"/>
    <w:uiPriority w:val="14"/>
    <w:semiHidden/>
    <w:rsid w:val="006925F2"/>
    <w:rPr>
      <w:rFonts w:asciiTheme="majorHAnsi" w:eastAsiaTheme="majorEastAsia" w:hAnsiTheme="majorHAnsi" w:cstheme="majorBidi"/>
      <w:sz w:val="24"/>
      <w:szCs w:val="24"/>
      <w:lang w:eastAsia="fr-FR"/>
    </w:rPr>
  </w:style>
  <w:style w:type="character" w:customStyle="1" w:styleId="Titre6Car">
    <w:name w:val="Titre 6 Car"/>
    <w:basedOn w:val="Policepardfaut"/>
    <w:link w:val="Titre6"/>
    <w:uiPriority w:val="49"/>
    <w:semiHidden/>
    <w:rsid w:val="00FE50B3"/>
    <w:rPr>
      <w:rFonts w:asciiTheme="majorHAnsi" w:eastAsiaTheme="majorEastAsia" w:hAnsiTheme="majorHAnsi" w:cstheme="majorBidi"/>
      <w:i/>
      <w:iCs/>
      <w:color w:val="701C4A" w:themeColor="accent1" w:themeShade="7F"/>
      <w:sz w:val="24"/>
      <w:szCs w:val="24"/>
      <w:lang w:eastAsia="fr-FR"/>
    </w:rPr>
  </w:style>
  <w:style w:type="character" w:customStyle="1" w:styleId="Titre7Car">
    <w:name w:val="Titre 7 Car"/>
    <w:basedOn w:val="Policepardfaut"/>
    <w:link w:val="Titre7"/>
    <w:uiPriority w:val="49"/>
    <w:semiHidden/>
    <w:rsid w:val="00FE50B3"/>
    <w:rPr>
      <w:rFonts w:asciiTheme="majorHAnsi" w:eastAsiaTheme="majorEastAsia" w:hAnsiTheme="majorHAnsi" w:cstheme="majorBidi"/>
      <w:i/>
      <w:iCs/>
      <w:color w:val="404040" w:themeColor="text1" w:themeTint="BF"/>
      <w:sz w:val="24"/>
      <w:szCs w:val="24"/>
      <w:lang w:eastAsia="fr-FR"/>
    </w:rPr>
  </w:style>
  <w:style w:type="character" w:customStyle="1" w:styleId="Titre8Car">
    <w:name w:val="Titre 8 Car"/>
    <w:basedOn w:val="Policepardfaut"/>
    <w:link w:val="Titre8"/>
    <w:uiPriority w:val="49"/>
    <w:semiHidden/>
    <w:rsid w:val="00FE50B3"/>
    <w:rPr>
      <w:rFonts w:asciiTheme="majorHAnsi" w:eastAsiaTheme="majorEastAsia" w:hAnsiTheme="majorHAnsi" w:cstheme="majorBidi"/>
      <w:color w:val="404040" w:themeColor="text1" w:themeTint="BF"/>
      <w:sz w:val="24"/>
      <w:szCs w:val="20"/>
      <w:lang w:eastAsia="fr-FR"/>
    </w:rPr>
  </w:style>
  <w:style w:type="character" w:customStyle="1" w:styleId="Titre9Car">
    <w:name w:val="Titre 9 Car"/>
    <w:basedOn w:val="Policepardfaut"/>
    <w:link w:val="Titre9"/>
    <w:uiPriority w:val="49"/>
    <w:semiHidden/>
    <w:rsid w:val="00FE50B3"/>
    <w:rPr>
      <w:rFonts w:asciiTheme="majorHAnsi" w:eastAsiaTheme="majorEastAsia" w:hAnsiTheme="majorHAnsi" w:cstheme="majorBidi"/>
      <w:i/>
      <w:iCs/>
      <w:color w:val="404040" w:themeColor="text1" w:themeTint="BF"/>
      <w:sz w:val="24"/>
      <w:szCs w:val="20"/>
      <w:lang w:eastAsia="fr-FR"/>
    </w:rPr>
  </w:style>
  <w:style w:type="paragraph" w:styleId="TM1">
    <w:name w:val="toc 1"/>
    <w:basedOn w:val="Normal"/>
    <w:next w:val="Normal"/>
    <w:uiPriority w:val="39"/>
    <w:rsid w:val="00595555"/>
    <w:pPr>
      <w:keepNext/>
      <w:tabs>
        <w:tab w:val="left" w:pos="540"/>
        <w:tab w:val="left" w:pos="720"/>
        <w:tab w:val="right" w:leader="dot" w:pos="9072"/>
      </w:tabs>
      <w:suppressAutoHyphens/>
      <w:spacing w:before="100" w:after="50"/>
      <w:ind w:left="538" w:right="709" w:hanging="181"/>
      <w:jc w:val="left"/>
    </w:pPr>
    <w:rPr>
      <w:rFonts w:asciiTheme="majorHAnsi" w:hAnsiTheme="majorHAnsi"/>
      <w:caps/>
      <w:noProof/>
    </w:rPr>
  </w:style>
  <w:style w:type="paragraph" w:styleId="TM2">
    <w:name w:val="toc 2"/>
    <w:basedOn w:val="Normal"/>
    <w:next w:val="Normal"/>
    <w:uiPriority w:val="39"/>
    <w:rsid w:val="00244257"/>
    <w:pPr>
      <w:tabs>
        <w:tab w:val="left" w:pos="900"/>
        <w:tab w:val="left" w:pos="1080"/>
        <w:tab w:val="left" w:pos="1260"/>
        <w:tab w:val="left" w:pos="1440"/>
        <w:tab w:val="right" w:leader="dot" w:pos="9072"/>
      </w:tabs>
      <w:suppressAutoHyphens/>
      <w:spacing w:before="100" w:after="50"/>
      <w:ind w:left="900" w:right="709" w:hanging="360"/>
      <w:contextualSpacing/>
      <w:jc w:val="left"/>
    </w:pPr>
    <w:rPr>
      <w:rFonts w:asciiTheme="majorHAnsi" w:hAnsiTheme="majorHAnsi"/>
      <w:noProof/>
    </w:rPr>
  </w:style>
  <w:style w:type="paragraph" w:styleId="TM3">
    <w:name w:val="toc 3"/>
    <w:basedOn w:val="Normal"/>
    <w:next w:val="Normal"/>
    <w:uiPriority w:val="39"/>
    <w:rsid w:val="00802D6C"/>
    <w:pPr>
      <w:tabs>
        <w:tab w:val="left" w:pos="1440"/>
        <w:tab w:val="left" w:pos="1620"/>
        <w:tab w:val="left" w:pos="1800"/>
        <w:tab w:val="right" w:leader="dot" w:pos="9072"/>
      </w:tabs>
      <w:suppressAutoHyphens/>
      <w:spacing w:before="50" w:after="25"/>
      <w:ind w:left="1440" w:right="709" w:hanging="540"/>
      <w:contextualSpacing/>
      <w:jc w:val="left"/>
    </w:pPr>
    <w:rPr>
      <w:rFonts w:asciiTheme="majorHAnsi" w:hAnsiTheme="majorHAnsi"/>
      <w:noProof/>
      <w:sz w:val="22"/>
    </w:rPr>
  </w:style>
  <w:style w:type="paragraph" w:styleId="TM4">
    <w:name w:val="toc 4"/>
    <w:basedOn w:val="Normal"/>
    <w:next w:val="Normal"/>
    <w:uiPriority w:val="39"/>
    <w:semiHidden/>
    <w:rsid w:val="00660F91"/>
    <w:pPr>
      <w:tabs>
        <w:tab w:val="left" w:pos="1800"/>
        <w:tab w:val="left" w:pos="1980"/>
        <w:tab w:val="left" w:pos="2160"/>
        <w:tab w:val="right" w:leader="dot" w:pos="9072"/>
      </w:tabs>
      <w:suppressAutoHyphens/>
      <w:spacing w:before="20" w:after="20"/>
      <w:ind w:left="1800" w:right="709" w:hanging="720"/>
      <w:contextualSpacing/>
      <w:jc w:val="left"/>
    </w:pPr>
    <w:rPr>
      <w:rFonts w:asciiTheme="majorHAnsi" w:hAnsiTheme="majorHAnsi"/>
      <w:noProof/>
      <w:sz w:val="20"/>
    </w:rPr>
  </w:style>
  <w:style w:type="paragraph" w:styleId="TM5">
    <w:name w:val="toc 5"/>
    <w:basedOn w:val="Normal"/>
    <w:next w:val="Normal"/>
    <w:uiPriority w:val="39"/>
    <w:semiHidden/>
    <w:rsid w:val="004968CD"/>
    <w:pPr>
      <w:tabs>
        <w:tab w:val="left" w:pos="2520"/>
        <w:tab w:val="left" w:pos="2700"/>
        <w:tab w:val="left" w:pos="2880"/>
        <w:tab w:val="right" w:leader="dot" w:pos="9072"/>
      </w:tabs>
      <w:suppressAutoHyphens/>
      <w:spacing w:after="0"/>
      <w:ind w:left="2520" w:right="709" w:hanging="720"/>
      <w:contextualSpacing/>
      <w:jc w:val="left"/>
    </w:pPr>
    <w:rPr>
      <w:rFonts w:asciiTheme="majorHAnsi" w:hAnsiTheme="majorHAnsi"/>
      <w:noProof/>
      <w:sz w:val="18"/>
    </w:rPr>
  </w:style>
  <w:style w:type="paragraph" w:styleId="TM6">
    <w:name w:val="toc 6"/>
    <w:basedOn w:val="Normal"/>
    <w:next w:val="Normal"/>
    <w:uiPriority w:val="49"/>
    <w:semiHidden/>
    <w:rsid w:val="009F4E51"/>
    <w:pPr>
      <w:tabs>
        <w:tab w:val="right" w:pos="9072"/>
      </w:tabs>
      <w:suppressAutoHyphens/>
      <w:spacing w:before="20" w:after="20"/>
      <w:ind w:right="851"/>
      <w:contextualSpacing/>
      <w:jc w:val="left"/>
    </w:pPr>
    <w:rPr>
      <w:noProof/>
      <w:sz w:val="16"/>
    </w:rPr>
  </w:style>
  <w:style w:type="paragraph" w:styleId="TM7">
    <w:name w:val="toc 7"/>
    <w:basedOn w:val="Normal"/>
    <w:next w:val="Normal"/>
    <w:uiPriority w:val="39"/>
    <w:semiHidden/>
    <w:rsid w:val="00A9540B"/>
    <w:pPr>
      <w:tabs>
        <w:tab w:val="left" w:pos="1440"/>
        <w:tab w:val="left" w:pos="1540"/>
        <w:tab w:val="right" w:leader="dot" w:pos="9072"/>
      </w:tabs>
      <w:suppressAutoHyphens/>
      <w:spacing w:before="30" w:after="30"/>
      <w:ind w:left="1440" w:right="709" w:hanging="1259"/>
      <w:jc w:val="left"/>
    </w:pPr>
    <w:rPr>
      <w:rFonts w:asciiTheme="majorHAnsi" w:hAnsiTheme="majorHAnsi"/>
      <w:noProof/>
      <w:sz w:val="22"/>
    </w:rPr>
  </w:style>
  <w:style w:type="paragraph" w:styleId="TM8">
    <w:name w:val="toc 8"/>
    <w:basedOn w:val="Normal"/>
    <w:next w:val="Normal"/>
    <w:uiPriority w:val="39"/>
    <w:semiHidden/>
    <w:rsid w:val="001D512C"/>
    <w:pPr>
      <w:tabs>
        <w:tab w:val="right" w:leader="dot" w:pos="9072"/>
      </w:tabs>
      <w:suppressAutoHyphens/>
      <w:spacing w:before="200" w:after="100"/>
      <w:ind w:right="709"/>
      <w:jc w:val="left"/>
    </w:pPr>
    <w:rPr>
      <w:rFonts w:asciiTheme="majorHAnsi" w:hAnsiTheme="majorHAnsi"/>
      <w:b/>
      <w:caps/>
      <w:noProof/>
    </w:rPr>
  </w:style>
  <w:style w:type="paragraph" w:styleId="TM9">
    <w:name w:val="toc 9"/>
    <w:basedOn w:val="Normal"/>
    <w:next w:val="Normal"/>
    <w:uiPriority w:val="39"/>
    <w:semiHidden/>
    <w:rsid w:val="00595555"/>
    <w:pPr>
      <w:tabs>
        <w:tab w:val="right" w:leader="dot" w:pos="9072"/>
      </w:tabs>
      <w:suppressAutoHyphens/>
      <w:spacing w:before="100" w:after="50"/>
      <w:ind w:left="360" w:right="709"/>
      <w:jc w:val="left"/>
    </w:pPr>
    <w:rPr>
      <w:rFonts w:asciiTheme="majorHAnsi" w:hAnsiTheme="majorHAnsi"/>
      <w:caps/>
      <w:noProof/>
    </w:rPr>
  </w:style>
  <w:style w:type="paragraph" w:customStyle="1" w:styleId="TITREDUDOCUMENT">
    <w:name w:val="TITRE DU DOCUMENT"/>
    <w:basedOn w:val="Normal"/>
    <w:next w:val="Normal"/>
    <w:uiPriority w:val="3"/>
    <w:rsid w:val="001F3391"/>
    <w:pPr>
      <w:suppressAutoHyphens/>
      <w:spacing w:before="1000" w:after="1360"/>
      <w:jc w:val="right"/>
    </w:pPr>
    <w:rPr>
      <w:rFonts w:asciiTheme="majorHAnsi" w:hAnsiTheme="majorHAnsi"/>
      <w:caps/>
      <w:sz w:val="72"/>
      <w:szCs w:val="72"/>
    </w:rPr>
  </w:style>
  <w:style w:type="paragraph" w:customStyle="1" w:styleId="RAPPORTDANALYSEDESRPONSES">
    <w:name w:val="RAPPORT D ANALYSE DES RÉPONSES"/>
    <w:basedOn w:val="Normal"/>
    <w:next w:val="Normal"/>
    <w:uiPriority w:val="2"/>
    <w:rsid w:val="003C57B1"/>
    <w:pPr>
      <w:suppressAutoHyphens/>
      <w:spacing w:before="1200" w:after="600"/>
      <w:jc w:val="right"/>
    </w:pPr>
    <w:rPr>
      <w:rFonts w:ascii="Arial" w:hAnsi="Arial" w:cs="Arial"/>
      <w:b/>
      <w:caps/>
      <w:sz w:val="40"/>
      <w:szCs w:val="40"/>
    </w:rPr>
  </w:style>
  <w:style w:type="character" w:styleId="Textedelespacerserv">
    <w:name w:val="Placeholder Text"/>
    <w:basedOn w:val="Policepardfaut"/>
    <w:uiPriority w:val="49"/>
    <w:semiHidden/>
    <w:rsid w:val="00AB07BC"/>
    <w:rPr>
      <w:color w:val="808080"/>
    </w:rPr>
  </w:style>
  <w:style w:type="paragraph" w:customStyle="1" w:styleId="Dposledate">
    <w:name w:val="Déposé le [date]"/>
    <w:basedOn w:val="Normal"/>
    <w:next w:val="Normal"/>
    <w:uiPriority w:val="4"/>
    <w:rsid w:val="005B2304"/>
    <w:pPr>
      <w:framePr w:wrap="around" w:hAnchor="margin" w:xAlign="right" w:yAlign="bottom" w:anchorLock="1"/>
      <w:suppressAutoHyphens/>
      <w:jc w:val="right"/>
    </w:pPr>
    <w:rPr>
      <w:b/>
      <w:sz w:val="28"/>
    </w:rPr>
  </w:style>
  <w:style w:type="paragraph" w:customStyle="1" w:styleId="Filetsparateur">
    <w:name w:val="Filet séparateur"/>
    <w:basedOn w:val="Normal"/>
    <w:next w:val="Normal"/>
    <w:uiPriority w:val="1"/>
    <w:rsid w:val="0093429C"/>
    <w:pPr>
      <w:pBdr>
        <w:bottom w:val="single" w:sz="6" w:space="1" w:color="auto"/>
      </w:pBdr>
      <w:suppressAutoHyphens/>
      <w:spacing w:after="240"/>
      <w:ind w:left="28" w:right="8307"/>
      <w:jc w:val="left"/>
    </w:pPr>
  </w:style>
  <w:style w:type="character" w:styleId="Numrodepage">
    <w:name w:val="page number"/>
    <w:basedOn w:val="Policepardfaut"/>
    <w:uiPriority w:val="49"/>
    <w:semiHidden/>
    <w:rsid w:val="00A12F62"/>
    <w:rPr>
      <w:sz w:val="24"/>
    </w:rPr>
  </w:style>
  <w:style w:type="paragraph" w:customStyle="1" w:styleId="TABLEDESMATIRES">
    <w:name w:val="TABLE DES MATIÈRES"/>
    <w:basedOn w:val="Normal"/>
    <w:next w:val="Normal"/>
    <w:uiPriority w:val="6"/>
    <w:rsid w:val="00A41696"/>
    <w:pPr>
      <w:pageBreakBefore/>
      <w:spacing w:after="480"/>
      <w:jc w:val="center"/>
    </w:pPr>
    <w:rPr>
      <w:rFonts w:asciiTheme="majorHAnsi" w:hAnsiTheme="majorHAnsi"/>
      <w:b/>
      <w:caps/>
      <w:sz w:val="32"/>
    </w:rPr>
  </w:style>
  <w:style w:type="paragraph" w:customStyle="1" w:styleId="TITRENONNUMROT">
    <w:name w:val="TITRE NON NUMÉROTÉ"/>
    <w:basedOn w:val="Normal"/>
    <w:next w:val="Normal"/>
    <w:uiPriority w:val="7"/>
    <w:qFormat/>
    <w:rsid w:val="004C208D"/>
    <w:pPr>
      <w:keepNext/>
      <w:suppressAutoHyphens/>
      <w:spacing w:before="1000" w:after="500"/>
      <w:jc w:val="center"/>
    </w:pPr>
    <w:rPr>
      <w:rFonts w:asciiTheme="majorHAnsi" w:hAnsiTheme="majorHAnsi"/>
      <w:b/>
      <w:caps/>
      <w:sz w:val="30"/>
    </w:rPr>
  </w:style>
  <w:style w:type="paragraph" w:customStyle="1" w:styleId="TITREPARTIE">
    <w:name w:val="TITRE PARTIE"/>
    <w:basedOn w:val="Normal"/>
    <w:next w:val="Normal"/>
    <w:uiPriority w:val="6"/>
    <w:qFormat/>
    <w:rsid w:val="000F76D1"/>
    <w:pPr>
      <w:keepNext/>
      <w:pageBreakBefore/>
      <w:suppressAutoHyphens/>
      <w:spacing w:before="600" w:after="600"/>
      <w:jc w:val="center"/>
    </w:pPr>
    <w:rPr>
      <w:rFonts w:asciiTheme="majorHAnsi" w:hAnsiTheme="majorHAnsi"/>
      <w:b/>
      <w:caps/>
      <w:sz w:val="36"/>
    </w:rPr>
  </w:style>
  <w:style w:type="paragraph" w:customStyle="1" w:styleId="TitreAnnexenumrot">
    <w:name w:val="Titre Annexe numéroté"/>
    <w:basedOn w:val="Normal"/>
    <w:next w:val="Normal"/>
    <w:uiPriority w:val="37"/>
    <w:qFormat/>
    <w:rsid w:val="008B3BAB"/>
    <w:pPr>
      <w:keepNext/>
      <w:pageBreakBefore/>
      <w:numPr>
        <w:numId w:val="4"/>
      </w:numPr>
      <w:tabs>
        <w:tab w:val="left" w:pos="1474"/>
        <w:tab w:val="left" w:pos="1588"/>
      </w:tabs>
      <w:suppressAutoHyphens/>
      <w:spacing w:after="240"/>
      <w:jc w:val="center"/>
    </w:pPr>
    <w:rPr>
      <w:rFonts w:asciiTheme="majorHAnsi" w:hAnsiTheme="majorHAnsi"/>
      <w:b/>
      <w:sz w:val="26"/>
    </w:rPr>
  </w:style>
  <w:style w:type="paragraph" w:customStyle="1" w:styleId="Observation">
    <w:name w:val="Observation"/>
    <w:basedOn w:val="Normal"/>
    <w:next w:val="Normal"/>
    <w:uiPriority w:val="19"/>
    <w:qFormat/>
    <w:rsid w:val="00AB56B4"/>
    <w:pPr>
      <w:keepNext/>
      <w:numPr>
        <w:numId w:val="5"/>
      </w:numPr>
      <w:pBdr>
        <w:bottom w:val="single" w:sz="6" w:space="1" w:color="2F7F85"/>
      </w:pBdr>
      <w:tabs>
        <w:tab w:val="left" w:pos="936"/>
      </w:tabs>
      <w:suppressAutoHyphens/>
      <w:spacing w:before="600" w:after="360"/>
      <w:jc w:val="left"/>
    </w:pPr>
    <w:rPr>
      <w:rFonts w:asciiTheme="majorHAnsi" w:hAnsiTheme="majorHAnsi"/>
      <w:b/>
      <w:color w:val="2F7F85"/>
      <w:sz w:val="25"/>
    </w:rPr>
  </w:style>
  <w:style w:type="paragraph" w:customStyle="1" w:styleId="APOSTILLE">
    <w:name w:val="APOSTILLE"/>
    <w:basedOn w:val="Normal"/>
    <w:next w:val="Normal"/>
    <w:uiPriority w:val="21"/>
    <w:qFormat/>
    <w:rsid w:val="00C817B1"/>
    <w:pPr>
      <w:suppressAutoHyphens/>
      <w:spacing w:before="480" w:after="480"/>
      <w:jc w:val="right"/>
    </w:pPr>
    <w:rPr>
      <w:b/>
      <w:caps/>
      <w:color w:val="C0B9B4" w:themeColor="accent4"/>
    </w:rPr>
  </w:style>
  <w:style w:type="paragraph" w:customStyle="1" w:styleId="Projetderecommandationrapport">
    <w:name w:val="Projet de recommandation (rapport)"/>
    <w:basedOn w:val="Normal"/>
    <w:next w:val="Normal"/>
    <w:uiPriority w:val="11"/>
    <w:qFormat/>
    <w:rsid w:val="000E2A2C"/>
    <w:pPr>
      <w:keepNext/>
      <w:numPr>
        <w:numId w:val="16"/>
      </w:numPr>
      <w:pBdr>
        <w:top w:val="single" w:sz="4" w:space="1" w:color="auto"/>
        <w:left w:val="single" w:sz="4" w:space="4" w:color="auto"/>
        <w:bottom w:val="single" w:sz="4" w:space="2" w:color="auto"/>
        <w:right w:val="single" w:sz="4" w:space="4" w:color="auto"/>
      </w:pBdr>
      <w:tabs>
        <w:tab w:val="left" w:pos="3714"/>
      </w:tabs>
      <w:suppressAutoHyphens/>
      <w:spacing w:before="480" w:after="240"/>
      <w:ind w:right="113"/>
    </w:pPr>
    <w:rPr>
      <w:rFonts w:ascii="Times New Roman" w:hAnsi="Times New Roman"/>
      <w:b/>
      <w:sz w:val="25"/>
    </w:rPr>
  </w:style>
  <w:style w:type="paragraph" w:customStyle="1" w:styleId="Titrecarte">
    <w:name w:val="Titre carte"/>
    <w:basedOn w:val="Lgende"/>
    <w:next w:val="Normalcentr0"/>
    <w:uiPriority w:val="27"/>
    <w:qFormat/>
    <w:rsid w:val="007A0CF1"/>
    <w:pPr>
      <w:numPr>
        <w:numId w:val="6"/>
      </w:numPr>
      <w:spacing w:before="480" w:after="200"/>
      <w:jc w:val="center"/>
    </w:pPr>
    <w:rPr>
      <w:sz w:val="21"/>
      <w:lang w:eastAsia="en-US"/>
    </w:rPr>
  </w:style>
  <w:style w:type="paragraph" w:customStyle="1" w:styleId="Titregraphique">
    <w:name w:val="Titre graphique"/>
    <w:basedOn w:val="Lgende"/>
    <w:next w:val="Normalcentr0"/>
    <w:uiPriority w:val="27"/>
    <w:qFormat/>
    <w:rsid w:val="00A600F0"/>
    <w:pPr>
      <w:numPr>
        <w:numId w:val="7"/>
      </w:numPr>
      <w:spacing w:before="480" w:after="200"/>
      <w:jc w:val="center"/>
    </w:pPr>
    <w:rPr>
      <w:sz w:val="21"/>
      <w:lang w:eastAsia="en-US"/>
    </w:rPr>
  </w:style>
  <w:style w:type="paragraph" w:customStyle="1" w:styleId="Titreorganigramme">
    <w:name w:val="Titre organigramme"/>
    <w:basedOn w:val="Lgende"/>
    <w:next w:val="Normalcentr0"/>
    <w:uiPriority w:val="27"/>
    <w:qFormat/>
    <w:rsid w:val="00A600F0"/>
    <w:pPr>
      <w:numPr>
        <w:numId w:val="8"/>
      </w:numPr>
      <w:spacing w:before="480" w:after="200"/>
      <w:jc w:val="center"/>
    </w:pPr>
    <w:rPr>
      <w:sz w:val="21"/>
      <w:lang w:eastAsia="en-US"/>
    </w:rPr>
  </w:style>
  <w:style w:type="paragraph" w:customStyle="1" w:styleId="Titrephoto">
    <w:name w:val="Titre photo"/>
    <w:basedOn w:val="Lgende"/>
    <w:next w:val="Normalcentr0"/>
    <w:uiPriority w:val="27"/>
    <w:qFormat/>
    <w:rsid w:val="00A600F0"/>
    <w:pPr>
      <w:numPr>
        <w:numId w:val="9"/>
      </w:numPr>
      <w:spacing w:before="480" w:after="200"/>
      <w:jc w:val="center"/>
    </w:pPr>
    <w:rPr>
      <w:rFonts w:ascii="Times New Roman" w:hAnsi="Times New Roman"/>
      <w:sz w:val="21"/>
      <w:lang w:eastAsia="en-US"/>
    </w:rPr>
  </w:style>
  <w:style w:type="paragraph" w:customStyle="1" w:styleId="Titreschma">
    <w:name w:val="Titre schéma"/>
    <w:basedOn w:val="Lgende"/>
    <w:next w:val="Normalcentr0"/>
    <w:uiPriority w:val="27"/>
    <w:qFormat/>
    <w:rsid w:val="00A600F0"/>
    <w:pPr>
      <w:numPr>
        <w:numId w:val="10"/>
      </w:numPr>
      <w:spacing w:before="480" w:after="200"/>
      <w:jc w:val="center"/>
    </w:pPr>
    <w:rPr>
      <w:sz w:val="21"/>
      <w:lang w:eastAsia="en-US"/>
    </w:rPr>
  </w:style>
  <w:style w:type="paragraph" w:customStyle="1" w:styleId="Titretableau">
    <w:name w:val="Titre tableau"/>
    <w:basedOn w:val="Lgende"/>
    <w:next w:val="Normal"/>
    <w:uiPriority w:val="27"/>
    <w:qFormat/>
    <w:rsid w:val="00A600F0"/>
    <w:pPr>
      <w:numPr>
        <w:numId w:val="11"/>
      </w:numPr>
      <w:spacing w:before="480" w:after="200"/>
      <w:ind w:left="0"/>
      <w:jc w:val="center"/>
    </w:pPr>
    <w:rPr>
      <w:sz w:val="21"/>
      <w:lang w:eastAsia="en-US"/>
    </w:rPr>
  </w:style>
  <w:style w:type="paragraph" w:customStyle="1" w:styleId="Normalorganigrammes-schmas">
    <w:name w:val="Normal (organigrammes-schémas)"/>
    <w:basedOn w:val="Normal"/>
    <w:uiPriority w:val="19"/>
    <w:qFormat/>
    <w:rsid w:val="00F81B33"/>
    <w:pPr>
      <w:suppressAutoHyphens/>
      <w:spacing w:before="10" w:after="0"/>
      <w:contextualSpacing/>
      <w:jc w:val="center"/>
    </w:pPr>
    <w:rPr>
      <w:rFonts w:eastAsiaTheme="minorHAnsi" w:cstheme="minorBidi"/>
      <w:sz w:val="20"/>
      <w:szCs w:val="22"/>
    </w:rPr>
  </w:style>
  <w:style w:type="paragraph" w:customStyle="1" w:styleId="Normalcentr0">
    <w:name w:val="Normal (centré)"/>
    <w:basedOn w:val="Normal"/>
    <w:next w:val="Sourcenote"/>
    <w:uiPriority w:val="19"/>
    <w:qFormat/>
    <w:rsid w:val="0073393D"/>
    <w:pPr>
      <w:jc w:val="center"/>
    </w:pPr>
    <w:rPr>
      <w:noProof/>
    </w:rPr>
  </w:style>
  <w:style w:type="paragraph" w:customStyle="1" w:styleId="Numrotationcontinue">
    <w:name w:val="Numérotation continue"/>
    <w:basedOn w:val="Normal"/>
    <w:uiPriority w:val="20"/>
    <w:qFormat/>
    <w:rsid w:val="0087001C"/>
    <w:pPr>
      <w:numPr>
        <w:numId w:val="12"/>
      </w:numPr>
    </w:pPr>
  </w:style>
  <w:style w:type="character" w:customStyle="1" w:styleId="InformationsurledocumentCar">
    <w:name w:val="Information sur le document (Car)"/>
    <w:basedOn w:val="Policepardfaut"/>
    <w:rsid w:val="00870881"/>
    <w:rPr>
      <w:i/>
      <w:color w:val="auto"/>
    </w:rPr>
  </w:style>
  <w:style w:type="paragraph" w:styleId="Textedebulles">
    <w:name w:val="Balloon Text"/>
    <w:basedOn w:val="Normal"/>
    <w:link w:val="TextedebullesCar"/>
    <w:uiPriority w:val="49"/>
    <w:semiHidden/>
    <w:rsid w:val="00980037"/>
    <w:pPr>
      <w:spacing w:after="0"/>
    </w:pPr>
    <w:rPr>
      <w:rFonts w:ascii="Tahoma" w:hAnsi="Tahoma" w:cs="Tahoma"/>
      <w:sz w:val="16"/>
      <w:szCs w:val="16"/>
    </w:rPr>
  </w:style>
  <w:style w:type="character" w:customStyle="1" w:styleId="TextedebullesCar">
    <w:name w:val="Texte de bulles Car"/>
    <w:basedOn w:val="Policepardfaut"/>
    <w:link w:val="Textedebulles"/>
    <w:uiPriority w:val="49"/>
    <w:semiHidden/>
    <w:rsid w:val="00980037"/>
    <w:rPr>
      <w:rFonts w:ascii="Tahoma" w:hAnsi="Tahoma" w:cs="Tahoma"/>
      <w:sz w:val="16"/>
      <w:szCs w:val="16"/>
      <w:lang w:eastAsia="fr-FR"/>
    </w:rPr>
  </w:style>
  <w:style w:type="paragraph" w:customStyle="1" w:styleId="TITREAVANTTABLEDESMATIRES">
    <w:name w:val="TITRE AVANT TABLE DES MATIÈRES"/>
    <w:basedOn w:val="TITRENONNUMROT"/>
    <w:next w:val="Normal"/>
    <w:uiPriority w:val="5"/>
    <w:qFormat/>
    <w:rsid w:val="00AB56B4"/>
    <w:pPr>
      <w:pageBreakBefore/>
    </w:pPr>
  </w:style>
  <w:style w:type="paragraph" w:customStyle="1" w:styleId="Nomdesrapporteurs">
    <w:name w:val="Nom des rapporteurs"/>
    <w:basedOn w:val="Normal"/>
    <w:uiPriority w:val="6"/>
    <w:rsid w:val="002E630D"/>
    <w:pPr>
      <w:suppressAutoHyphens/>
      <w:ind w:left="4536"/>
      <w:jc w:val="left"/>
    </w:pPr>
    <w:rPr>
      <w:i/>
    </w:rPr>
  </w:style>
  <w:style w:type="paragraph" w:customStyle="1" w:styleId="Informationsdelacouverture">
    <w:name w:val="Informations de la couverture"/>
    <w:basedOn w:val="Normal"/>
    <w:rsid w:val="005B2304"/>
    <w:pPr>
      <w:suppressAutoHyphens/>
      <w:spacing w:before="100" w:after="0"/>
      <w:ind w:left="709"/>
      <w:jc w:val="left"/>
    </w:pPr>
  </w:style>
  <w:style w:type="paragraph" w:customStyle="1" w:styleId="Projetderecommandationsynthse">
    <w:name w:val="Projet de recommandation (synthèse)"/>
    <w:basedOn w:val="Normal"/>
    <w:uiPriority w:val="10"/>
    <w:qFormat/>
    <w:rsid w:val="00C870D6"/>
    <w:pPr>
      <w:numPr>
        <w:numId w:val="15"/>
      </w:numPr>
      <w:spacing w:before="240" w:after="240"/>
    </w:pPr>
    <w:rPr>
      <w:rFonts w:ascii="Times New Roman" w:hAnsi="Times New Roman"/>
      <w:lang w:val="en-US"/>
    </w:rPr>
  </w:style>
  <w:style w:type="paragraph" w:customStyle="1" w:styleId="ANNEXES">
    <w:name w:val="ANNEXES"/>
    <w:basedOn w:val="TITREPARTIE"/>
    <w:next w:val="Normal"/>
    <w:uiPriority w:val="37"/>
    <w:rsid w:val="000314D7"/>
    <w:pPr>
      <w:spacing w:before="720" w:after="720"/>
    </w:pPr>
  </w:style>
  <w:style w:type="paragraph" w:customStyle="1" w:styleId="ContradictionNON">
    <w:name w:val="Contradiction NON"/>
    <w:basedOn w:val="Normal"/>
    <w:next w:val="Normal"/>
    <w:uiPriority w:val="38"/>
    <w:qFormat/>
    <w:rsid w:val="00540B95"/>
    <w:pPr>
      <w:numPr>
        <w:numId w:val="13"/>
      </w:numPr>
      <w:jc w:val="right"/>
    </w:pPr>
    <w:rPr>
      <w:rFonts w:ascii="Times New Roman" w:hAnsi="Times New Roman"/>
      <w:bdr w:val="single" w:sz="4" w:space="0" w:color="auto"/>
    </w:rPr>
  </w:style>
  <w:style w:type="paragraph" w:customStyle="1" w:styleId="ContradictionOUI">
    <w:name w:val="Contradiction OUI"/>
    <w:basedOn w:val="ContradictionNON"/>
    <w:next w:val="Normal"/>
    <w:uiPriority w:val="39"/>
    <w:qFormat/>
    <w:rsid w:val="00540B95"/>
    <w:pPr>
      <w:numPr>
        <w:numId w:val="14"/>
      </w:numPr>
    </w:pPr>
  </w:style>
  <w:style w:type="paragraph" w:customStyle="1" w:styleId="CONCLUSIONINTERMDIAIRE">
    <w:name w:val="CONCLUSION INTERMÉDIAIRE"/>
    <w:basedOn w:val="Normal"/>
    <w:next w:val="Normal"/>
    <w:uiPriority w:val="30"/>
    <w:qFormat/>
    <w:rsid w:val="00DE0556"/>
    <w:pPr>
      <w:keepNext/>
      <w:pBdr>
        <w:top w:val="single" w:sz="6" w:space="4" w:color="FFFFFF" w:themeColor="background1"/>
      </w:pBdr>
      <w:tabs>
        <w:tab w:val="center" w:leader="underscore" w:pos="4535"/>
        <w:tab w:val="right" w:leader="underscore" w:pos="9071"/>
      </w:tabs>
      <w:suppressAutoHyphens/>
      <w:spacing w:before="480" w:after="240"/>
      <w:jc w:val="center"/>
    </w:pPr>
    <w:rPr>
      <w:rFonts w:eastAsiaTheme="minorHAnsi" w:cstheme="minorBidi"/>
      <w:b/>
      <w:i/>
      <w:caps/>
      <w:szCs w:val="22"/>
      <w:lang w:eastAsia="en-US"/>
    </w:rPr>
  </w:style>
  <w:style w:type="paragraph" w:customStyle="1" w:styleId="CONCLUSIONINTERMDIAIRE-Traitdefinsurparagraphespar">
    <w:name w:val="CONCLUSION INTERMÉDIAIRE- Trait de fin (sur paragraphe séparé)"/>
    <w:basedOn w:val="Normal"/>
    <w:next w:val="Normal"/>
    <w:uiPriority w:val="33"/>
    <w:qFormat/>
    <w:rsid w:val="003365CD"/>
    <w:pPr>
      <w:pBdr>
        <w:bottom w:val="single" w:sz="4" w:space="1" w:color="auto"/>
      </w:pBdr>
      <w:suppressAutoHyphens/>
      <w:spacing w:after="0" w:line="160" w:lineRule="exact"/>
      <w:jc w:val="left"/>
    </w:pPr>
    <w:rPr>
      <w:rFonts w:eastAsiaTheme="minorHAnsi" w:cstheme="minorBidi"/>
      <w:i/>
      <w:szCs w:val="22"/>
      <w:lang w:eastAsia="en-US"/>
    </w:rPr>
  </w:style>
  <w:style w:type="paragraph" w:customStyle="1" w:styleId="Titresynthse">
    <w:name w:val="Titre synthèse"/>
    <w:basedOn w:val="Normal"/>
    <w:next w:val="Normal"/>
    <w:uiPriority w:val="9"/>
    <w:qFormat/>
    <w:rsid w:val="004C208D"/>
    <w:pPr>
      <w:keepNext/>
      <w:suppressAutoHyphens/>
      <w:spacing w:before="600" w:after="300"/>
      <w:ind w:left="1418"/>
      <w:jc w:val="left"/>
    </w:pPr>
    <w:rPr>
      <w:b/>
      <w:i/>
      <w:sz w:val="27"/>
    </w:rPr>
  </w:style>
  <w:style w:type="table" w:customStyle="1" w:styleId="Ombrageclair1">
    <w:name w:val="Ombrage clair1"/>
    <w:basedOn w:val="TableauNormal"/>
    <w:uiPriority w:val="60"/>
    <w:rsid w:val="0038678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Encadr">
    <w:name w:val="Encadré"/>
    <w:basedOn w:val="Normal"/>
    <w:next w:val="Normal"/>
    <w:uiPriority w:val="20"/>
    <w:qFormat/>
    <w:rsid w:val="00274957"/>
    <w:pPr>
      <w:pBdr>
        <w:top w:val="single" w:sz="4" w:space="3" w:color="auto"/>
        <w:left w:val="single" w:sz="4" w:space="4" w:color="auto"/>
        <w:bottom w:val="single" w:sz="4" w:space="3" w:color="auto"/>
        <w:right w:val="single" w:sz="4" w:space="4" w:color="auto"/>
      </w:pBdr>
      <w:spacing w:before="240" w:after="240"/>
      <w:ind w:left="113" w:right="113"/>
    </w:pPr>
  </w:style>
  <w:style w:type="paragraph" w:styleId="Paragraphedeliste">
    <w:name w:val="List Paragraph"/>
    <w:basedOn w:val="Normal"/>
    <w:link w:val="ParagraphedelisteCar"/>
    <w:uiPriority w:val="34"/>
    <w:qFormat/>
    <w:rsid w:val="00D1412A"/>
    <w:pPr>
      <w:ind w:left="720"/>
      <w:contextualSpacing/>
    </w:pPr>
  </w:style>
  <w:style w:type="paragraph" w:styleId="Commentaire">
    <w:name w:val="annotation text"/>
    <w:basedOn w:val="Normal"/>
    <w:link w:val="CommentaireCar"/>
    <w:uiPriority w:val="49"/>
    <w:rsid w:val="00FE54E6"/>
    <w:pPr>
      <w:keepLines/>
      <w:spacing w:after="0"/>
    </w:pPr>
    <w:rPr>
      <w:sz w:val="20"/>
      <w:szCs w:val="20"/>
    </w:rPr>
  </w:style>
  <w:style w:type="character" w:customStyle="1" w:styleId="CommentaireCar">
    <w:name w:val="Commentaire Car"/>
    <w:basedOn w:val="Policepardfaut"/>
    <w:link w:val="Commentaire"/>
    <w:uiPriority w:val="49"/>
    <w:rsid w:val="00927179"/>
    <w:rPr>
      <w:rFonts w:cs="Times New Roman"/>
      <w:sz w:val="20"/>
      <w:szCs w:val="20"/>
      <w:lang w:eastAsia="fr-FR"/>
    </w:rPr>
  </w:style>
  <w:style w:type="character" w:styleId="Marquedecommentaire">
    <w:name w:val="annotation reference"/>
    <w:basedOn w:val="Policepardfaut"/>
    <w:uiPriority w:val="49"/>
    <w:semiHidden/>
    <w:rsid w:val="00AC7D4D"/>
    <w:rPr>
      <w:sz w:val="16"/>
      <w:szCs w:val="16"/>
    </w:rPr>
  </w:style>
  <w:style w:type="paragraph" w:customStyle="1" w:styleId="RELVDOBSERVATIONS">
    <w:name w:val="RELÉVÉ D'OBSERVATIONS"/>
    <w:basedOn w:val="Normal"/>
    <w:next w:val="Normal"/>
    <w:uiPriority w:val="8"/>
    <w:rsid w:val="00861457"/>
    <w:pPr>
      <w:framePr w:w="9072" w:wrap="around" w:vAnchor="page" w:hAnchor="page" w:x="1419" w:y="7315" w:anchorLock="1"/>
      <w:suppressAutoHyphens/>
      <w:spacing w:after="0"/>
      <w:jc w:val="center"/>
    </w:pPr>
    <w:rPr>
      <w:b/>
      <w:caps/>
      <w:sz w:val="36"/>
    </w:rPr>
  </w:style>
  <w:style w:type="paragraph" w:customStyle="1" w:styleId="TITREDURAPPORTRAPPEL">
    <w:name w:val="TITRE DU RAPPORT (RAPPEL)"/>
    <w:basedOn w:val="RELVDOBSERVATIONS"/>
    <w:next w:val="Normal"/>
    <w:uiPriority w:val="9"/>
    <w:rsid w:val="008D6E7E"/>
    <w:pPr>
      <w:framePr w:wrap="around" w:y="9073"/>
      <w:spacing w:before="20" w:after="20"/>
    </w:pPr>
    <w:rPr>
      <w:b w:val="0"/>
      <w:sz w:val="44"/>
    </w:rPr>
  </w:style>
  <w:style w:type="paragraph" w:customStyle="1" w:styleId="OBSERVATIONSDFINITIVES">
    <w:name w:val="OBSERVATIONS DÉFINITIVES"/>
    <w:basedOn w:val="Normal"/>
    <w:next w:val="Normal"/>
    <w:uiPriority w:val="2"/>
    <w:rsid w:val="00E808B9"/>
    <w:pPr>
      <w:suppressAutoHyphens/>
      <w:jc w:val="right"/>
    </w:pPr>
    <w:rPr>
      <w:rFonts w:ascii="Arial" w:hAnsi="Arial" w:cs="Arial"/>
      <w:b/>
      <w:caps/>
      <w:sz w:val="40"/>
    </w:rPr>
  </w:style>
  <w:style w:type="paragraph" w:customStyle="1" w:styleId="Intituldestinataire">
    <w:name w:val="Intitulé destinataire"/>
    <w:basedOn w:val="Normal"/>
    <w:qFormat/>
    <w:rsid w:val="004D446F"/>
    <w:pPr>
      <w:spacing w:after="0" w:line="216" w:lineRule="atLeast"/>
      <w:jc w:val="left"/>
    </w:pPr>
    <w:rPr>
      <w:rFonts w:ascii="Times New Roman" w:eastAsiaTheme="minorHAnsi" w:hAnsi="Times New Roman" w:cstheme="minorBidi"/>
      <w:sz w:val="18"/>
      <w:szCs w:val="18"/>
      <w:lang w:eastAsia="en-US"/>
    </w:rPr>
  </w:style>
  <w:style w:type="paragraph" w:customStyle="1" w:styleId="CHAMBRE">
    <w:name w:val="CHAMBRE"/>
    <w:basedOn w:val="Normal"/>
    <w:uiPriority w:val="19"/>
    <w:semiHidden/>
    <w:qFormat/>
    <w:rsid w:val="00D8482B"/>
    <w:rPr>
      <w:rFonts w:ascii="Arial" w:hAnsi="Arial" w:cs="Arial"/>
      <w:sz w:val="22"/>
    </w:rPr>
  </w:style>
  <w:style w:type="paragraph" w:customStyle="1" w:styleId="SECTION">
    <w:name w:val="SECTION"/>
    <w:basedOn w:val="Normal"/>
    <w:uiPriority w:val="19"/>
    <w:semiHidden/>
    <w:qFormat/>
    <w:rsid w:val="00D8482B"/>
    <w:rPr>
      <w:rFonts w:ascii="Arial" w:hAnsi="Arial" w:cs="Arial"/>
      <w:sz w:val="20"/>
      <w:szCs w:val="22"/>
    </w:rPr>
  </w:style>
  <w:style w:type="paragraph" w:customStyle="1" w:styleId="Lgal1">
    <w:name w:val="Légal 1"/>
    <w:basedOn w:val="Normal"/>
    <w:next w:val="Normal"/>
    <w:uiPriority w:val="19"/>
    <w:semiHidden/>
    <w:qFormat/>
    <w:rsid w:val="00E405F3"/>
    <w:pPr>
      <w:tabs>
        <w:tab w:val="left" w:pos="6276"/>
      </w:tabs>
      <w:spacing w:before="500"/>
      <w:jc w:val="right"/>
    </w:pPr>
  </w:style>
  <w:style w:type="paragraph" w:customStyle="1" w:styleId="Lgal2">
    <w:name w:val="Légal 2"/>
    <w:basedOn w:val="Normal"/>
    <w:uiPriority w:val="19"/>
    <w:semiHidden/>
    <w:qFormat/>
    <w:rsid w:val="00E405F3"/>
    <w:pPr>
      <w:jc w:val="center"/>
    </w:pPr>
    <w:rPr>
      <w:rFonts w:ascii="Arial" w:hAnsi="Arial" w:cs="Arial"/>
      <w:sz w:val="20"/>
      <w:szCs w:val="20"/>
    </w:rPr>
  </w:style>
  <w:style w:type="paragraph" w:customStyle="1" w:styleId="Lgal3">
    <w:name w:val="Légal 3"/>
    <w:basedOn w:val="Normal"/>
    <w:uiPriority w:val="19"/>
    <w:semiHidden/>
    <w:qFormat/>
    <w:rsid w:val="00E405F3"/>
    <w:pPr>
      <w:jc w:val="center"/>
    </w:pPr>
    <w:rPr>
      <w:rFonts w:ascii="Arial" w:hAnsi="Arial" w:cs="Arial"/>
      <w:b/>
      <w:sz w:val="20"/>
      <w:szCs w:val="20"/>
    </w:rPr>
  </w:style>
  <w:style w:type="paragraph" w:customStyle="1" w:styleId="Datedepublication">
    <w:name w:val="Date de publication"/>
    <w:basedOn w:val="Normal"/>
    <w:next w:val="Normal"/>
    <w:uiPriority w:val="19"/>
    <w:semiHidden/>
    <w:qFormat/>
    <w:rsid w:val="004365F6"/>
    <w:pPr>
      <w:spacing w:after="400"/>
      <w:jc w:val="right"/>
    </w:pPr>
    <w:rPr>
      <w:rFonts w:cstheme="minorHAnsi"/>
      <w:sz w:val="32"/>
    </w:rPr>
  </w:style>
  <w:style w:type="paragraph" w:customStyle="1" w:styleId="Exercices">
    <w:name w:val="Exercices"/>
    <w:basedOn w:val="Normal"/>
    <w:next w:val="Normal"/>
    <w:uiPriority w:val="19"/>
    <w:semiHidden/>
    <w:qFormat/>
    <w:rsid w:val="004365F6"/>
    <w:pPr>
      <w:jc w:val="right"/>
    </w:pPr>
    <w:rPr>
      <w:rFonts w:ascii="Arial" w:hAnsi="Arial" w:cs="Arial"/>
      <w:sz w:val="32"/>
    </w:rPr>
  </w:style>
  <w:style w:type="paragraph" w:customStyle="1" w:styleId="TITREDURAPPORT">
    <w:name w:val="TITRE DU RAPPORT"/>
    <w:basedOn w:val="TITREDUDOCUMENT"/>
    <w:next w:val="Normal"/>
    <w:uiPriority w:val="3"/>
    <w:rsid w:val="00400D01"/>
    <w:pPr>
      <w:spacing w:before="600" w:after="0"/>
    </w:pPr>
  </w:style>
  <w:style w:type="paragraph" w:customStyle="1" w:styleId="Rponsenauto">
    <w:name w:val="Réponse (n° auto)"/>
    <w:basedOn w:val="Normal"/>
    <w:next w:val="Normal"/>
    <w:uiPriority w:val="28"/>
    <w:qFormat/>
    <w:rsid w:val="00746038"/>
    <w:pPr>
      <w:pageBreakBefore/>
      <w:numPr>
        <w:numId w:val="18"/>
      </w:numPr>
      <w:tabs>
        <w:tab w:val="clear" w:pos="1474"/>
        <w:tab w:val="left" w:pos="1588"/>
        <w:tab w:val="left" w:pos="1701"/>
      </w:tabs>
      <w:jc w:val="center"/>
    </w:pPr>
    <w:rPr>
      <w:rFonts w:asciiTheme="majorHAnsi" w:hAnsiTheme="majorHAnsi"/>
      <w:b/>
      <w:sz w:val="26"/>
    </w:rPr>
  </w:style>
  <w:style w:type="paragraph" w:customStyle="1" w:styleId="Recommandationsynthse">
    <w:name w:val="Recommandation (synthèse)"/>
    <w:basedOn w:val="Projetderecommandationsynthse"/>
    <w:uiPriority w:val="12"/>
    <w:qFormat/>
    <w:rsid w:val="00095D73"/>
    <w:pPr>
      <w:numPr>
        <w:numId w:val="19"/>
      </w:numPr>
    </w:pPr>
    <w:rPr>
      <w:rFonts w:asciiTheme="minorHAnsi" w:hAnsiTheme="minorHAnsi"/>
      <w:lang w:val="fr-FR"/>
    </w:rPr>
  </w:style>
  <w:style w:type="paragraph" w:customStyle="1" w:styleId="Recommandationrapport">
    <w:name w:val="Recommandation (rapport)"/>
    <w:basedOn w:val="Normal"/>
    <w:next w:val="Normal"/>
    <w:uiPriority w:val="13"/>
    <w:qFormat/>
    <w:rsid w:val="0049382B"/>
    <w:pPr>
      <w:numPr>
        <w:numId w:val="20"/>
      </w:numPr>
      <w:pBdr>
        <w:top w:val="single" w:sz="4" w:space="1" w:color="auto"/>
        <w:left w:val="single" w:sz="4" w:space="4" w:color="auto"/>
        <w:bottom w:val="single" w:sz="4" w:space="2" w:color="auto"/>
        <w:right w:val="single" w:sz="4" w:space="4" w:color="auto"/>
      </w:pBdr>
      <w:tabs>
        <w:tab w:val="left" w:pos="2637"/>
      </w:tabs>
      <w:spacing w:before="480" w:after="360"/>
      <w:ind w:right="113"/>
    </w:pPr>
    <w:rPr>
      <w:b/>
      <w:bCs/>
    </w:rPr>
  </w:style>
  <w:style w:type="paragraph" w:customStyle="1" w:styleId="TypedocumentConfidentialit">
    <w:name w:val="Type document / Confidentialité"/>
    <w:basedOn w:val="Normal"/>
    <w:next w:val="Normal"/>
    <w:uiPriority w:val="4"/>
    <w:semiHidden/>
    <w:rsid w:val="00D64E54"/>
    <w:pPr>
      <w:framePr w:w="4536" w:wrap="around" w:vAnchor="page" w:hAnchor="text" w:xAlign="right" w:y="13751" w:anchorLock="1"/>
      <w:suppressAutoHyphens/>
      <w:spacing w:after="0"/>
      <w:jc w:val="right"/>
    </w:pPr>
    <w:rPr>
      <w:b/>
      <w:sz w:val="28"/>
    </w:rPr>
  </w:style>
  <w:style w:type="paragraph" w:customStyle="1" w:styleId="En-tte2">
    <w:name w:val="En-tête 2"/>
    <w:basedOn w:val="En-tte"/>
    <w:uiPriority w:val="19"/>
    <w:semiHidden/>
    <w:qFormat/>
    <w:rsid w:val="00D64E54"/>
    <w:rPr>
      <w:i/>
      <w:caps w:val="0"/>
      <w:noProof/>
    </w:rPr>
  </w:style>
  <w:style w:type="paragraph" w:styleId="Objetducommentaire">
    <w:name w:val="annotation subject"/>
    <w:basedOn w:val="Commentaire"/>
    <w:next w:val="Commentaire"/>
    <w:link w:val="ObjetducommentaireCar"/>
    <w:uiPriority w:val="49"/>
    <w:semiHidden/>
    <w:rsid w:val="00917E97"/>
    <w:pPr>
      <w:spacing w:before="120" w:after="120"/>
      <w:ind w:firstLine="709"/>
    </w:pPr>
    <w:rPr>
      <w:b/>
      <w:bCs/>
    </w:rPr>
  </w:style>
  <w:style w:type="character" w:customStyle="1" w:styleId="ObjetducommentaireCar">
    <w:name w:val="Objet du commentaire Car"/>
    <w:basedOn w:val="CommentaireCar"/>
    <w:link w:val="Objetducommentaire"/>
    <w:uiPriority w:val="49"/>
    <w:semiHidden/>
    <w:rsid w:val="00917E97"/>
    <w:rPr>
      <w:rFonts w:cs="Times New Roman"/>
      <w:b/>
      <w:bCs/>
      <w:i w:val="0"/>
      <w:color w:val="C00000"/>
      <w:sz w:val="20"/>
      <w:szCs w:val="20"/>
      <w:lang w:eastAsia="fr-FR"/>
    </w:rPr>
  </w:style>
  <w:style w:type="paragraph" w:customStyle="1" w:styleId="Commentairestyle">
    <w:name w:val="Commentaire (style)"/>
    <w:basedOn w:val="Normal"/>
    <w:next w:val="Normal"/>
    <w:uiPriority w:val="25"/>
    <w:qFormat/>
    <w:rsid w:val="00422169"/>
    <w:pPr>
      <w:numPr>
        <w:numId w:val="21"/>
      </w:numPr>
      <w:pBdr>
        <w:top w:val="single" w:sz="4" w:space="3" w:color="C00000"/>
        <w:left w:val="single" w:sz="4" w:space="4" w:color="C00000"/>
        <w:bottom w:val="single" w:sz="4" w:space="3" w:color="C00000"/>
        <w:right w:val="single" w:sz="4" w:space="4" w:color="C00000"/>
      </w:pBdr>
      <w:spacing w:before="240" w:after="240"/>
      <w:ind w:right="85"/>
    </w:pPr>
    <w:rPr>
      <w:i/>
      <w:iCs/>
      <w:color w:val="C00000"/>
    </w:rPr>
  </w:style>
  <w:style w:type="character" w:styleId="Accentuationlgre">
    <w:name w:val="Subtle Emphasis"/>
    <w:basedOn w:val="Policepardfaut"/>
    <w:uiPriority w:val="49"/>
    <w:semiHidden/>
    <w:qFormat/>
    <w:rsid w:val="0035154A"/>
    <w:rPr>
      <w:i/>
      <w:iCs/>
      <w:color w:val="808080" w:themeColor="text1" w:themeTint="7F"/>
    </w:rPr>
  </w:style>
  <w:style w:type="character" w:styleId="Accentuationintense">
    <w:name w:val="Intense Emphasis"/>
    <w:basedOn w:val="Policepardfaut"/>
    <w:uiPriority w:val="49"/>
    <w:semiHidden/>
    <w:qFormat/>
    <w:rsid w:val="0035154A"/>
    <w:rPr>
      <w:b/>
      <w:bCs/>
      <w:i/>
      <w:iCs/>
      <w:color w:val="D14A95" w:themeColor="accent1"/>
    </w:rPr>
  </w:style>
  <w:style w:type="paragraph" w:styleId="Citation">
    <w:name w:val="Quote"/>
    <w:basedOn w:val="Normal"/>
    <w:next w:val="Normal"/>
    <w:link w:val="CitationCar"/>
    <w:uiPriority w:val="49"/>
    <w:semiHidden/>
    <w:qFormat/>
    <w:rsid w:val="0035154A"/>
    <w:rPr>
      <w:i/>
      <w:iCs/>
      <w:color w:val="000000" w:themeColor="text1"/>
    </w:rPr>
  </w:style>
  <w:style w:type="character" w:customStyle="1" w:styleId="CitationCar">
    <w:name w:val="Citation Car"/>
    <w:basedOn w:val="Policepardfaut"/>
    <w:link w:val="Citation"/>
    <w:uiPriority w:val="49"/>
    <w:semiHidden/>
    <w:rsid w:val="0035154A"/>
    <w:rPr>
      <w:rFonts w:cs="Times New Roman"/>
      <w:i/>
      <w:iCs/>
      <w:color w:val="000000" w:themeColor="text1"/>
      <w:sz w:val="24"/>
      <w:szCs w:val="24"/>
      <w:lang w:eastAsia="fr-FR"/>
    </w:rPr>
  </w:style>
  <w:style w:type="paragraph" w:styleId="Citationintense">
    <w:name w:val="Intense Quote"/>
    <w:basedOn w:val="Normal"/>
    <w:next w:val="Normal"/>
    <w:link w:val="CitationintenseCar"/>
    <w:uiPriority w:val="49"/>
    <w:semiHidden/>
    <w:qFormat/>
    <w:rsid w:val="0035154A"/>
    <w:pPr>
      <w:pBdr>
        <w:bottom w:val="single" w:sz="4" w:space="4" w:color="D14A95" w:themeColor="accent1"/>
      </w:pBdr>
      <w:spacing w:before="200" w:after="280"/>
      <w:ind w:left="936" w:right="936"/>
    </w:pPr>
    <w:rPr>
      <w:b/>
      <w:bCs/>
      <w:i/>
      <w:iCs/>
      <w:color w:val="D14A95" w:themeColor="accent1"/>
    </w:rPr>
  </w:style>
  <w:style w:type="character" w:customStyle="1" w:styleId="CitationintenseCar">
    <w:name w:val="Citation intense Car"/>
    <w:basedOn w:val="Policepardfaut"/>
    <w:link w:val="Citationintense"/>
    <w:uiPriority w:val="49"/>
    <w:semiHidden/>
    <w:rsid w:val="0035154A"/>
    <w:rPr>
      <w:rFonts w:cs="Times New Roman"/>
      <w:b/>
      <w:bCs/>
      <w:i/>
      <w:iCs/>
      <w:color w:val="D14A95" w:themeColor="accent1"/>
      <w:sz w:val="24"/>
      <w:szCs w:val="24"/>
      <w:lang w:eastAsia="fr-FR"/>
    </w:rPr>
  </w:style>
  <w:style w:type="character" w:styleId="Rfrencelgre">
    <w:name w:val="Subtle Reference"/>
    <w:basedOn w:val="Policepardfaut"/>
    <w:uiPriority w:val="49"/>
    <w:semiHidden/>
    <w:qFormat/>
    <w:rsid w:val="0035154A"/>
    <w:rPr>
      <w:smallCaps/>
      <w:color w:val="A59D96" w:themeColor="accent2"/>
      <w:u w:val="single"/>
    </w:rPr>
  </w:style>
  <w:style w:type="character" w:styleId="Rfrenceintense">
    <w:name w:val="Intense Reference"/>
    <w:basedOn w:val="Policepardfaut"/>
    <w:uiPriority w:val="49"/>
    <w:semiHidden/>
    <w:qFormat/>
    <w:rsid w:val="0035154A"/>
    <w:rPr>
      <w:b/>
      <w:bCs/>
      <w:smallCaps/>
      <w:color w:val="A59D96" w:themeColor="accent2"/>
      <w:spacing w:val="5"/>
      <w:u w:val="single"/>
    </w:rPr>
  </w:style>
  <w:style w:type="character" w:styleId="Titredulivre">
    <w:name w:val="Book Title"/>
    <w:basedOn w:val="Policepardfaut"/>
    <w:uiPriority w:val="49"/>
    <w:semiHidden/>
    <w:qFormat/>
    <w:rsid w:val="0035154A"/>
    <w:rPr>
      <w:b/>
      <w:bCs/>
      <w:smallCaps/>
      <w:spacing w:val="5"/>
    </w:rPr>
  </w:style>
  <w:style w:type="paragraph" w:styleId="Sansinterligne">
    <w:name w:val="No Spacing"/>
    <w:uiPriority w:val="49"/>
    <w:qFormat/>
    <w:rsid w:val="0035154A"/>
    <w:pPr>
      <w:spacing w:after="0" w:line="240" w:lineRule="auto"/>
      <w:ind w:firstLine="709"/>
      <w:jc w:val="both"/>
    </w:pPr>
    <w:rPr>
      <w:rFonts w:cs="Times New Roman"/>
      <w:sz w:val="24"/>
      <w:szCs w:val="24"/>
      <w:lang w:eastAsia="fr-FR"/>
    </w:rPr>
  </w:style>
  <w:style w:type="table" w:customStyle="1" w:styleId="Grilledutableau1">
    <w:name w:val="Grille du tableau1"/>
    <w:basedOn w:val="TableauNormal"/>
    <w:next w:val="Grilledutableau"/>
    <w:rsid w:val="00ED362C"/>
    <w:pPr>
      <w:spacing w:after="0" w:line="240" w:lineRule="atLeast"/>
      <w:jc w:val="both"/>
    </w:pPr>
    <w:rPr>
      <w:rFonts w:ascii="Times New Roman" w:hAnsi="Times New Roman"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enInternet">
    <w:name w:val="Lien Internet"/>
    <w:basedOn w:val="Policepardfaut"/>
    <w:uiPriority w:val="99"/>
    <w:unhideWhenUsed/>
    <w:rsid w:val="003F76D7"/>
    <w:rPr>
      <w:color w:val="5692CE" w:themeColor="hyperlink"/>
      <w:u w:val="single"/>
    </w:rPr>
  </w:style>
  <w:style w:type="paragraph" w:customStyle="1" w:styleId="T3">
    <w:name w:val="T3"/>
    <w:basedOn w:val="Normal"/>
    <w:next w:val="Normal"/>
    <w:qFormat/>
    <w:rsid w:val="008C28A3"/>
    <w:pPr>
      <w:spacing w:before="120"/>
      <w:outlineLvl w:val="0"/>
    </w:pPr>
    <w:rPr>
      <w:b/>
      <w:color w:val="00000A"/>
      <w:sz w:val="22"/>
      <w:szCs w:val="22"/>
    </w:rPr>
  </w:style>
  <w:style w:type="paragraph" w:customStyle="1" w:styleId="T2">
    <w:name w:val="T2"/>
    <w:basedOn w:val="Normal"/>
    <w:next w:val="Normal"/>
    <w:qFormat/>
    <w:rsid w:val="000314E4"/>
    <w:pPr>
      <w:spacing w:before="120"/>
      <w:outlineLvl w:val="0"/>
    </w:pPr>
    <w:rPr>
      <w:b/>
      <w:color w:val="00000A"/>
    </w:rPr>
  </w:style>
  <w:style w:type="paragraph" w:styleId="En-ttedetabledesmatires">
    <w:name w:val="TOC Heading"/>
    <w:basedOn w:val="Titre1"/>
    <w:next w:val="Normal"/>
    <w:uiPriority w:val="39"/>
    <w:unhideWhenUsed/>
    <w:qFormat/>
    <w:rsid w:val="006275FF"/>
    <w:pPr>
      <w:suppressAutoHyphens w:val="0"/>
      <w:spacing w:before="240" w:after="0" w:line="259" w:lineRule="auto"/>
      <w:outlineLvl w:val="9"/>
    </w:pPr>
    <w:rPr>
      <w:b w:val="0"/>
      <w:bCs w:val="0"/>
      <w:caps w:val="0"/>
      <w:color w:val="A82B70" w:themeColor="accent1" w:themeShade="BF"/>
      <w:sz w:val="32"/>
      <w:szCs w:val="32"/>
    </w:rPr>
  </w:style>
  <w:style w:type="paragraph" w:customStyle="1" w:styleId="Firstparagraph">
    <w:name w:val="First paragraph"/>
    <w:basedOn w:val="Normal"/>
    <w:next w:val="Normal"/>
    <w:rsid w:val="00663636"/>
    <w:pPr>
      <w:widowControl w:val="0"/>
      <w:suppressAutoHyphens/>
      <w:autoSpaceDN w:val="0"/>
      <w:spacing w:after="0"/>
      <w:jc w:val="left"/>
      <w:textAlignment w:val="baseline"/>
    </w:pPr>
    <w:rPr>
      <w:rFonts w:ascii="Times New Roman" w:eastAsia="Lucida Sans Unicode" w:hAnsi="Times New Roman" w:cs="Tahoma"/>
      <w:kern w:val="3"/>
      <w:lang w:val="en-US"/>
    </w:rPr>
  </w:style>
  <w:style w:type="paragraph" w:customStyle="1" w:styleId="FirstParagraph0">
    <w:name w:val="First Paragraph"/>
    <w:basedOn w:val="Corpsdetexte"/>
    <w:qFormat/>
    <w:rsid w:val="000B5E25"/>
    <w:pPr>
      <w:spacing w:before="180" w:after="180"/>
      <w:jc w:val="left"/>
    </w:pPr>
    <w:rPr>
      <w:rFonts w:eastAsiaTheme="minorHAnsi" w:cstheme="minorBidi"/>
      <w:color w:val="00000A"/>
      <w:lang w:val="en-US" w:eastAsia="en-US"/>
    </w:rPr>
  </w:style>
  <w:style w:type="paragraph" w:styleId="Corpsdetexte">
    <w:name w:val="Body Text"/>
    <w:basedOn w:val="Normal"/>
    <w:link w:val="CorpsdetexteCar"/>
    <w:uiPriority w:val="49"/>
    <w:unhideWhenUsed/>
    <w:rsid w:val="000B5E25"/>
  </w:style>
  <w:style w:type="character" w:customStyle="1" w:styleId="CorpsdetexteCar">
    <w:name w:val="Corps de texte Car"/>
    <w:basedOn w:val="Policepardfaut"/>
    <w:link w:val="Corpsdetexte"/>
    <w:uiPriority w:val="49"/>
    <w:rsid w:val="000B5E25"/>
    <w:rPr>
      <w:rFonts w:cs="Times New Roman"/>
      <w:sz w:val="24"/>
      <w:szCs w:val="24"/>
      <w:lang w:eastAsia="fr-FR"/>
    </w:rPr>
  </w:style>
  <w:style w:type="table" w:customStyle="1" w:styleId="Grilledutableau2">
    <w:name w:val="Grille du tableau2"/>
    <w:basedOn w:val="TableauNormal"/>
    <w:next w:val="Grilledutableau"/>
    <w:rsid w:val="00220290"/>
    <w:pPr>
      <w:spacing w:after="0" w:line="240" w:lineRule="atLeast"/>
      <w:jc w:val="both"/>
    </w:pPr>
    <w:rPr>
      <w:rFonts w:ascii="Times New Roman" w:hAnsi="Times New Roman"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3">
    <w:name w:val="Grille du tableau3"/>
    <w:basedOn w:val="TableauNormal"/>
    <w:next w:val="Grilledutableau"/>
    <w:rsid w:val="00767C10"/>
    <w:pPr>
      <w:spacing w:after="0" w:line="240" w:lineRule="atLeast"/>
      <w:jc w:val="both"/>
    </w:pPr>
    <w:rPr>
      <w:rFonts w:ascii="Times New Roman" w:hAnsi="Times New Roman"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qFormat/>
    <w:rsid w:val="0084498B"/>
    <w:pPr>
      <w:autoSpaceDE w:val="0"/>
      <w:autoSpaceDN w:val="0"/>
      <w:adjustRightInd w:val="0"/>
      <w:spacing w:after="0" w:line="240" w:lineRule="auto"/>
    </w:pPr>
    <w:rPr>
      <w:rFonts w:ascii="Garamond" w:hAnsi="Garamond" w:cs="Garamond"/>
      <w:color w:val="000000"/>
      <w:sz w:val="24"/>
      <w:szCs w:val="24"/>
    </w:rPr>
  </w:style>
  <w:style w:type="paragraph" w:customStyle="1" w:styleId="normaljustifi">
    <w:name w:val="normal justifié"/>
    <w:basedOn w:val="Normal"/>
    <w:link w:val="normaljustifiCar"/>
    <w:qFormat/>
    <w:rsid w:val="00740A74"/>
    <w:pPr>
      <w:spacing w:after="0"/>
      <w:ind w:firstLine="851"/>
    </w:pPr>
    <w:rPr>
      <w:rFonts w:ascii="Times New Roman" w:hAnsi="Times New Roman"/>
    </w:rPr>
  </w:style>
  <w:style w:type="character" w:customStyle="1" w:styleId="normaljustifiCar">
    <w:name w:val="normal justifié Car"/>
    <w:basedOn w:val="Policepardfaut"/>
    <w:link w:val="normaljustifi"/>
    <w:rsid w:val="00740A74"/>
    <w:rPr>
      <w:rFonts w:ascii="Times New Roman" w:hAnsi="Times New Roman" w:cs="Times New Roman"/>
      <w:sz w:val="24"/>
      <w:szCs w:val="24"/>
      <w:lang w:eastAsia="fr-FR"/>
    </w:rPr>
  </w:style>
  <w:style w:type="character" w:customStyle="1" w:styleId="LienInternetvisit">
    <w:name w:val="Lien Internet visité"/>
    <w:rsid w:val="005A1F02"/>
    <w:rPr>
      <w:color w:val="800000"/>
      <w:u w:val="single"/>
    </w:rPr>
  </w:style>
  <w:style w:type="paragraph" w:styleId="Rvision">
    <w:name w:val="Revision"/>
    <w:hidden/>
    <w:uiPriority w:val="99"/>
    <w:semiHidden/>
    <w:rsid w:val="00FB3D1B"/>
    <w:pPr>
      <w:spacing w:after="0" w:line="240" w:lineRule="auto"/>
    </w:pPr>
    <w:rPr>
      <w:rFonts w:cs="Times New Roman"/>
      <w:sz w:val="24"/>
      <w:szCs w:val="24"/>
      <w:lang w:eastAsia="fr-FR"/>
    </w:rPr>
  </w:style>
  <w:style w:type="character" w:customStyle="1" w:styleId="ParagraphedelisteCar">
    <w:name w:val="Paragraphe de liste Car"/>
    <w:link w:val="Paragraphedeliste"/>
    <w:uiPriority w:val="34"/>
    <w:rsid w:val="00247121"/>
    <w:rPr>
      <w:rFonts w:cs="Times New Roman"/>
      <w:sz w:val="24"/>
      <w:szCs w:val="24"/>
      <w:lang w:eastAsia="fr-FR"/>
    </w:rPr>
  </w:style>
  <w:style w:type="paragraph" w:customStyle="1" w:styleId="Compact">
    <w:name w:val="Compact"/>
    <w:basedOn w:val="Corpsdetexte"/>
    <w:qFormat/>
    <w:rsid w:val="00A07362"/>
    <w:pPr>
      <w:spacing w:before="36" w:after="36"/>
      <w:jc w:val="left"/>
    </w:pPr>
    <w:rPr>
      <w:rFonts w:eastAsiaTheme="minorHAnsi" w:cstheme="minorBidi"/>
      <w:lang w:val="en-US" w:eastAsia="en-US"/>
    </w:rPr>
  </w:style>
  <w:style w:type="table" w:customStyle="1" w:styleId="TABLEAURAPPORTANALYSEDESRPONSES1">
    <w:name w:val="TABLEAU RAPPORT ANALYSE DES RÉPONSES1"/>
    <w:basedOn w:val="TableauNormal"/>
    <w:next w:val="Grilledutableau"/>
    <w:rsid w:val="00074BE7"/>
    <w:pPr>
      <w:spacing w:after="0" w:line="240" w:lineRule="auto"/>
    </w:pPr>
    <w:tblPr>
      <w:tblStyleRowBandSize w:val="1"/>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tcPr>
      <w:vAlign w:val="center"/>
    </w:tcPr>
    <w:tblStylePr w:type="firstRow">
      <w:pPr>
        <w:keepNext/>
        <w:wordWrap/>
      </w:pPr>
      <w:rPr>
        <w:b/>
        <w:color w:val="FFFFFF"/>
      </w:rPr>
      <w:tblPr/>
      <w:trPr>
        <w:cantSplit w:val="0"/>
        <w:tblHeader/>
      </w:tr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C0B9B4"/>
      </w:tcPr>
    </w:tblStylePr>
    <w:tblStylePr w:type="lastRow">
      <w:rPr>
        <w:b/>
      </w:rPr>
      <w:tblPr/>
      <w:tcPr>
        <w:tcBorders>
          <w:top w:val="single" w:sz="12" w:space="0" w:color="auto"/>
          <w:left w:val="single" w:sz="4" w:space="0" w:color="auto"/>
          <w:bottom w:val="single" w:sz="12" w:space="0" w:color="auto"/>
          <w:right w:val="single" w:sz="4" w:space="0" w:color="auto"/>
          <w:insideH w:val="nil"/>
          <w:insideV w:val="single" w:sz="4" w:space="0" w:color="auto"/>
          <w:tl2br w:val="nil"/>
          <w:tr2bl w:val="nil"/>
        </w:tcBorders>
      </w:tcPr>
    </w:tblStylePr>
    <w:tblStylePr w:type="firstCol">
      <w:rPr>
        <w:i/>
      </w:rPr>
    </w:tblStylePr>
    <w:tblStylePr w:type="band1Horz">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F2F2F2"/>
      </w:tcPr>
    </w:tblStylePr>
  </w:style>
  <w:style w:type="paragraph" w:styleId="NormalWeb">
    <w:name w:val="Normal (Web)"/>
    <w:basedOn w:val="Normal"/>
    <w:uiPriority w:val="99"/>
    <w:unhideWhenUsed/>
    <w:rsid w:val="005C656A"/>
    <w:pPr>
      <w:spacing w:before="100" w:beforeAutospacing="1" w:after="100" w:afterAutospacing="1"/>
      <w:jc w:val="left"/>
    </w:pPr>
    <w:rPr>
      <w:rFonts w:ascii="Times New Roman" w:hAnsi="Times New Roman"/>
    </w:rPr>
  </w:style>
  <w:style w:type="character" w:customStyle="1" w:styleId="st1">
    <w:name w:val="st1"/>
    <w:basedOn w:val="Policepardfaut"/>
    <w:rsid w:val="00D00DF6"/>
  </w:style>
  <w:style w:type="character" w:customStyle="1" w:styleId="tgc">
    <w:name w:val="_tgc"/>
    <w:basedOn w:val="Policepardfaut"/>
    <w:rsid w:val="00D00D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957251">
      <w:bodyDiv w:val="1"/>
      <w:marLeft w:val="0"/>
      <w:marRight w:val="0"/>
      <w:marTop w:val="0"/>
      <w:marBottom w:val="0"/>
      <w:divBdr>
        <w:top w:val="none" w:sz="0" w:space="0" w:color="auto"/>
        <w:left w:val="none" w:sz="0" w:space="0" w:color="auto"/>
        <w:bottom w:val="none" w:sz="0" w:space="0" w:color="auto"/>
        <w:right w:val="none" w:sz="0" w:space="0" w:color="auto"/>
      </w:divBdr>
      <w:divsChild>
        <w:div w:id="263540421">
          <w:marLeft w:val="0"/>
          <w:marRight w:val="0"/>
          <w:marTop w:val="0"/>
          <w:marBottom w:val="0"/>
          <w:divBdr>
            <w:top w:val="none" w:sz="0" w:space="0" w:color="auto"/>
            <w:left w:val="none" w:sz="0" w:space="0" w:color="auto"/>
            <w:bottom w:val="none" w:sz="0" w:space="0" w:color="auto"/>
            <w:right w:val="none" w:sz="0" w:space="0" w:color="auto"/>
          </w:divBdr>
          <w:divsChild>
            <w:div w:id="116281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314289">
      <w:bodyDiv w:val="1"/>
      <w:marLeft w:val="0"/>
      <w:marRight w:val="0"/>
      <w:marTop w:val="0"/>
      <w:marBottom w:val="0"/>
      <w:divBdr>
        <w:top w:val="none" w:sz="0" w:space="0" w:color="auto"/>
        <w:left w:val="none" w:sz="0" w:space="0" w:color="auto"/>
        <w:bottom w:val="none" w:sz="0" w:space="0" w:color="auto"/>
        <w:right w:val="none" w:sz="0" w:space="0" w:color="auto"/>
      </w:divBdr>
    </w:div>
    <w:div w:id="421725499">
      <w:bodyDiv w:val="1"/>
      <w:marLeft w:val="0"/>
      <w:marRight w:val="0"/>
      <w:marTop w:val="0"/>
      <w:marBottom w:val="0"/>
      <w:divBdr>
        <w:top w:val="none" w:sz="0" w:space="0" w:color="auto"/>
        <w:left w:val="none" w:sz="0" w:space="0" w:color="auto"/>
        <w:bottom w:val="none" w:sz="0" w:space="0" w:color="auto"/>
        <w:right w:val="none" w:sz="0" w:space="0" w:color="auto"/>
      </w:divBdr>
    </w:div>
    <w:div w:id="452292202">
      <w:bodyDiv w:val="1"/>
      <w:marLeft w:val="0"/>
      <w:marRight w:val="0"/>
      <w:marTop w:val="0"/>
      <w:marBottom w:val="0"/>
      <w:divBdr>
        <w:top w:val="none" w:sz="0" w:space="0" w:color="auto"/>
        <w:left w:val="none" w:sz="0" w:space="0" w:color="auto"/>
        <w:bottom w:val="none" w:sz="0" w:space="0" w:color="auto"/>
        <w:right w:val="none" w:sz="0" w:space="0" w:color="auto"/>
      </w:divBdr>
    </w:div>
    <w:div w:id="490364519">
      <w:bodyDiv w:val="1"/>
      <w:marLeft w:val="0"/>
      <w:marRight w:val="0"/>
      <w:marTop w:val="0"/>
      <w:marBottom w:val="0"/>
      <w:divBdr>
        <w:top w:val="none" w:sz="0" w:space="0" w:color="auto"/>
        <w:left w:val="none" w:sz="0" w:space="0" w:color="auto"/>
        <w:bottom w:val="none" w:sz="0" w:space="0" w:color="auto"/>
        <w:right w:val="none" w:sz="0" w:space="0" w:color="auto"/>
      </w:divBdr>
      <w:divsChild>
        <w:div w:id="307174469">
          <w:marLeft w:val="0"/>
          <w:marRight w:val="0"/>
          <w:marTop w:val="0"/>
          <w:marBottom w:val="0"/>
          <w:divBdr>
            <w:top w:val="none" w:sz="0" w:space="0" w:color="auto"/>
            <w:left w:val="none" w:sz="0" w:space="0" w:color="auto"/>
            <w:bottom w:val="none" w:sz="0" w:space="0" w:color="auto"/>
            <w:right w:val="none" w:sz="0" w:space="0" w:color="auto"/>
          </w:divBdr>
          <w:divsChild>
            <w:div w:id="1181313222">
              <w:marLeft w:val="0"/>
              <w:marRight w:val="0"/>
              <w:marTop w:val="0"/>
              <w:marBottom w:val="0"/>
              <w:divBdr>
                <w:top w:val="none" w:sz="0" w:space="0" w:color="auto"/>
                <w:left w:val="none" w:sz="0" w:space="0" w:color="auto"/>
                <w:bottom w:val="none" w:sz="0" w:space="0" w:color="auto"/>
                <w:right w:val="none" w:sz="0" w:space="0" w:color="auto"/>
              </w:divBdr>
              <w:divsChild>
                <w:div w:id="1151869929">
                  <w:marLeft w:val="0"/>
                  <w:marRight w:val="0"/>
                  <w:marTop w:val="0"/>
                  <w:marBottom w:val="0"/>
                  <w:divBdr>
                    <w:top w:val="none" w:sz="0" w:space="0" w:color="auto"/>
                    <w:left w:val="none" w:sz="0" w:space="0" w:color="auto"/>
                    <w:bottom w:val="none" w:sz="0" w:space="0" w:color="auto"/>
                    <w:right w:val="none" w:sz="0" w:space="0" w:color="auto"/>
                  </w:divBdr>
                  <w:divsChild>
                    <w:div w:id="672413945">
                      <w:marLeft w:val="0"/>
                      <w:marRight w:val="0"/>
                      <w:marTop w:val="0"/>
                      <w:marBottom w:val="0"/>
                      <w:divBdr>
                        <w:top w:val="none" w:sz="0" w:space="0" w:color="auto"/>
                        <w:left w:val="none" w:sz="0" w:space="0" w:color="auto"/>
                        <w:bottom w:val="none" w:sz="0" w:space="0" w:color="auto"/>
                        <w:right w:val="none" w:sz="0" w:space="0" w:color="auto"/>
                      </w:divBdr>
                      <w:divsChild>
                        <w:div w:id="1738287365">
                          <w:marLeft w:val="0"/>
                          <w:marRight w:val="0"/>
                          <w:marTop w:val="45"/>
                          <w:marBottom w:val="0"/>
                          <w:divBdr>
                            <w:top w:val="none" w:sz="0" w:space="0" w:color="auto"/>
                            <w:left w:val="none" w:sz="0" w:space="0" w:color="auto"/>
                            <w:bottom w:val="none" w:sz="0" w:space="0" w:color="auto"/>
                            <w:right w:val="none" w:sz="0" w:space="0" w:color="auto"/>
                          </w:divBdr>
                          <w:divsChild>
                            <w:div w:id="435372343">
                              <w:marLeft w:val="0"/>
                              <w:marRight w:val="0"/>
                              <w:marTop w:val="0"/>
                              <w:marBottom w:val="0"/>
                              <w:divBdr>
                                <w:top w:val="none" w:sz="0" w:space="0" w:color="auto"/>
                                <w:left w:val="none" w:sz="0" w:space="0" w:color="auto"/>
                                <w:bottom w:val="none" w:sz="0" w:space="0" w:color="auto"/>
                                <w:right w:val="none" w:sz="0" w:space="0" w:color="auto"/>
                              </w:divBdr>
                              <w:divsChild>
                                <w:div w:id="1055005375">
                                  <w:marLeft w:val="2070"/>
                                  <w:marRight w:val="3810"/>
                                  <w:marTop w:val="0"/>
                                  <w:marBottom w:val="0"/>
                                  <w:divBdr>
                                    <w:top w:val="none" w:sz="0" w:space="0" w:color="auto"/>
                                    <w:left w:val="none" w:sz="0" w:space="0" w:color="auto"/>
                                    <w:bottom w:val="none" w:sz="0" w:space="0" w:color="auto"/>
                                    <w:right w:val="none" w:sz="0" w:space="0" w:color="auto"/>
                                  </w:divBdr>
                                  <w:divsChild>
                                    <w:div w:id="1168907858">
                                      <w:marLeft w:val="0"/>
                                      <w:marRight w:val="0"/>
                                      <w:marTop w:val="0"/>
                                      <w:marBottom w:val="0"/>
                                      <w:divBdr>
                                        <w:top w:val="none" w:sz="0" w:space="0" w:color="auto"/>
                                        <w:left w:val="none" w:sz="0" w:space="0" w:color="auto"/>
                                        <w:bottom w:val="none" w:sz="0" w:space="0" w:color="auto"/>
                                        <w:right w:val="none" w:sz="0" w:space="0" w:color="auto"/>
                                      </w:divBdr>
                                      <w:divsChild>
                                        <w:div w:id="720520926">
                                          <w:marLeft w:val="0"/>
                                          <w:marRight w:val="0"/>
                                          <w:marTop w:val="0"/>
                                          <w:marBottom w:val="0"/>
                                          <w:divBdr>
                                            <w:top w:val="none" w:sz="0" w:space="0" w:color="auto"/>
                                            <w:left w:val="none" w:sz="0" w:space="0" w:color="auto"/>
                                            <w:bottom w:val="none" w:sz="0" w:space="0" w:color="auto"/>
                                            <w:right w:val="none" w:sz="0" w:space="0" w:color="auto"/>
                                          </w:divBdr>
                                          <w:divsChild>
                                            <w:div w:id="133374956">
                                              <w:marLeft w:val="0"/>
                                              <w:marRight w:val="0"/>
                                              <w:marTop w:val="0"/>
                                              <w:marBottom w:val="0"/>
                                              <w:divBdr>
                                                <w:top w:val="none" w:sz="0" w:space="0" w:color="auto"/>
                                                <w:left w:val="none" w:sz="0" w:space="0" w:color="auto"/>
                                                <w:bottom w:val="none" w:sz="0" w:space="0" w:color="auto"/>
                                                <w:right w:val="none" w:sz="0" w:space="0" w:color="auto"/>
                                              </w:divBdr>
                                              <w:divsChild>
                                                <w:div w:id="1339191674">
                                                  <w:marLeft w:val="0"/>
                                                  <w:marRight w:val="0"/>
                                                  <w:marTop w:val="90"/>
                                                  <w:marBottom w:val="0"/>
                                                  <w:divBdr>
                                                    <w:top w:val="none" w:sz="0" w:space="0" w:color="auto"/>
                                                    <w:left w:val="none" w:sz="0" w:space="0" w:color="auto"/>
                                                    <w:bottom w:val="none" w:sz="0" w:space="0" w:color="auto"/>
                                                    <w:right w:val="none" w:sz="0" w:space="0" w:color="auto"/>
                                                  </w:divBdr>
                                                  <w:divsChild>
                                                    <w:div w:id="2020816415">
                                                      <w:marLeft w:val="0"/>
                                                      <w:marRight w:val="0"/>
                                                      <w:marTop w:val="0"/>
                                                      <w:marBottom w:val="0"/>
                                                      <w:divBdr>
                                                        <w:top w:val="none" w:sz="0" w:space="0" w:color="auto"/>
                                                        <w:left w:val="none" w:sz="0" w:space="0" w:color="auto"/>
                                                        <w:bottom w:val="none" w:sz="0" w:space="0" w:color="auto"/>
                                                        <w:right w:val="none" w:sz="0" w:space="0" w:color="auto"/>
                                                      </w:divBdr>
                                                      <w:divsChild>
                                                        <w:div w:id="1710833301">
                                                          <w:marLeft w:val="0"/>
                                                          <w:marRight w:val="0"/>
                                                          <w:marTop w:val="0"/>
                                                          <w:marBottom w:val="0"/>
                                                          <w:divBdr>
                                                            <w:top w:val="none" w:sz="0" w:space="0" w:color="auto"/>
                                                            <w:left w:val="none" w:sz="0" w:space="0" w:color="auto"/>
                                                            <w:bottom w:val="none" w:sz="0" w:space="0" w:color="auto"/>
                                                            <w:right w:val="none" w:sz="0" w:space="0" w:color="auto"/>
                                                          </w:divBdr>
                                                          <w:divsChild>
                                                            <w:div w:id="1746340857">
                                                              <w:marLeft w:val="0"/>
                                                              <w:marRight w:val="0"/>
                                                              <w:marTop w:val="0"/>
                                                              <w:marBottom w:val="0"/>
                                                              <w:divBdr>
                                                                <w:top w:val="none" w:sz="0" w:space="0" w:color="auto"/>
                                                                <w:left w:val="none" w:sz="0" w:space="0" w:color="auto"/>
                                                                <w:bottom w:val="none" w:sz="0" w:space="0" w:color="auto"/>
                                                                <w:right w:val="none" w:sz="0" w:space="0" w:color="auto"/>
                                                              </w:divBdr>
                                                              <w:divsChild>
                                                                <w:div w:id="679890074">
                                                                  <w:marLeft w:val="0"/>
                                                                  <w:marRight w:val="0"/>
                                                                  <w:marTop w:val="0"/>
                                                                  <w:marBottom w:val="390"/>
                                                                  <w:divBdr>
                                                                    <w:top w:val="none" w:sz="0" w:space="0" w:color="auto"/>
                                                                    <w:left w:val="none" w:sz="0" w:space="0" w:color="auto"/>
                                                                    <w:bottom w:val="none" w:sz="0" w:space="0" w:color="auto"/>
                                                                    <w:right w:val="none" w:sz="0" w:space="0" w:color="auto"/>
                                                                  </w:divBdr>
                                                                  <w:divsChild>
                                                                    <w:div w:id="382828130">
                                                                      <w:marLeft w:val="0"/>
                                                                      <w:marRight w:val="0"/>
                                                                      <w:marTop w:val="0"/>
                                                                      <w:marBottom w:val="0"/>
                                                                      <w:divBdr>
                                                                        <w:top w:val="none" w:sz="0" w:space="0" w:color="auto"/>
                                                                        <w:left w:val="none" w:sz="0" w:space="0" w:color="auto"/>
                                                                        <w:bottom w:val="none" w:sz="0" w:space="0" w:color="auto"/>
                                                                        <w:right w:val="none" w:sz="0" w:space="0" w:color="auto"/>
                                                                      </w:divBdr>
                                                                      <w:divsChild>
                                                                        <w:div w:id="1523205112">
                                                                          <w:marLeft w:val="0"/>
                                                                          <w:marRight w:val="0"/>
                                                                          <w:marTop w:val="0"/>
                                                                          <w:marBottom w:val="0"/>
                                                                          <w:divBdr>
                                                                            <w:top w:val="none" w:sz="0" w:space="0" w:color="auto"/>
                                                                            <w:left w:val="none" w:sz="0" w:space="0" w:color="auto"/>
                                                                            <w:bottom w:val="none" w:sz="0" w:space="0" w:color="auto"/>
                                                                            <w:right w:val="none" w:sz="0" w:space="0" w:color="auto"/>
                                                                          </w:divBdr>
                                                                          <w:divsChild>
                                                                            <w:div w:id="255285777">
                                                                              <w:marLeft w:val="0"/>
                                                                              <w:marRight w:val="0"/>
                                                                              <w:marTop w:val="0"/>
                                                                              <w:marBottom w:val="0"/>
                                                                              <w:divBdr>
                                                                                <w:top w:val="none" w:sz="0" w:space="0" w:color="auto"/>
                                                                                <w:left w:val="none" w:sz="0" w:space="0" w:color="auto"/>
                                                                                <w:bottom w:val="none" w:sz="0" w:space="0" w:color="auto"/>
                                                                                <w:right w:val="none" w:sz="0" w:space="0" w:color="auto"/>
                                                                              </w:divBdr>
                                                                              <w:divsChild>
                                                                                <w:div w:id="68559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8041352">
                                                                  <w:marLeft w:val="0"/>
                                                                  <w:marRight w:val="0"/>
                                                                  <w:marTop w:val="0"/>
                                                                  <w:marBottom w:val="390"/>
                                                                  <w:divBdr>
                                                                    <w:top w:val="none" w:sz="0" w:space="0" w:color="auto"/>
                                                                    <w:left w:val="none" w:sz="0" w:space="0" w:color="auto"/>
                                                                    <w:bottom w:val="none" w:sz="0" w:space="0" w:color="auto"/>
                                                                    <w:right w:val="none" w:sz="0" w:space="0" w:color="auto"/>
                                                                  </w:divBdr>
                                                                  <w:divsChild>
                                                                    <w:div w:id="704599835">
                                                                      <w:marLeft w:val="0"/>
                                                                      <w:marRight w:val="0"/>
                                                                      <w:marTop w:val="0"/>
                                                                      <w:marBottom w:val="0"/>
                                                                      <w:divBdr>
                                                                        <w:top w:val="none" w:sz="0" w:space="0" w:color="auto"/>
                                                                        <w:left w:val="none" w:sz="0" w:space="0" w:color="auto"/>
                                                                        <w:bottom w:val="none" w:sz="0" w:space="0" w:color="auto"/>
                                                                        <w:right w:val="none" w:sz="0" w:space="0" w:color="auto"/>
                                                                      </w:divBdr>
                                                                      <w:divsChild>
                                                                        <w:div w:id="157446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12766683">
      <w:bodyDiv w:val="1"/>
      <w:marLeft w:val="0"/>
      <w:marRight w:val="0"/>
      <w:marTop w:val="0"/>
      <w:marBottom w:val="0"/>
      <w:divBdr>
        <w:top w:val="none" w:sz="0" w:space="0" w:color="auto"/>
        <w:left w:val="none" w:sz="0" w:space="0" w:color="auto"/>
        <w:bottom w:val="none" w:sz="0" w:space="0" w:color="auto"/>
        <w:right w:val="none" w:sz="0" w:space="0" w:color="auto"/>
      </w:divBdr>
    </w:div>
    <w:div w:id="718818262">
      <w:bodyDiv w:val="1"/>
      <w:marLeft w:val="0"/>
      <w:marRight w:val="0"/>
      <w:marTop w:val="0"/>
      <w:marBottom w:val="0"/>
      <w:divBdr>
        <w:top w:val="none" w:sz="0" w:space="0" w:color="auto"/>
        <w:left w:val="none" w:sz="0" w:space="0" w:color="auto"/>
        <w:bottom w:val="none" w:sz="0" w:space="0" w:color="auto"/>
        <w:right w:val="none" w:sz="0" w:space="0" w:color="auto"/>
      </w:divBdr>
    </w:div>
    <w:div w:id="863981532">
      <w:bodyDiv w:val="1"/>
      <w:marLeft w:val="0"/>
      <w:marRight w:val="0"/>
      <w:marTop w:val="0"/>
      <w:marBottom w:val="0"/>
      <w:divBdr>
        <w:top w:val="none" w:sz="0" w:space="0" w:color="auto"/>
        <w:left w:val="none" w:sz="0" w:space="0" w:color="auto"/>
        <w:bottom w:val="none" w:sz="0" w:space="0" w:color="auto"/>
        <w:right w:val="none" w:sz="0" w:space="0" w:color="auto"/>
      </w:divBdr>
      <w:divsChild>
        <w:div w:id="256597333">
          <w:marLeft w:val="0"/>
          <w:marRight w:val="0"/>
          <w:marTop w:val="0"/>
          <w:marBottom w:val="0"/>
          <w:divBdr>
            <w:top w:val="none" w:sz="0" w:space="0" w:color="auto"/>
            <w:left w:val="none" w:sz="0" w:space="0" w:color="auto"/>
            <w:bottom w:val="none" w:sz="0" w:space="0" w:color="auto"/>
            <w:right w:val="none" w:sz="0" w:space="0" w:color="auto"/>
          </w:divBdr>
          <w:divsChild>
            <w:div w:id="1905869802">
              <w:marLeft w:val="0"/>
              <w:marRight w:val="0"/>
              <w:marTop w:val="0"/>
              <w:marBottom w:val="0"/>
              <w:divBdr>
                <w:top w:val="none" w:sz="0" w:space="0" w:color="auto"/>
                <w:left w:val="none" w:sz="0" w:space="0" w:color="auto"/>
                <w:bottom w:val="none" w:sz="0" w:space="0" w:color="auto"/>
                <w:right w:val="none" w:sz="0" w:space="0" w:color="auto"/>
              </w:divBdr>
              <w:divsChild>
                <w:div w:id="1201434938">
                  <w:marLeft w:val="0"/>
                  <w:marRight w:val="0"/>
                  <w:marTop w:val="0"/>
                  <w:marBottom w:val="0"/>
                  <w:divBdr>
                    <w:top w:val="none" w:sz="0" w:space="0" w:color="auto"/>
                    <w:left w:val="none" w:sz="0" w:space="0" w:color="auto"/>
                    <w:bottom w:val="none" w:sz="0" w:space="0" w:color="auto"/>
                    <w:right w:val="none" w:sz="0" w:space="0" w:color="auto"/>
                  </w:divBdr>
                  <w:divsChild>
                    <w:div w:id="837234433">
                      <w:marLeft w:val="0"/>
                      <w:marRight w:val="0"/>
                      <w:marTop w:val="0"/>
                      <w:marBottom w:val="0"/>
                      <w:divBdr>
                        <w:top w:val="none" w:sz="0" w:space="0" w:color="auto"/>
                        <w:left w:val="none" w:sz="0" w:space="0" w:color="auto"/>
                        <w:bottom w:val="none" w:sz="0" w:space="0" w:color="auto"/>
                        <w:right w:val="none" w:sz="0" w:space="0" w:color="auto"/>
                      </w:divBdr>
                      <w:divsChild>
                        <w:div w:id="674191261">
                          <w:marLeft w:val="0"/>
                          <w:marRight w:val="0"/>
                          <w:marTop w:val="0"/>
                          <w:marBottom w:val="0"/>
                          <w:divBdr>
                            <w:top w:val="none" w:sz="0" w:space="0" w:color="auto"/>
                            <w:left w:val="none" w:sz="0" w:space="0" w:color="auto"/>
                            <w:bottom w:val="none" w:sz="0" w:space="0" w:color="auto"/>
                            <w:right w:val="none" w:sz="0" w:space="0" w:color="auto"/>
                          </w:divBdr>
                          <w:divsChild>
                            <w:div w:id="50471919">
                              <w:marLeft w:val="0"/>
                              <w:marRight w:val="0"/>
                              <w:marTop w:val="0"/>
                              <w:marBottom w:val="0"/>
                              <w:divBdr>
                                <w:top w:val="none" w:sz="0" w:space="0" w:color="auto"/>
                                <w:left w:val="none" w:sz="0" w:space="0" w:color="auto"/>
                                <w:bottom w:val="none" w:sz="0" w:space="0" w:color="auto"/>
                                <w:right w:val="none" w:sz="0" w:space="0" w:color="auto"/>
                              </w:divBdr>
                              <w:divsChild>
                                <w:div w:id="1131747446">
                                  <w:marLeft w:val="0"/>
                                  <w:marRight w:val="0"/>
                                  <w:marTop w:val="0"/>
                                  <w:marBottom w:val="0"/>
                                  <w:divBdr>
                                    <w:top w:val="none" w:sz="0" w:space="0" w:color="auto"/>
                                    <w:left w:val="none" w:sz="0" w:space="0" w:color="auto"/>
                                    <w:bottom w:val="none" w:sz="0" w:space="0" w:color="auto"/>
                                    <w:right w:val="none" w:sz="0" w:space="0" w:color="auto"/>
                                  </w:divBdr>
                                  <w:divsChild>
                                    <w:div w:id="1527671033">
                                      <w:marLeft w:val="0"/>
                                      <w:marRight w:val="0"/>
                                      <w:marTop w:val="0"/>
                                      <w:marBottom w:val="0"/>
                                      <w:divBdr>
                                        <w:top w:val="none" w:sz="0" w:space="0" w:color="auto"/>
                                        <w:left w:val="none" w:sz="0" w:space="0" w:color="auto"/>
                                        <w:bottom w:val="none" w:sz="0" w:space="0" w:color="auto"/>
                                        <w:right w:val="none" w:sz="0" w:space="0" w:color="auto"/>
                                      </w:divBdr>
                                      <w:divsChild>
                                        <w:div w:id="183710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5188307">
      <w:bodyDiv w:val="1"/>
      <w:marLeft w:val="0"/>
      <w:marRight w:val="0"/>
      <w:marTop w:val="0"/>
      <w:marBottom w:val="0"/>
      <w:divBdr>
        <w:top w:val="none" w:sz="0" w:space="0" w:color="auto"/>
        <w:left w:val="none" w:sz="0" w:space="0" w:color="auto"/>
        <w:bottom w:val="none" w:sz="0" w:space="0" w:color="auto"/>
        <w:right w:val="none" w:sz="0" w:space="0" w:color="auto"/>
      </w:divBdr>
    </w:div>
    <w:div w:id="1034038689">
      <w:bodyDiv w:val="1"/>
      <w:marLeft w:val="0"/>
      <w:marRight w:val="0"/>
      <w:marTop w:val="0"/>
      <w:marBottom w:val="0"/>
      <w:divBdr>
        <w:top w:val="none" w:sz="0" w:space="0" w:color="auto"/>
        <w:left w:val="none" w:sz="0" w:space="0" w:color="auto"/>
        <w:bottom w:val="none" w:sz="0" w:space="0" w:color="auto"/>
        <w:right w:val="none" w:sz="0" w:space="0" w:color="auto"/>
      </w:divBdr>
    </w:div>
    <w:div w:id="1387535202">
      <w:bodyDiv w:val="1"/>
      <w:marLeft w:val="0"/>
      <w:marRight w:val="0"/>
      <w:marTop w:val="0"/>
      <w:marBottom w:val="0"/>
      <w:divBdr>
        <w:top w:val="none" w:sz="0" w:space="0" w:color="auto"/>
        <w:left w:val="none" w:sz="0" w:space="0" w:color="auto"/>
        <w:bottom w:val="none" w:sz="0" w:space="0" w:color="auto"/>
        <w:right w:val="none" w:sz="0" w:space="0" w:color="auto"/>
      </w:divBdr>
    </w:div>
    <w:div w:id="1392117095">
      <w:bodyDiv w:val="1"/>
      <w:marLeft w:val="0"/>
      <w:marRight w:val="0"/>
      <w:marTop w:val="0"/>
      <w:marBottom w:val="0"/>
      <w:divBdr>
        <w:top w:val="none" w:sz="0" w:space="0" w:color="auto"/>
        <w:left w:val="none" w:sz="0" w:space="0" w:color="auto"/>
        <w:bottom w:val="none" w:sz="0" w:space="0" w:color="auto"/>
        <w:right w:val="none" w:sz="0" w:space="0" w:color="auto"/>
      </w:divBdr>
    </w:div>
    <w:div w:id="1636448297">
      <w:bodyDiv w:val="1"/>
      <w:marLeft w:val="0"/>
      <w:marRight w:val="0"/>
      <w:marTop w:val="0"/>
      <w:marBottom w:val="0"/>
      <w:divBdr>
        <w:top w:val="none" w:sz="0" w:space="0" w:color="auto"/>
        <w:left w:val="none" w:sz="0" w:space="0" w:color="auto"/>
        <w:bottom w:val="none" w:sz="0" w:space="0" w:color="auto"/>
        <w:right w:val="none" w:sz="0" w:space="0" w:color="auto"/>
      </w:divBdr>
    </w:div>
    <w:div w:id="1744796642">
      <w:bodyDiv w:val="1"/>
      <w:marLeft w:val="0"/>
      <w:marRight w:val="0"/>
      <w:marTop w:val="0"/>
      <w:marBottom w:val="0"/>
      <w:divBdr>
        <w:top w:val="none" w:sz="0" w:space="0" w:color="auto"/>
        <w:left w:val="none" w:sz="0" w:space="0" w:color="auto"/>
        <w:bottom w:val="none" w:sz="0" w:space="0" w:color="auto"/>
        <w:right w:val="none" w:sz="0" w:space="0" w:color="auto"/>
      </w:divBdr>
    </w:div>
    <w:div w:id="1765147978">
      <w:bodyDiv w:val="1"/>
      <w:marLeft w:val="0"/>
      <w:marRight w:val="0"/>
      <w:marTop w:val="0"/>
      <w:marBottom w:val="0"/>
      <w:divBdr>
        <w:top w:val="none" w:sz="0" w:space="0" w:color="auto"/>
        <w:left w:val="none" w:sz="0" w:space="0" w:color="auto"/>
        <w:bottom w:val="none" w:sz="0" w:space="0" w:color="auto"/>
        <w:right w:val="none" w:sz="0" w:space="0" w:color="auto"/>
      </w:divBdr>
    </w:div>
    <w:div w:id="1880391577">
      <w:bodyDiv w:val="1"/>
      <w:marLeft w:val="0"/>
      <w:marRight w:val="0"/>
      <w:marTop w:val="0"/>
      <w:marBottom w:val="0"/>
      <w:divBdr>
        <w:top w:val="none" w:sz="0" w:space="0" w:color="auto"/>
        <w:left w:val="none" w:sz="0" w:space="0" w:color="auto"/>
        <w:bottom w:val="none" w:sz="0" w:space="0" w:color="auto"/>
        <w:right w:val="none" w:sz="0" w:space="0" w:color="auto"/>
      </w:divBdr>
      <w:divsChild>
        <w:div w:id="850804336">
          <w:marLeft w:val="0"/>
          <w:marRight w:val="0"/>
          <w:marTop w:val="0"/>
          <w:marBottom w:val="0"/>
          <w:divBdr>
            <w:top w:val="none" w:sz="0" w:space="0" w:color="auto"/>
            <w:left w:val="none" w:sz="0" w:space="0" w:color="auto"/>
            <w:bottom w:val="none" w:sz="0" w:space="0" w:color="auto"/>
            <w:right w:val="none" w:sz="0" w:space="0" w:color="auto"/>
          </w:divBdr>
          <w:divsChild>
            <w:div w:id="224339061">
              <w:marLeft w:val="0"/>
              <w:marRight w:val="0"/>
              <w:marTop w:val="0"/>
              <w:marBottom w:val="0"/>
              <w:divBdr>
                <w:top w:val="none" w:sz="0" w:space="0" w:color="auto"/>
                <w:left w:val="none" w:sz="0" w:space="0" w:color="auto"/>
                <w:bottom w:val="none" w:sz="0" w:space="0" w:color="auto"/>
                <w:right w:val="none" w:sz="0" w:space="0" w:color="auto"/>
              </w:divBdr>
              <w:divsChild>
                <w:div w:id="961613762">
                  <w:marLeft w:val="0"/>
                  <w:marRight w:val="0"/>
                  <w:marTop w:val="0"/>
                  <w:marBottom w:val="0"/>
                  <w:divBdr>
                    <w:top w:val="none" w:sz="0" w:space="0" w:color="auto"/>
                    <w:left w:val="none" w:sz="0" w:space="0" w:color="auto"/>
                    <w:bottom w:val="none" w:sz="0" w:space="0" w:color="auto"/>
                    <w:right w:val="none" w:sz="0" w:space="0" w:color="auto"/>
                  </w:divBdr>
                  <w:divsChild>
                    <w:div w:id="558248414">
                      <w:marLeft w:val="0"/>
                      <w:marRight w:val="0"/>
                      <w:marTop w:val="0"/>
                      <w:marBottom w:val="0"/>
                      <w:divBdr>
                        <w:top w:val="none" w:sz="0" w:space="0" w:color="auto"/>
                        <w:left w:val="none" w:sz="0" w:space="0" w:color="auto"/>
                        <w:bottom w:val="none" w:sz="0" w:space="0" w:color="auto"/>
                        <w:right w:val="none" w:sz="0" w:space="0" w:color="auto"/>
                      </w:divBdr>
                      <w:divsChild>
                        <w:div w:id="499153719">
                          <w:marLeft w:val="0"/>
                          <w:marRight w:val="0"/>
                          <w:marTop w:val="45"/>
                          <w:marBottom w:val="0"/>
                          <w:divBdr>
                            <w:top w:val="none" w:sz="0" w:space="0" w:color="auto"/>
                            <w:left w:val="none" w:sz="0" w:space="0" w:color="auto"/>
                            <w:bottom w:val="none" w:sz="0" w:space="0" w:color="auto"/>
                            <w:right w:val="none" w:sz="0" w:space="0" w:color="auto"/>
                          </w:divBdr>
                          <w:divsChild>
                            <w:div w:id="1734111688">
                              <w:marLeft w:val="0"/>
                              <w:marRight w:val="0"/>
                              <w:marTop w:val="0"/>
                              <w:marBottom w:val="0"/>
                              <w:divBdr>
                                <w:top w:val="none" w:sz="0" w:space="0" w:color="auto"/>
                                <w:left w:val="none" w:sz="0" w:space="0" w:color="auto"/>
                                <w:bottom w:val="none" w:sz="0" w:space="0" w:color="auto"/>
                                <w:right w:val="none" w:sz="0" w:space="0" w:color="auto"/>
                              </w:divBdr>
                              <w:divsChild>
                                <w:div w:id="1946425298">
                                  <w:marLeft w:val="2070"/>
                                  <w:marRight w:val="3810"/>
                                  <w:marTop w:val="0"/>
                                  <w:marBottom w:val="0"/>
                                  <w:divBdr>
                                    <w:top w:val="none" w:sz="0" w:space="0" w:color="auto"/>
                                    <w:left w:val="none" w:sz="0" w:space="0" w:color="auto"/>
                                    <w:bottom w:val="none" w:sz="0" w:space="0" w:color="auto"/>
                                    <w:right w:val="none" w:sz="0" w:space="0" w:color="auto"/>
                                  </w:divBdr>
                                  <w:divsChild>
                                    <w:div w:id="1313292636">
                                      <w:marLeft w:val="0"/>
                                      <w:marRight w:val="0"/>
                                      <w:marTop w:val="0"/>
                                      <w:marBottom w:val="0"/>
                                      <w:divBdr>
                                        <w:top w:val="none" w:sz="0" w:space="0" w:color="auto"/>
                                        <w:left w:val="none" w:sz="0" w:space="0" w:color="auto"/>
                                        <w:bottom w:val="none" w:sz="0" w:space="0" w:color="auto"/>
                                        <w:right w:val="none" w:sz="0" w:space="0" w:color="auto"/>
                                      </w:divBdr>
                                      <w:divsChild>
                                        <w:div w:id="1002313401">
                                          <w:marLeft w:val="0"/>
                                          <w:marRight w:val="0"/>
                                          <w:marTop w:val="0"/>
                                          <w:marBottom w:val="0"/>
                                          <w:divBdr>
                                            <w:top w:val="none" w:sz="0" w:space="0" w:color="auto"/>
                                            <w:left w:val="none" w:sz="0" w:space="0" w:color="auto"/>
                                            <w:bottom w:val="none" w:sz="0" w:space="0" w:color="auto"/>
                                            <w:right w:val="none" w:sz="0" w:space="0" w:color="auto"/>
                                          </w:divBdr>
                                          <w:divsChild>
                                            <w:div w:id="2139954426">
                                              <w:marLeft w:val="0"/>
                                              <w:marRight w:val="0"/>
                                              <w:marTop w:val="0"/>
                                              <w:marBottom w:val="0"/>
                                              <w:divBdr>
                                                <w:top w:val="none" w:sz="0" w:space="0" w:color="auto"/>
                                                <w:left w:val="none" w:sz="0" w:space="0" w:color="auto"/>
                                                <w:bottom w:val="none" w:sz="0" w:space="0" w:color="auto"/>
                                                <w:right w:val="none" w:sz="0" w:space="0" w:color="auto"/>
                                              </w:divBdr>
                                              <w:divsChild>
                                                <w:div w:id="2014449221">
                                                  <w:marLeft w:val="0"/>
                                                  <w:marRight w:val="0"/>
                                                  <w:marTop w:val="90"/>
                                                  <w:marBottom w:val="0"/>
                                                  <w:divBdr>
                                                    <w:top w:val="none" w:sz="0" w:space="0" w:color="auto"/>
                                                    <w:left w:val="none" w:sz="0" w:space="0" w:color="auto"/>
                                                    <w:bottom w:val="none" w:sz="0" w:space="0" w:color="auto"/>
                                                    <w:right w:val="none" w:sz="0" w:space="0" w:color="auto"/>
                                                  </w:divBdr>
                                                  <w:divsChild>
                                                    <w:div w:id="1195848534">
                                                      <w:marLeft w:val="0"/>
                                                      <w:marRight w:val="0"/>
                                                      <w:marTop w:val="0"/>
                                                      <w:marBottom w:val="0"/>
                                                      <w:divBdr>
                                                        <w:top w:val="none" w:sz="0" w:space="0" w:color="auto"/>
                                                        <w:left w:val="none" w:sz="0" w:space="0" w:color="auto"/>
                                                        <w:bottom w:val="none" w:sz="0" w:space="0" w:color="auto"/>
                                                        <w:right w:val="none" w:sz="0" w:space="0" w:color="auto"/>
                                                      </w:divBdr>
                                                      <w:divsChild>
                                                        <w:div w:id="1187062835">
                                                          <w:marLeft w:val="0"/>
                                                          <w:marRight w:val="0"/>
                                                          <w:marTop w:val="0"/>
                                                          <w:marBottom w:val="0"/>
                                                          <w:divBdr>
                                                            <w:top w:val="none" w:sz="0" w:space="0" w:color="auto"/>
                                                            <w:left w:val="none" w:sz="0" w:space="0" w:color="auto"/>
                                                            <w:bottom w:val="none" w:sz="0" w:space="0" w:color="auto"/>
                                                            <w:right w:val="none" w:sz="0" w:space="0" w:color="auto"/>
                                                          </w:divBdr>
                                                          <w:divsChild>
                                                            <w:div w:id="151993193">
                                                              <w:marLeft w:val="0"/>
                                                              <w:marRight w:val="0"/>
                                                              <w:marTop w:val="0"/>
                                                              <w:marBottom w:val="0"/>
                                                              <w:divBdr>
                                                                <w:top w:val="none" w:sz="0" w:space="0" w:color="auto"/>
                                                                <w:left w:val="none" w:sz="0" w:space="0" w:color="auto"/>
                                                                <w:bottom w:val="none" w:sz="0" w:space="0" w:color="auto"/>
                                                                <w:right w:val="none" w:sz="0" w:space="0" w:color="auto"/>
                                                              </w:divBdr>
                                                              <w:divsChild>
                                                                <w:div w:id="365761018">
                                                                  <w:marLeft w:val="0"/>
                                                                  <w:marRight w:val="0"/>
                                                                  <w:marTop w:val="0"/>
                                                                  <w:marBottom w:val="390"/>
                                                                  <w:divBdr>
                                                                    <w:top w:val="none" w:sz="0" w:space="0" w:color="auto"/>
                                                                    <w:left w:val="none" w:sz="0" w:space="0" w:color="auto"/>
                                                                    <w:bottom w:val="none" w:sz="0" w:space="0" w:color="auto"/>
                                                                    <w:right w:val="none" w:sz="0" w:space="0" w:color="auto"/>
                                                                  </w:divBdr>
                                                                  <w:divsChild>
                                                                    <w:div w:id="727991862">
                                                                      <w:marLeft w:val="0"/>
                                                                      <w:marRight w:val="0"/>
                                                                      <w:marTop w:val="0"/>
                                                                      <w:marBottom w:val="0"/>
                                                                      <w:divBdr>
                                                                        <w:top w:val="none" w:sz="0" w:space="0" w:color="auto"/>
                                                                        <w:left w:val="none" w:sz="0" w:space="0" w:color="auto"/>
                                                                        <w:bottom w:val="none" w:sz="0" w:space="0" w:color="auto"/>
                                                                        <w:right w:val="none" w:sz="0" w:space="0" w:color="auto"/>
                                                                      </w:divBdr>
                                                                      <w:divsChild>
                                                                        <w:div w:id="1160776722">
                                                                          <w:marLeft w:val="0"/>
                                                                          <w:marRight w:val="0"/>
                                                                          <w:marTop w:val="0"/>
                                                                          <w:marBottom w:val="0"/>
                                                                          <w:divBdr>
                                                                            <w:top w:val="none" w:sz="0" w:space="0" w:color="auto"/>
                                                                            <w:left w:val="none" w:sz="0" w:space="0" w:color="auto"/>
                                                                            <w:bottom w:val="none" w:sz="0" w:space="0" w:color="auto"/>
                                                                            <w:right w:val="none" w:sz="0" w:space="0" w:color="auto"/>
                                                                          </w:divBdr>
                                                                          <w:divsChild>
                                                                            <w:div w:id="767967051">
                                                                              <w:marLeft w:val="0"/>
                                                                              <w:marRight w:val="0"/>
                                                                              <w:marTop w:val="0"/>
                                                                              <w:marBottom w:val="0"/>
                                                                              <w:divBdr>
                                                                                <w:top w:val="none" w:sz="0" w:space="0" w:color="auto"/>
                                                                                <w:left w:val="none" w:sz="0" w:space="0" w:color="auto"/>
                                                                                <w:bottom w:val="none" w:sz="0" w:space="0" w:color="auto"/>
                                                                                <w:right w:val="none" w:sz="0" w:space="0" w:color="auto"/>
                                                                              </w:divBdr>
                                                                              <w:divsChild>
                                                                                <w:div w:id="206000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2327065">
                                                                  <w:marLeft w:val="0"/>
                                                                  <w:marRight w:val="0"/>
                                                                  <w:marTop w:val="0"/>
                                                                  <w:marBottom w:val="390"/>
                                                                  <w:divBdr>
                                                                    <w:top w:val="none" w:sz="0" w:space="0" w:color="auto"/>
                                                                    <w:left w:val="none" w:sz="0" w:space="0" w:color="auto"/>
                                                                    <w:bottom w:val="none" w:sz="0" w:space="0" w:color="auto"/>
                                                                    <w:right w:val="none" w:sz="0" w:space="0" w:color="auto"/>
                                                                  </w:divBdr>
                                                                  <w:divsChild>
                                                                    <w:div w:id="1643077820">
                                                                      <w:marLeft w:val="0"/>
                                                                      <w:marRight w:val="0"/>
                                                                      <w:marTop w:val="0"/>
                                                                      <w:marBottom w:val="0"/>
                                                                      <w:divBdr>
                                                                        <w:top w:val="none" w:sz="0" w:space="0" w:color="auto"/>
                                                                        <w:left w:val="none" w:sz="0" w:space="0" w:color="auto"/>
                                                                        <w:bottom w:val="none" w:sz="0" w:space="0" w:color="auto"/>
                                                                        <w:right w:val="none" w:sz="0" w:space="0" w:color="auto"/>
                                                                      </w:divBdr>
                                                                      <w:divsChild>
                                                                        <w:div w:id="57647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72125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legifrance.gouv.fr/affichTexteArticle.do;jsessionid=CBE77427914513E21FC8751B3CD51D1C.tpdila07v_2?idArticle=LEGIARTI000032443102&amp;cidTexte=JORFTEXT000000320434&amp;categorieLien=id&amp;dateTexte="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7.png"/><Relationship Id="rId47" Type="http://schemas.openxmlformats.org/officeDocument/2006/relationships/image" Target="media/image29.png"/><Relationship Id="rId63" Type="http://schemas.openxmlformats.org/officeDocument/2006/relationships/image" Target="media/image43.png"/><Relationship Id="rId68" Type="http://schemas.openxmlformats.org/officeDocument/2006/relationships/hyperlink" Target="file:///C:\Users\Public\Altair\Tests\Exemple\Bases\Fiabilite\cl1.csv" TargetMode="External"/><Relationship Id="rId84" Type="http://schemas.openxmlformats.org/officeDocument/2006/relationships/image" Target="media/image59.png"/><Relationship Id="rId89" Type="http://schemas.openxmlformats.org/officeDocument/2006/relationships/image" Target="media/image64.png"/><Relationship Id="rId16" Type="http://schemas.microsoft.com/office/2011/relationships/commentsExtended" Target="commentsExtended.xml"/><Relationship Id="rId11" Type="http://schemas.openxmlformats.org/officeDocument/2006/relationships/footer" Target="footer1.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0.png"/><Relationship Id="rId79" Type="http://schemas.openxmlformats.org/officeDocument/2006/relationships/footer" Target="footer4.xml"/><Relationship Id="rId5" Type="http://schemas.openxmlformats.org/officeDocument/2006/relationships/numbering" Target="numbering.xml"/><Relationship Id="rId90" Type="http://schemas.openxmlformats.org/officeDocument/2006/relationships/image" Target="media/image65.png"/><Relationship Id="rId95" Type="http://schemas.openxmlformats.org/officeDocument/2006/relationships/theme" Target="theme/theme1.xml"/><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28.png"/><Relationship Id="rId48" Type="http://schemas.openxmlformats.org/officeDocument/2006/relationships/image" Target="media/image30.png"/><Relationship Id="rId64" Type="http://schemas.openxmlformats.org/officeDocument/2006/relationships/image" Target="media/image44.png"/><Relationship Id="rId69" Type="http://schemas.openxmlformats.org/officeDocument/2006/relationships/hyperlink" Target="file:///C:\Users\Public\Altair\Tests\Exemple\Bases\Fiabilite\cl2.csv" TargetMode="External"/><Relationship Id="rId8" Type="http://schemas.openxmlformats.org/officeDocument/2006/relationships/webSettings" Target="webSettings.xml"/><Relationship Id="rId51" Type="http://schemas.openxmlformats.org/officeDocument/2006/relationships/hyperlink" Target="http://www.emploi-collectivites.fr/emploi-directeur/recherche?qu=%20directeur" TargetMode="External"/><Relationship Id="rId72" Type="http://schemas.openxmlformats.org/officeDocument/2006/relationships/image" Target="media/image48.png"/><Relationship Id="rId80" Type="http://schemas.openxmlformats.org/officeDocument/2006/relationships/image" Target="media/image55.png"/><Relationship Id="rId85" Type="http://schemas.openxmlformats.org/officeDocument/2006/relationships/image" Target="media/image60.png"/><Relationship Id="rId93"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footer" Target="footer2.xml"/><Relationship Id="rId17" Type="http://schemas.microsoft.com/office/2016/09/relationships/commentsIds" Target="commentsIds.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file:///C:\Users\Public\Altair\Tests\Exemple\Bases\Reglementation\matricules.contractuels.et.vacations.csv" TargetMode="External"/><Relationship Id="rId46" Type="http://schemas.openxmlformats.org/officeDocument/2006/relationships/hyperlink" Target="file:///C:\Users\Public\Altair\Tests\Exemple\Bases\Reglementation\Paie_vac_contr.csv" TargetMode="External"/><Relationship Id="rId59" Type="http://schemas.openxmlformats.org/officeDocument/2006/relationships/image" Target="media/image39.emf"/><Relationship Id="rId67" Type="http://schemas.openxmlformats.org/officeDocument/2006/relationships/image" Target="media/image47.png"/><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hyperlink" Target="file:///C:\Users\Public\Altair\Tests\Exemple\Bases\Fiabilite\cl3.csv" TargetMode="External"/><Relationship Id="rId75" Type="http://schemas.openxmlformats.org/officeDocument/2006/relationships/image" Target="media/image51.png"/><Relationship Id="rId83" Type="http://schemas.openxmlformats.org/officeDocument/2006/relationships/image" Target="media/image58.png"/><Relationship Id="rId88" Type="http://schemas.openxmlformats.org/officeDocument/2006/relationships/image" Target="media/image63.png"/><Relationship Id="rId91"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1.png"/><Relationship Id="rId57" Type="http://schemas.openxmlformats.org/officeDocument/2006/relationships/image" Target="media/image37.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hyperlink" Target="file:///C:\Users\Public\Altair\Tests\Exemple\Bases\Reglementation\matricules.contractuels.et.vacations.csv" TargetMode="External"/><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image" Target="media/image56.png"/><Relationship Id="rId86" Type="http://schemas.openxmlformats.org/officeDocument/2006/relationships/image" Target="media/image61.png"/><Relationship Id="rId94"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image" Target="media/image6.png"/><Relationship Id="rId39" Type="http://schemas.openxmlformats.org/officeDocument/2006/relationships/hyperlink" Target="file:///C:\Users\Public\Altair\Tests\Exemple\Bases\Reglementation\RI.et.vacations.csv" TargetMode="External"/><Relationship Id="rId34" Type="http://schemas.openxmlformats.org/officeDocument/2006/relationships/image" Target="media/image22.png"/><Relationship Id="rId50" Type="http://schemas.openxmlformats.org/officeDocument/2006/relationships/hyperlink" Target="http://www.emploi-collectivites.fr/emploi-administrateur/recherche?qu=%20Administrateur" TargetMode="External"/><Relationship Id="rId55" Type="http://schemas.openxmlformats.org/officeDocument/2006/relationships/image" Target="media/image35.png"/><Relationship Id="rId76" Type="http://schemas.openxmlformats.org/officeDocument/2006/relationships/image" Target="media/image52.png"/><Relationship Id="rId7" Type="http://schemas.openxmlformats.org/officeDocument/2006/relationships/settings" Target="settings.xml"/><Relationship Id="rId71" Type="http://schemas.openxmlformats.org/officeDocument/2006/relationships/hyperlink" Target="file:///C:\Users\Public\Altair\Tests\Exemple\Bases\Fiabilite\cl4.csv" TargetMode="External"/><Relationship Id="rId92" Type="http://schemas.openxmlformats.org/officeDocument/2006/relationships/image" Target="media/image67.pn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emf"/><Relationship Id="rId40" Type="http://schemas.openxmlformats.org/officeDocument/2006/relationships/hyperlink" Target="file:///C:\Users\Public\Altair\Tests\Exemple\Bases\Reglementation\Paie_vac_contr.csv" TargetMode="External"/><Relationship Id="rId45" Type="http://schemas.openxmlformats.org/officeDocument/2006/relationships/hyperlink" Target="file:///C:\Users\Public\Altair\Tests\Exemple\Bases\Reglementation\RI.et.vacations.csv" TargetMode="External"/><Relationship Id="rId66" Type="http://schemas.openxmlformats.org/officeDocument/2006/relationships/image" Target="media/image46.png"/><Relationship Id="rId87" Type="http://schemas.openxmlformats.org/officeDocument/2006/relationships/image" Target="media/image62.png"/><Relationship Id="rId61" Type="http://schemas.openxmlformats.org/officeDocument/2006/relationships/image" Target="media/image41.png"/><Relationship Id="rId82" Type="http://schemas.openxmlformats.org/officeDocument/2006/relationships/image" Target="media/image57.png"/><Relationship Id="rId19" Type="http://schemas.openxmlformats.org/officeDocument/2006/relationships/image" Target="media/image7.png"/><Relationship Id="rId14" Type="http://schemas.openxmlformats.org/officeDocument/2006/relationships/footer" Target="footer3.xml"/><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36.png"/><Relationship Id="rId77" Type="http://schemas.openxmlformats.org/officeDocument/2006/relationships/image" Target="media/image53.png"/></Relationships>
</file>

<file path=word/_rels/footer1.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5.emf"/></Relationships>
</file>

<file path=word/_rels/footer4.xml.rels><?xml version="1.0" encoding="UTF-8" standalone="yes"?>
<Relationships xmlns="http://schemas.openxmlformats.org/package/2006/relationships"><Relationship Id="rId2" Type="http://schemas.openxmlformats.org/officeDocument/2006/relationships/image" Target="media/image5.emf"/><Relationship Id="rId1" Type="http://schemas.openxmlformats.org/officeDocument/2006/relationships/image" Target="media/image1.png"/></Relationships>
</file>

<file path=word/theme/theme1.xml><?xml version="1.0" encoding="utf-8"?>
<a:theme xmlns:a="http://schemas.openxmlformats.org/drawingml/2006/main" name="Theme-guides-outils">
  <a:themeElements>
    <a:clrScheme name="Outils">
      <a:dk1>
        <a:sysClr val="windowText" lastClr="000000"/>
      </a:dk1>
      <a:lt1>
        <a:sysClr val="window" lastClr="FFFFFF"/>
      </a:lt1>
      <a:dk2>
        <a:srgbClr val="000000"/>
      </a:dk2>
      <a:lt2>
        <a:srgbClr val="FFFFFF"/>
      </a:lt2>
      <a:accent1>
        <a:srgbClr val="D14A95"/>
      </a:accent1>
      <a:accent2>
        <a:srgbClr val="A59D96"/>
      </a:accent2>
      <a:accent3>
        <a:srgbClr val="DE8AB9"/>
      </a:accent3>
      <a:accent4>
        <a:srgbClr val="C0B9B4"/>
      </a:accent4>
      <a:accent5>
        <a:srgbClr val="F0CFE5"/>
      </a:accent5>
      <a:accent6>
        <a:srgbClr val="E3DFDD"/>
      </a:accent6>
      <a:hlink>
        <a:srgbClr val="5692CE"/>
      </a:hlink>
      <a:folHlink>
        <a:srgbClr val="5692CE"/>
      </a:folHlink>
    </a:clrScheme>
    <a:fontScheme name="Cour des Compt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2CF9BD491C5E94C9CF0D7E26048A321" ma:contentTypeVersion="" ma:contentTypeDescription="Crée un document." ma:contentTypeScope="" ma:versionID="d6d9f425809d17a6a7bda26772122fbb">
  <xsd:schema xmlns:xsd="http://www.w3.org/2001/XMLSchema" xmlns:xs="http://www.w3.org/2001/XMLSchema" xmlns:p="http://schemas.microsoft.com/office/2006/metadata/properties" targetNamespace="http://schemas.microsoft.com/office/2006/metadata/properties" ma:root="true" ma:fieldsID="2fe88fd3cce7a27a3feecc1959e645e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fth Edition"/>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FE8D687-2819-4B76-A2E9-B262B413B663}">
  <ds:schemaRefs>
    <ds:schemaRef ds:uri="http://schemas.microsoft.com/sharepoint/v3/contenttype/forms"/>
  </ds:schemaRefs>
</ds:datastoreItem>
</file>

<file path=customXml/itemProps2.xml><?xml version="1.0" encoding="utf-8"?>
<ds:datastoreItem xmlns:ds="http://schemas.openxmlformats.org/officeDocument/2006/customXml" ds:itemID="{E8F42688-A0DB-484C-ADEE-E390A35B7B9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D93D8065-4811-4B20-8D9F-49C3EF183B83}">
  <ds:schemaRefs>
    <ds:schemaRef ds:uri="http://schemas.openxmlformats.org/officeDocument/2006/bibliography"/>
  </ds:schemaRefs>
</ds:datastoreItem>
</file>

<file path=customXml/itemProps4.xml><?xml version="1.0" encoding="utf-8"?>
<ds:datastoreItem xmlns:ds="http://schemas.openxmlformats.org/officeDocument/2006/customXml" ds:itemID="{42DDF235-3C67-48D6-87A7-53B525A6D83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463</TotalTime>
  <Pages>94</Pages>
  <Words>23047</Words>
  <Characters>126762</Characters>
  <Application>Microsoft Office Word</Application>
  <DocSecurity>0</DocSecurity>
  <Lines>1056</Lines>
  <Paragraphs>299</Paragraphs>
  <ScaleCrop>false</ScaleCrop>
  <HeadingPairs>
    <vt:vector size="2" baseType="variant">
      <vt:variant>
        <vt:lpstr>Titre</vt:lpstr>
      </vt:variant>
      <vt:variant>
        <vt:i4>1</vt:i4>
      </vt:variant>
    </vt:vector>
  </HeadingPairs>
  <TitlesOfParts>
    <vt:vector size="1" baseType="lpstr">
      <vt:lpstr>RAPPORT D ANALYSE DES RÉPONSES</vt:lpstr>
    </vt:vector>
  </TitlesOfParts>
  <Company>Cour des Comptes</Company>
  <LinksUpToDate>false</LinksUpToDate>
  <CharactersWithSpaces>149510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 ANALYSE DES RÉPONSES</dc:title>
  <dc:subject/>
  <dc:creator>Harmand, Marie Christine</dc:creator>
  <cp:keywords/>
  <dc:description/>
  <cp:lastModifiedBy>fabrice nicol</cp:lastModifiedBy>
  <cp:revision>44</cp:revision>
  <cp:lastPrinted>2017-09-14T14:35:00Z</cp:lastPrinted>
  <dcterms:created xsi:type="dcterms:W3CDTF">2017-09-14T17:47:00Z</dcterms:created>
  <dcterms:modified xsi:type="dcterms:W3CDTF">2020-08-14T04:42:00Z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0x01010012CF9BD491C5E94C9CF0D7E26048A321</vt:lpwstr>
  </property>
</Properties>
</file>